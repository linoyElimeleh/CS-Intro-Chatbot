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96D19" w14:textId="5873F13B" w:rsidR="000E0F7E" w:rsidRPr="004824BF" w:rsidRDefault="000E0F7E" w:rsidP="00724A24">
      <w:pPr>
        <w:bidi w:val="0"/>
        <w:rPr>
          <w:rFonts w:cs="Arial"/>
          <w:sz w:val="32"/>
          <w:szCs w:val="32"/>
          <w:u w:val="single"/>
        </w:rPr>
      </w:pPr>
      <w:r w:rsidRPr="002F4713">
        <w:rPr>
          <w:rFonts w:cs="Arial"/>
          <w:sz w:val="32"/>
          <w:szCs w:val="32"/>
          <w:u w:val="single"/>
        </w:rPr>
        <w:t xml:space="preserve">The </w:t>
      </w:r>
      <w:r w:rsidRPr="00724A24">
        <w:rPr>
          <w:rFonts w:ascii="Consolas" w:hAnsi="Consolas" w:cs="Consolas"/>
          <w:sz w:val="36"/>
          <w:szCs w:val="36"/>
          <w:u w:val="single"/>
        </w:rPr>
        <w:t>Sets</w:t>
      </w:r>
      <w:r w:rsidRPr="002F4713">
        <w:rPr>
          <w:rFonts w:cs="Arial"/>
          <w:sz w:val="32"/>
          <w:szCs w:val="32"/>
          <w:u w:val="single"/>
        </w:rPr>
        <w:t xml:space="preserve"> class</w:t>
      </w:r>
    </w:p>
    <w:p w14:paraId="3AFB0B2F" w14:textId="77777777" w:rsidR="000E0F7E" w:rsidRPr="008E19E4" w:rsidRDefault="000E0F7E" w:rsidP="000E0F7E">
      <w:pPr>
        <w:widowControl w:val="0"/>
        <w:autoSpaceDE w:val="0"/>
        <w:autoSpaceDN w:val="0"/>
        <w:bidi w:val="0"/>
        <w:adjustRightInd w:val="0"/>
        <w:rPr>
          <w:rFonts w:ascii="Consolas" w:hAnsi="Consolas" w:cs="Consolas"/>
          <w:szCs w:val="20"/>
        </w:rPr>
      </w:pPr>
    </w:p>
    <w:p w14:paraId="2AB13D42" w14:textId="77777777" w:rsidR="00390009" w:rsidRPr="00390009" w:rsidRDefault="000E0F7E" w:rsidP="000E0F7E">
      <w:pPr>
        <w:autoSpaceDE w:val="0"/>
        <w:autoSpaceDN w:val="0"/>
        <w:bidi w:val="0"/>
        <w:adjustRightInd w:val="0"/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</w:pPr>
      <w:r w:rsidRPr="00390009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>/** A library of operations on sets of int</w:t>
      </w:r>
      <w:r w:rsidR="002B05F7" w:rsidRPr="00390009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>eger</w:t>
      </w:r>
      <w:r w:rsidRPr="00390009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 values. A set is a collection of values without</w:t>
      </w:r>
    </w:p>
    <w:p w14:paraId="744BF5C9" w14:textId="77777777" w:rsidR="00390009" w:rsidRPr="00390009" w:rsidRDefault="00390009" w:rsidP="00390009">
      <w:pPr>
        <w:autoSpaceDE w:val="0"/>
        <w:autoSpaceDN w:val="0"/>
        <w:bidi w:val="0"/>
        <w:adjustRightInd w:val="0"/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</w:pPr>
      <w:r w:rsidRPr="00390009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 *</w:t>
      </w:r>
      <w:r w:rsidR="000E0F7E" w:rsidRPr="00390009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 </w:t>
      </w:r>
      <w:r w:rsidRPr="00390009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  </w:t>
      </w:r>
      <w:r w:rsidR="002B05F7" w:rsidRPr="00390009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duplicates and </w:t>
      </w:r>
      <w:r w:rsidR="000E0F7E" w:rsidRPr="00390009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without order. For example, 2, 5, 2, 7 is not a set. {2, 5, 7} is a set. </w:t>
      </w:r>
    </w:p>
    <w:p w14:paraId="3FCA21B3" w14:textId="03EE4A2D" w:rsidR="000E0F7E" w:rsidRPr="00390009" w:rsidRDefault="00390009" w:rsidP="00390009">
      <w:pPr>
        <w:autoSpaceDE w:val="0"/>
        <w:autoSpaceDN w:val="0"/>
        <w:bidi w:val="0"/>
        <w:adjustRightInd w:val="0"/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</w:pPr>
      <w:r w:rsidRPr="00390009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 *   </w:t>
      </w:r>
      <w:r w:rsidR="002B05F7" w:rsidRPr="00390009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Because the order is </w:t>
      </w:r>
      <w:r w:rsidR="000E0F7E" w:rsidRPr="00390009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>insignificant</w:t>
      </w:r>
      <w:r w:rsidR="002B05F7" w:rsidRPr="00390009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, </w:t>
      </w:r>
      <w:r w:rsidR="000E0F7E" w:rsidRPr="00390009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>{2, 5, 7} is the same set as {5, 7, 2}. */</w:t>
      </w:r>
    </w:p>
    <w:p w14:paraId="487B9C61" w14:textId="77777777" w:rsidR="000E0F7E" w:rsidRPr="002229CB" w:rsidRDefault="000E0F7E" w:rsidP="000E0F7E">
      <w:pPr>
        <w:autoSpaceDE w:val="0"/>
        <w:autoSpaceDN w:val="0"/>
        <w:bidi w:val="0"/>
        <w:adjustRightInd w:val="0"/>
        <w:spacing w:before="120"/>
        <w:rPr>
          <w:rFonts w:ascii="Consolas" w:hAnsi="Consolas" w:cs="Consolas"/>
          <w:color w:val="000000" w:themeColor="text1"/>
          <w:sz w:val="22"/>
          <w:szCs w:val="22"/>
          <w:lang w:eastAsia="en-US"/>
        </w:rPr>
      </w:pPr>
      <w:r w:rsidRPr="002229CB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>public class Sets {</w:t>
      </w:r>
    </w:p>
    <w:p w14:paraId="492B1299" w14:textId="77777777" w:rsidR="000E0F7E" w:rsidRPr="002229CB" w:rsidRDefault="000E0F7E" w:rsidP="000E0F7E">
      <w:pPr>
        <w:autoSpaceDE w:val="0"/>
        <w:autoSpaceDN w:val="0"/>
        <w:bidi w:val="0"/>
        <w:adjustRightInd w:val="0"/>
        <w:rPr>
          <w:rFonts w:ascii="Consolas" w:hAnsi="Consolas" w:cs="Consolas"/>
          <w:color w:val="000000" w:themeColor="text1"/>
          <w:sz w:val="22"/>
          <w:szCs w:val="22"/>
          <w:lang w:eastAsia="en-US"/>
        </w:rPr>
      </w:pPr>
      <w:r w:rsidRPr="002229CB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 xml:space="preserve">   public static void main(String[] args) {</w:t>
      </w:r>
    </w:p>
    <w:p w14:paraId="14755DDD" w14:textId="539A883F" w:rsidR="000E0F7E" w:rsidRPr="002229CB" w:rsidRDefault="000E0F7E" w:rsidP="000E0F7E">
      <w:pPr>
        <w:autoSpaceDE w:val="0"/>
        <w:autoSpaceDN w:val="0"/>
        <w:bidi w:val="0"/>
        <w:adjustRightInd w:val="0"/>
        <w:spacing w:before="120"/>
        <w:rPr>
          <w:rFonts w:ascii="Consolas" w:hAnsi="Consolas" w:cs="Consolas"/>
          <w:color w:val="000000" w:themeColor="text1"/>
          <w:sz w:val="22"/>
          <w:szCs w:val="22"/>
          <w:lang w:eastAsia="en-US"/>
        </w:rPr>
      </w:pPr>
      <w:r w:rsidRPr="002229CB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ab/>
        <w:t xml:space="preserve">int[] s1 = { </w:t>
      </w:r>
      <w:r w:rsidR="008C7A53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>9</w:t>
      </w:r>
      <w:r w:rsidRPr="002229CB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 xml:space="preserve">, 8, </w:t>
      </w:r>
      <w:r w:rsidR="008C7A53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>12</w:t>
      </w:r>
      <w:r w:rsidRPr="002229CB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 xml:space="preserve">, </w:t>
      </w:r>
      <w:r w:rsidR="008C7A53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>7</w:t>
      </w:r>
      <w:r w:rsidRPr="002229CB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 xml:space="preserve"> };</w:t>
      </w:r>
    </w:p>
    <w:p w14:paraId="759E986F" w14:textId="02DB14FA" w:rsidR="000E0F7E" w:rsidRPr="002229CB" w:rsidRDefault="000E0F7E" w:rsidP="000E0F7E">
      <w:pPr>
        <w:autoSpaceDE w:val="0"/>
        <w:autoSpaceDN w:val="0"/>
        <w:bidi w:val="0"/>
        <w:adjustRightInd w:val="0"/>
        <w:rPr>
          <w:rFonts w:ascii="Consolas" w:hAnsi="Consolas" w:cs="Consolas"/>
          <w:color w:val="000000" w:themeColor="text1"/>
          <w:sz w:val="22"/>
          <w:szCs w:val="22"/>
          <w:lang w:eastAsia="en-US"/>
        </w:rPr>
      </w:pPr>
      <w:r w:rsidRPr="002229CB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ab/>
        <w:t xml:space="preserve">int[] s2 = { </w:t>
      </w:r>
      <w:r w:rsidR="008C7A53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>6</w:t>
      </w:r>
      <w:r w:rsidRPr="002229CB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 xml:space="preserve">, </w:t>
      </w:r>
      <w:r w:rsidR="002B05F7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>12</w:t>
      </w:r>
      <w:r w:rsidRPr="002229CB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 xml:space="preserve">, </w:t>
      </w:r>
      <w:r w:rsidR="008C7A53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>7</w:t>
      </w:r>
      <w:r w:rsidRPr="002229CB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 xml:space="preserve">, </w:t>
      </w:r>
      <w:r w:rsidR="002B05F7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>9</w:t>
      </w:r>
      <w:r w:rsidRPr="002229CB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 xml:space="preserve">, </w:t>
      </w:r>
      <w:r w:rsidR="002B05F7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>8</w:t>
      </w:r>
      <w:r w:rsidRPr="002229CB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 xml:space="preserve"> };</w:t>
      </w:r>
    </w:p>
    <w:p w14:paraId="604AE085" w14:textId="6234F596" w:rsidR="000E0F7E" w:rsidRPr="002229CB" w:rsidRDefault="000E0F7E" w:rsidP="000E0F7E">
      <w:pPr>
        <w:autoSpaceDE w:val="0"/>
        <w:autoSpaceDN w:val="0"/>
        <w:bidi w:val="0"/>
        <w:adjustRightInd w:val="0"/>
        <w:rPr>
          <w:rFonts w:ascii="Consolas" w:hAnsi="Consolas" w:cs="Consolas"/>
          <w:color w:val="000000" w:themeColor="text1"/>
          <w:sz w:val="22"/>
          <w:szCs w:val="22"/>
          <w:lang w:eastAsia="en-US"/>
        </w:rPr>
      </w:pPr>
      <w:r w:rsidRPr="002229CB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ab/>
        <w:t xml:space="preserve">int[] s3 = { </w:t>
      </w:r>
      <w:r w:rsidR="008C7A53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>7</w:t>
      </w:r>
      <w:r w:rsidRPr="002229CB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>, 8, 4 };</w:t>
      </w:r>
    </w:p>
    <w:p w14:paraId="33943472" w14:textId="20415CF3" w:rsidR="000E0F7E" w:rsidRPr="002229CB" w:rsidRDefault="000E0F7E" w:rsidP="000E0F7E">
      <w:pPr>
        <w:autoSpaceDE w:val="0"/>
        <w:autoSpaceDN w:val="0"/>
        <w:bidi w:val="0"/>
        <w:adjustRightInd w:val="0"/>
        <w:rPr>
          <w:rFonts w:ascii="Consolas" w:hAnsi="Consolas" w:cs="Consolas"/>
          <w:color w:val="000000" w:themeColor="text1"/>
          <w:sz w:val="22"/>
          <w:szCs w:val="22"/>
          <w:lang w:eastAsia="en-US"/>
        </w:rPr>
      </w:pPr>
      <w:r w:rsidRPr="002229CB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ab/>
        <w:t xml:space="preserve">int[] s4 = { </w:t>
      </w:r>
      <w:r w:rsidR="008C7A53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>12</w:t>
      </w:r>
      <w:r w:rsidRPr="002229CB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 xml:space="preserve">, </w:t>
      </w:r>
      <w:r w:rsidR="008C7A53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>9</w:t>
      </w:r>
      <w:r w:rsidRPr="002229CB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 xml:space="preserve"> };</w:t>
      </w:r>
    </w:p>
    <w:p w14:paraId="4B2D97BA" w14:textId="7DDADD02" w:rsidR="008C7A53" w:rsidRDefault="000E0F7E" w:rsidP="008C7A53">
      <w:pPr>
        <w:autoSpaceDE w:val="0"/>
        <w:autoSpaceDN w:val="0"/>
        <w:bidi w:val="0"/>
        <w:adjustRightInd w:val="0"/>
        <w:spacing w:before="120"/>
        <w:rPr>
          <w:rFonts w:ascii="Consolas" w:hAnsi="Consolas" w:cs="Consolas"/>
          <w:color w:val="000000" w:themeColor="text1"/>
          <w:sz w:val="22"/>
          <w:szCs w:val="22"/>
          <w:rtl/>
          <w:lang w:eastAsia="en-US"/>
        </w:rPr>
      </w:pPr>
      <w:r>
        <w:rPr>
          <w:rFonts w:ascii="Consolas" w:hAnsi="Consolas" w:cs="Consolas"/>
          <w:color w:val="000000" w:themeColor="text1"/>
          <w:sz w:val="22"/>
          <w:szCs w:val="22"/>
          <w:lang w:eastAsia="en-US"/>
        </w:rPr>
        <w:t xml:space="preserve">      </w:t>
      </w:r>
      <w:r w:rsidRPr="002229CB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>println(intersection(s1, s2, s3));</w:t>
      </w:r>
      <w:r>
        <w:rPr>
          <w:rFonts w:ascii="Consolas" w:hAnsi="Consolas" w:cs="Consolas"/>
          <w:color w:val="000000" w:themeColor="text1"/>
          <w:sz w:val="22"/>
          <w:szCs w:val="22"/>
          <w:lang w:eastAsia="en-US"/>
        </w:rPr>
        <w:t xml:space="preserve"> </w:t>
      </w:r>
    </w:p>
    <w:p w14:paraId="19C1725A" w14:textId="4EEDBC58" w:rsidR="000E0F7E" w:rsidRPr="002229CB" w:rsidRDefault="008C7A53" w:rsidP="008C7A53">
      <w:pPr>
        <w:autoSpaceDE w:val="0"/>
        <w:autoSpaceDN w:val="0"/>
        <w:bidi w:val="0"/>
        <w:adjustRightInd w:val="0"/>
        <w:spacing w:before="120"/>
        <w:rPr>
          <w:rFonts w:ascii="Consolas" w:hAnsi="Consolas" w:cs="Consolas"/>
          <w:color w:val="000000" w:themeColor="text1"/>
          <w:sz w:val="22"/>
          <w:szCs w:val="22"/>
          <w:lang w:eastAsia="en-US"/>
        </w:rPr>
      </w:pPr>
      <w:r w:rsidRPr="002229CB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ab/>
      </w:r>
      <w:proofErr w:type="spellStart"/>
      <w:r w:rsidRPr="002229CB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>System.out.println</w:t>
      </w:r>
      <w:proofErr w:type="spellEnd"/>
      <w:r w:rsidRPr="002229CB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>(</w:t>
      </w:r>
      <w:r>
        <w:rPr>
          <w:rFonts w:ascii="Consolas" w:hAnsi="Consolas" w:cs="Courier New"/>
          <w:color w:val="000000" w:themeColor="text1"/>
          <w:sz w:val="22"/>
          <w:szCs w:val="22"/>
          <w:lang w:eastAsia="en-US"/>
        </w:rPr>
        <w:t>dominates</w:t>
      </w:r>
      <w:r w:rsidRPr="002229CB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>(s4, s</w:t>
      </w:r>
      <w:r>
        <w:rPr>
          <w:rFonts w:ascii="Consolas" w:hAnsi="Consolas" w:cs="Consolas"/>
          <w:color w:val="000000" w:themeColor="text1"/>
          <w:sz w:val="22"/>
          <w:szCs w:val="22"/>
          <w:lang w:eastAsia="en-US"/>
        </w:rPr>
        <w:t>3</w:t>
      </w:r>
      <w:r w:rsidRPr="002229CB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 xml:space="preserve">)); </w:t>
      </w:r>
      <w:r>
        <w:rPr>
          <w:rFonts w:ascii="Consolas" w:hAnsi="Consolas" w:cs="Consolas"/>
          <w:color w:val="000000" w:themeColor="text1"/>
          <w:sz w:val="22"/>
          <w:szCs w:val="22"/>
          <w:lang w:eastAsia="en-US"/>
        </w:rPr>
        <w:t xml:space="preserve"> </w:t>
      </w:r>
      <w:r w:rsidR="000E0F7E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 xml:space="preserve">    </w:t>
      </w:r>
    </w:p>
    <w:p w14:paraId="2D4CA5A3" w14:textId="77777777" w:rsidR="000E0F7E" w:rsidRPr="002229CB" w:rsidRDefault="000E0F7E" w:rsidP="000E0F7E">
      <w:pPr>
        <w:autoSpaceDE w:val="0"/>
        <w:autoSpaceDN w:val="0"/>
        <w:bidi w:val="0"/>
        <w:adjustRightInd w:val="0"/>
        <w:spacing w:before="120"/>
        <w:rPr>
          <w:rFonts w:ascii="Consolas" w:hAnsi="Consolas" w:cs="Consolas"/>
          <w:color w:val="000000" w:themeColor="text1"/>
          <w:sz w:val="22"/>
          <w:szCs w:val="22"/>
          <w:lang w:eastAsia="en-US"/>
        </w:rPr>
      </w:pPr>
      <w:r w:rsidRPr="002229CB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ab/>
        <w:t>println(oddValuesOf(s2));</w:t>
      </w:r>
      <w:r>
        <w:rPr>
          <w:rFonts w:ascii="Consolas" w:hAnsi="Consolas" w:cs="Consolas"/>
          <w:color w:val="000000" w:themeColor="text1"/>
          <w:sz w:val="22"/>
          <w:szCs w:val="22"/>
          <w:lang w:eastAsia="en-US"/>
        </w:rPr>
        <w:t xml:space="preserve">            </w:t>
      </w:r>
    </w:p>
    <w:p w14:paraId="707B27DE" w14:textId="77777777" w:rsidR="000E0F7E" w:rsidRPr="002229CB" w:rsidRDefault="000E0F7E" w:rsidP="000E0F7E">
      <w:pPr>
        <w:autoSpaceDE w:val="0"/>
        <w:autoSpaceDN w:val="0"/>
        <w:bidi w:val="0"/>
        <w:adjustRightInd w:val="0"/>
        <w:rPr>
          <w:rFonts w:ascii="Consolas" w:hAnsi="Consolas" w:cs="Consolas"/>
          <w:color w:val="000000" w:themeColor="text1"/>
          <w:sz w:val="22"/>
          <w:szCs w:val="22"/>
          <w:lang w:eastAsia="en-US"/>
        </w:rPr>
      </w:pPr>
      <w:r w:rsidRPr="002229CB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 xml:space="preserve">   }</w:t>
      </w:r>
    </w:p>
    <w:p w14:paraId="3FB55EB1" w14:textId="77777777" w:rsidR="000E0F7E" w:rsidRPr="00266637" w:rsidRDefault="000E0F7E" w:rsidP="000E0F7E">
      <w:pPr>
        <w:autoSpaceDE w:val="0"/>
        <w:autoSpaceDN w:val="0"/>
        <w:bidi w:val="0"/>
        <w:adjustRightInd w:val="0"/>
        <w:rPr>
          <w:rFonts w:ascii="Consolas" w:hAnsi="Consolas" w:cs="Consolas"/>
          <w:color w:val="000000" w:themeColor="text1"/>
          <w:sz w:val="22"/>
          <w:szCs w:val="22"/>
          <w:lang w:eastAsia="en-US"/>
        </w:rPr>
      </w:pPr>
    </w:p>
    <w:p w14:paraId="2BFE8DA2" w14:textId="77777777" w:rsidR="000E0F7E" w:rsidRPr="00266637" w:rsidRDefault="000E0F7E" w:rsidP="000E0F7E">
      <w:pPr>
        <w:autoSpaceDE w:val="0"/>
        <w:autoSpaceDN w:val="0"/>
        <w:bidi w:val="0"/>
        <w:adjustRightInd w:val="0"/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</w:pPr>
      <w:r w:rsidRPr="00266637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  </w:t>
      </w:r>
      <w:r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   </w:t>
      </w:r>
      <w:r w:rsidRPr="00266637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 /** Checks if the value e appears in the set. </w:t>
      </w:r>
    </w:p>
    <w:p w14:paraId="5F8C57D1" w14:textId="17C7559C" w:rsidR="000E0F7E" w:rsidRPr="00266637" w:rsidRDefault="000E0F7E" w:rsidP="000E0F7E">
      <w:pPr>
        <w:autoSpaceDE w:val="0"/>
        <w:autoSpaceDN w:val="0"/>
        <w:bidi w:val="0"/>
        <w:adjustRightInd w:val="0"/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</w:pPr>
      <w:r w:rsidRPr="00266637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    </w:t>
      </w:r>
      <w:r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   </w:t>
      </w:r>
      <w:r w:rsidRPr="00266637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*  </w:t>
      </w:r>
      <w:r w:rsidR="002B05F7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 </w:t>
      </w:r>
      <w:r w:rsidRPr="00266637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For example, if the set is { 7, 2, 5 } and </w:t>
      </w:r>
      <w:r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>e</w:t>
      </w:r>
      <w:r w:rsidRPr="00266637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 is 2, returns true.</w:t>
      </w:r>
    </w:p>
    <w:p w14:paraId="2611D035" w14:textId="552C11FE" w:rsidR="000E0F7E" w:rsidRDefault="000E0F7E" w:rsidP="000E0F7E">
      <w:pPr>
        <w:autoSpaceDE w:val="0"/>
        <w:autoSpaceDN w:val="0"/>
        <w:bidi w:val="0"/>
        <w:adjustRightInd w:val="0"/>
        <w:rPr>
          <w:rFonts w:ascii="Consolas" w:hAnsi="Consolas" w:cs="Consolas"/>
          <w:color w:val="000000" w:themeColor="text1"/>
          <w:sz w:val="22"/>
          <w:szCs w:val="22"/>
          <w:lang w:eastAsia="en-US"/>
        </w:rPr>
      </w:pPr>
      <w:r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       </w:t>
      </w:r>
      <w:r w:rsidRPr="00266637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*               </w:t>
      </w:r>
      <w:r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         </w:t>
      </w:r>
      <w:r w:rsidR="002B05F7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 </w:t>
      </w:r>
      <w:r w:rsidRPr="00266637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if the set is { 7, 2, 5 } and </w:t>
      </w:r>
      <w:r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e </w:t>
      </w:r>
      <w:r w:rsidRPr="00266637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>is 3, returns false. */</w:t>
      </w:r>
    </w:p>
    <w:p w14:paraId="146D4E95" w14:textId="77777777" w:rsidR="000E0F7E" w:rsidRDefault="000E0F7E" w:rsidP="000E0F7E">
      <w:pPr>
        <w:autoSpaceDE w:val="0"/>
        <w:autoSpaceDN w:val="0"/>
        <w:bidi w:val="0"/>
        <w:adjustRightInd w:val="0"/>
        <w:rPr>
          <w:rFonts w:ascii="Consolas" w:hAnsi="Consolas" w:cs="Consolas"/>
          <w:color w:val="000000" w:themeColor="text1"/>
          <w:sz w:val="22"/>
          <w:szCs w:val="22"/>
          <w:lang w:eastAsia="en-US"/>
        </w:rPr>
      </w:pPr>
      <w:r w:rsidRPr="002229CB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 xml:space="preserve">   public static boolean elementOf(int e, int[] set)</w:t>
      </w:r>
      <w:r>
        <w:rPr>
          <w:rFonts w:ascii="Consolas" w:hAnsi="Consolas" w:cs="Consolas"/>
          <w:color w:val="000000" w:themeColor="text1"/>
          <w:sz w:val="22"/>
          <w:szCs w:val="22"/>
          <w:lang w:eastAsia="en-US"/>
        </w:rPr>
        <w:t xml:space="preserve"> </w:t>
      </w:r>
      <w:r w:rsidRPr="00266637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>{</w:t>
      </w:r>
      <w:r>
        <w:rPr>
          <w:rFonts w:ascii="Consolas" w:hAnsi="Consolas" w:cs="Consolas"/>
          <w:color w:val="000000" w:themeColor="text1"/>
          <w:sz w:val="22"/>
          <w:szCs w:val="22"/>
          <w:lang w:eastAsia="en-US"/>
        </w:rPr>
        <w:t xml:space="preserve"> </w:t>
      </w:r>
      <w:r w:rsidRPr="00575562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>// Code not shown</w:t>
      </w:r>
      <w:r>
        <w:rPr>
          <w:rFonts w:ascii="Consolas" w:hAnsi="Consolas" w:cs="Consolas"/>
          <w:color w:val="000000" w:themeColor="text1"/>
          <w:sz w:val="22"/>
          <w:szCs w:val="22"/>
          <w:lang w:eastAsia="en-US"/>
        </w:rPr>
        <w:t xml:space="preserve"> </w:t>
      </w:r>
      <w:r w:rsidRPr="00266637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>}</w:t>
      </w:r>
    </w:p>
    <w:p w14:paraId="406C6EFD" w14:textId="77777777" w:rsidR="000E0F7E" w:rsidRDefault="000E0F7E" w:rsidP="000E0F7E">
      <w:pPr>
        <w:autoSpaceDE w:val="0"/>
        <w:autoSpaceDN w:val="0"/>
        <w:bidi w:val="0"/>
        <w:adjustRightInd w:val="0"/>
        <w:rPr>
          <w:rFonts w:ascii="Consolas" w:hAnsi="Consolas" w:cs="Consolas"/>
          <w:color w:val="000000" w:themeColor="text1"/>
          <w:sz w:val="22"/>
          <w:szCs w:val="22"/>
          <w:lang w:eastAsia="en-US"/>
        </w:rPr>
      </w:pPr>
    </w:p>
    <w:p w14:paraId="11E9F8C6" w14:textId="7C343598" w:rsidR="008C7A53" w:rsidRDefault="000E0F7E" w:rsidP="008C7A53">
      <w:pPr>
        <w:autoSpaceDE w:val="0"/>
        <w:autoSpaceDN w:val="0"/>
        <w:bidi w:val="0"/>
        <w:adjustRightInd w:val="0"/>
        <w:rPr>
          <w:rStyle w:val="code"/>
          <w:rFonts w:asciiTheme="majorBidi" w:hAnsiTheme="majorBidi" w:cstheme="majorBidi"/>
          <w:color w:val="000000" w:themeColor="text1"/>
          <w:sz w:val="22"/>
          <w:szCs w:val="22"/>
        </w:rPr>
      </w:pPr>
      <w:r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      </w:t>
      </w:r>
      <w:r w:rsidR="008C7A53" w:rsidRPr="00575562">
        <w:rPr>
          <w:rStyle w:val="code"/>
          <w:rFonts w:asciiTheme="majorBidi" w:hAnsiTheme="majorBidi" w:cstheme="majorBidi"/>
          <w:color w:val="000000" w:themeColor="text1"/>
          <w:sz w:val="22"/>
          <w:szCs w:val="22"/>
        </w:rPr>
        <w:t xml:space="preserve">/** Returns the intersection of the </w:t>
      </w:r>
      <w:r w:rsidR="008C7A53">
        <w:rPr>
          <w:rStyle w:val="code"/>
          <w:rFonts w:asciiTheme="majorBidi" w:hAnsiTheme="majorBidi" w:cstheme="majorBidi"/>
          <w:color w:val="000000" w:themeColor="text1"/>
          <w:sz w:val="22"/>
          <w:szCs w:val="22"/>
        </w:rPr>
        <w:t xml:space="preserve">two </w:t>
      </w:r>
      <w:r w:rsidR="008C7A53" w:rsidRPr="00575562">
        <w:rPr>
          <w:rStyle w:val="code"/>
          <w:rFonts w:asciiTheme="majorBidi" w:hAnsiTheme="majorBidi" w:cstheme="majorBidi"/>
          <w:color w:val="000000" w:themeColor="text1"/>
          <w:sz w:val="22"/>
          <w:szCs w:val="22"/>
        </w:rPr>
        <w:t>sets.</w:t>
      </w:r>
      <w:r w:rsidR="008C7A53">
        <w:rPr>
          <w:rStyle w:val="code"/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r w:rsidR="008C7A53" w:rsidRPr="00575562">
        <w:rPr>
          <w:rStyle w:val="code"/>
          <w:rFonts w:asciiTheme="majorBidi" w:hAnsiTheme="majorBidi" w:cstheme="majorBidi"/>
          <w:color w:val="000000" w:themeColor="text1"/>
          <w:sz w:val="22"/>
          <w:szCs w:val="22"/>
        </w:rPr>
        <w:t>The intersection of set1</w:t>
      </w:r>
      <w:r w:rsidR="008C7A53">
        <w:rPr>
          <w:rStyle w:val="code"/>
          <w:rFonts w:asciiTheme="majorBidi" w:hAnsiTheme="majorBidi" w:cstheme="majorBidi"/>
          <w:color w:val="000000" w:themeColor="text1"/>
          <w:sz w:val="22"/>
          <w:szCs w:val="22"/>
        </w:rPr>
        <w:t xml:space="preserve"> and</w:t>
      </w:r>
      <w:r w:rsidR="008C7A53" w:rsidRPr="00575562">
        <w:rPr>
          <w:rStyle w:val="code"/>
          <w:rFonts w:asciiTheme="majorBidi" w:hAnsiTheme="majorBidi" w:cstheme="majorBidi"/>
          <w:color w:val="000000" w:themeColor="text1"/>
          <w:sz w:val="22"/>
          <w:szCs w:val="22"/>
        </w:rPr>
        <w:t xml:space="preserve"> set2</w:t>
      </w:r>
    </w:p>
    <w:p w14:paraId="57F98754" w14:textId="7E8E00BA" w:rsidR="008C7A53" w:rsidRDefault="008C7A53" w:rsidP="008C7A53">
      <w:pPr>
        <w:autoSpaceDE w:val="0"/>
        <w:autoSpaceDN w:val="0"/>
        <w:bidi w:val="0"/>
        <w:adjustRightInd w:val="0"/>
        <w:rPr>
          <w:rStyle w:val="code"/>
          <w:rFonts w:asciiTheme="majorBidi" w:hAnsiTheme="majorBidi" w:cstheme="majorBidi"/>
          <w:color w:val="000000" w:themeColor="text1"/>
          <w:sz w:val="22"/>
          <w:szCs w:val="22"/>
        </w:rPr>
      </w:pPr>
      <w:r>
        <w:rPr>
          <w:rStyle w:val="code"/>
          <w:rFonts w:asciiTheme="majorBidi" w:hAnsiTheme="majorBidi" w:cstheme="majorBidi"/>
          <w:color w:val="000000" w:themeColor="text1"/>
          <w:sz w:val="22"/>
          <w:szCs w:val="22"/>
        </w:rPr>
        <w:t xml:space="preserve">        *   </w:t>
      </w:r>
      <w:r w:rsidRPr="00575562">
        <w:rPr>
          <w:rStyle w:val="code"/>
          <w:rFonts w:asciiTheme="majorBidi" w:hAnsiTheme="majorBidi" w:cstheme="majorBidi"/>
          <w:color w:val="000000" w:themeColor="text1"/>
          <w:sz w:val="22"/>
          <w:szCs w:val="22"/>
        </w:rPr>
        <w:t xml:space="preserve">is the set containing the elements </w:t>
      </w:r>
      <w:del w:id="0" w:author="Tamar Reitich Stolero" w:date="2021-11-15T07:56:00Z">
        <w:r w:rsidDel="00521CB0">
          <w:rPr>
            <w:rStyle w:val="code"/>
            <w:rFonts w:asciiTheme="majorBidi" w:hAnsiTheme="majorBidi" w:cstheme="majorBidi"/>
            <w:color w:val="000000" w:themeColor="text1"/>
            <w:sz w:val="22"/>
            <w:szCs w:val="22"/>
          </w:rPr>
          <w:delText xml:space="preserve"> </w:delText>
        </w:r>
      </w:del>
      <w:r w:rsidRPr="00575562">
        <w:rPr>
          <w:rStyle w:val="code"/>
          <w:rFonts w:asciiTheme="majorBidi" w:hAnsiTheme="majorBidi" w:cstheme="majorBidi"/>
          <w:color w:val="000000" w:themeColor="text1"/>
          <w:sz w:val="22"/>
          <w:szCs w:val="22"/>
        </w:rPr>
        <w:t>that are both in set1</w:t>
      </w:r>
      <w:r>
        <w:rPr>
          <w:rStyle w:val="code"/>
          <w:rFonts w:asciiTheme="majorBidi" w:hAnsiTheme="majorBidi" w:cstheme="majorBidi"/>
          <w:color w:val="000000" w:themeColor="text1"/>
          <w:sz w:val="22"/>
          <w:szCs w:val="22"/>
        </w:rPr>
        <w:t xml:space="preserve"> and in</w:t>
      </w:r>
      <w:r w:rsidRPr="00575562">
        <w:rPr>
          <w:rStyle w:val="code"/>
          <w:rFonts w:asciiTheme="majorBidi" w:hAnsiTheme="majorBidi" w:cstheme="majorBidi"/>
          <w:color w:val="000000" w:themeColor="text1"/>
          <w:sz w:val="22"/>
          <w:szCs w:val="22"/>
        </w:rPr>
        <w:t xml:space="preserve"> set2. */</w:t>
      </w:r>
    </w:p>
    <w:p w14:paraId="1AC976F9" w14:textId="77777777" w:rsidR="008C7A53" w:rsidRDefault="008C7A53" w:rsidP="008C7A53">
      <w:pPr>
        <w:autoSpaceDE w:val="0"/>
        <w:autoSpaceDN w:val="0"/>
        <w:bidi w:val="0"/>
        <w:adjustRightInd w:val="0"/>
        <w:rPr>
          <w:rFonts w:ascii="Consolas" w:hAnsi="Consolas" w:cs="Consolas"/>
          <w:color w:val="000000" w:themeColor="text1"/>
          <w:sz w:val="22"/>
          <w:szCs w:val="22"/>
          <w:lang w:eastAsia="en-US"/>
        </w:rPr>
      </w:pPr>
      <w:r w:rsidRPr="00575562">
        <w:rPr>
          <w:rStyle w:val="code"/>
        </w:rPr>
        <w:t xml:space="preserve">   </w:t>
      </w:r>
      <w:r w:rsidRPr="00266637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>public static int[] intersection (int[] set1, int[] set2) {</w:t>
      </w:r>
      <w:r>
        <w:rPr>
          <w:rFonts w:ascii="Consolas" w:hAnsi="Consolas" w:cs="Consolas"/>
          <w:color w:val="000000" w:themeColor="text1"/>
          <w:sz w:val="22"/>
          <w:szCs w:val="22"/>
          <w:lang w:eastAsia="en-US"/>
        </w:rPr>
        <w:t xml:space="preserve"> </w:t>
      </w:r>
      <w:r w:rsidRPr="00575562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>// Code not shown</w:t>
      </w:r>
      <w:r>
        <w:rPr>
          <w:rFonts w:ascii="Consolas" w:hAnsi="Consolas" w:cs="Consolas"/>
          <w:color w:val="000000" w:themeColor="text1"/>
          <w:sz w:val="22"/>
          <w:szCs w:val="22"/>
          <w:lang w:eastAsia="en-US"/>
        </w:rPr>
        <w:t xml:space="preserve"> </w:t>
      </w:r>
      <w:r w:rsidRPr="00266637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>}</w:t>
      </w:r>
    </w:p>
    <w:p w14:paraId="3DE5FB55" w14:textId="77777777" w:rsidR="008C7A53" w:rsidRPr="00575562" w:rsidRDefault="008C7A53" w:rsidP="008C7A53">
      <w:pPr>
        <w:autoSpaceDE w:val="0"/>
        <w:autoSpaceDN w:val="0"/>
        <w:bidi w:val="0"/>
        <w:adjustRightInd w:val="0"/>
        <w:rPr>
          <w:rStyle w:val="code"/>
          <w:color w:val="000000" w:themeColor="text1"/>
          <w:sz w:val="22"/>
          <w:szCs w:val="22"/>
        </w:rPr>
      </w:pPr>
    </w:p>
    <w:p w14:paraId="3AE7D3A8" w14:textId="77777777" w:rsidR="008C7A53" w:rsidRDefault="008C7A53" w:rsidP="008C7A53">
      <w:pPr>
        <w:autoSpaceDE w:val="0"/>
        <w:autoSpaceDN w:val="0"/>
        <w:bidi w:val="0"/>
        <w:adjustRightInd w:val="0"/>
        <w:rPr>
          <w:rStyle w:val="code"/>
          <w:rFonts w:asciiTheme="majorBidi" w:hAnsiTheme="majorBidi" w:cstheme="majorBidi"/>
          <w:color w:val="000000" w:themeColor="text1"/>
          <w:sz w:val="22"/>
          <w:szCs w:val="22"/>
        </w:rPr>
      </w:pPr>
      <w:r>
        <w:rPr>
          <w:rStyle w:val="code"/>
          <w:rFonts w:asciiTheme="majorBidi" w:hAnsiTheme="majorBidi" w:cstheme="majorBidi"/>
          <w:color w:val="000000" w:themeColor="text1"/>
          <w:sz w:val="22"/>
          <w:szCs w:val="22"/>
        </w:rPr>
        <w:t xml:space="preserve">       </w:t>
      </w:r>
      <w:r w:rsidRPr="00575562">
        <w:rPr>
          <w:rStyle w:val="code"/>
          <w:rFonts w:asciiTheme="majorBidi" w:hAnsiTheme="majorBidi" w:cstheme="majorBidi"/>
          <w:color w:val="000000" w:themeColor="text1"/>
          <w:sz w:val="22"/>
          <w:szCs w:val="22"/>
        </w:rPr>
        <w:t>/** Returns the intersection of the three sets.</w:t>
      </w:r>
      <w:r>
        <w:rPr>
          <w:rStyle w:val="code"/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r w:rsidRPr="00575562">
        <w:rPr>
          <w:rStyle w:val="code"/>
          <w:rFonts w:asciiTheme="majorBidi" w:hAnsiTheme="majorBidi" w:cstheme="majorBidi"/>
          <w:color w:val="000000" w:themeColor="text1"/>
          <w:sz w:val="22"/>
          <w:szCs w:val="22"/>
        </w:rPr>
        <w:t>The intersection of set1, set2, and set3</w:t>
      </w:r>
    </w:p>
    <w:p w14:paraId="6AAF9D75" w14:textId="411FD02E" w:rsidR="008C7A53" w:rsidRDefault="008C7A53" w:rsidP="008C7A53">
      <w:pPr>
        <w:autoSpaceDE w:val="0"/>
        <w:autoSpaceDN w:val="0"/>
        <w:bidi w:val="0"/>
        <w:adjustRightInd w:val="0"/>
        <w:rPr>
          <w:rStyle w:val="code"/>
          <w:rFonts w:asciiTheme="majorBidi" w:hAnsiTheme="majorBidi" w:cstheme="majorBidi"/>
          <w:color w:val="000000" w:themeColor="text1"/>
          <w:sz w:val="22"/>
          <w:szCs w:val="22"/>
        </w:rPr>
      </w:pPr>
      <w:r>
        <w:rPr>
          <w:rStyle w:val="code"/>
          <w:rFonts w:asciiTheme="majorBidi" w:hAnsiTheme="majorBidi" w:cstheme="majorBidi"/>
          <w:color w:val="000000" w:themeColor="text1"/>
          <w:sz w:val="22"/>
          <w:szCs w:val="22"/>
        </w:rPr>
        <w:t xml:space="preserve">        *   </w:t>
      </w:r>
      <w:r w:rsidRPr="00575562">
        <w:rPr>
          <w:rStyle w:val="code"/>
          <w:rFonts w:asciiTheme="majorBidi" w:hAnsiTheme="majorBidi" w:cstheme="majorBidi"/>
          <w:color w:val="000000" w:themeColor="text1"/>
          <w:sz w:val="22"/>
          <w:szCs w:val="22"/>
        </w:rPr>
        <w:t>is the set containing the elements that are both in set1, set2, and set3. */</w:t>
      </w:r>
    </w:p>
    <w:p w14:paraId="6E389201" w14:textId="77777777" w:rsidR="008C7A53" w:rsidRPr="00575562" w:rsidRDefault="008C7A53" w:rsidP="008C7A53">
      <w:pPr>
        <w:autoSpaceDE w:val="0"/>
        <w:autoSpaceDN w:val="0"/>
        <w:bidi w:val="0"/>
        <w:adjustRightInd w:val="0"/>
        <w:rPr>
          <w:rStyle w:val="code"/>
          <w:rFonts w:asciiTheme="majorBidi" w:hAnsiTheme="majorBidi" w:cstheme="majorBidi"/>
          <w:color w:val="000000" w:themeColor="text1"/>
          <w:sz w:val="22"/>
          <w:szCs w:val="22"/>
        </w:rPr>
      </w:pPr>
      <w:r w:rsidRPr="00575562">
        <w:rPr>
          <w:rStyle w:val="code"/>
        </w:rPr>
        <w:t xml:space="preserve">   </w:t>
      </w:r>
      <w:r w:rsidRPr="00575562">
        <w:rPr>
          <w:rStyle w:val="code"/>
          <w:color w:val="000000" w:themeColor="text1"/>
          <w:sz w:val="22"/>
          <w:szCs w:val="22"/>
        </w:rPr>
        <w:t>public static int[] intersection (int[] set1, int[] set2, int[] set3) {</w:t>
      </w:r>
    </w:p>
    <w:p w14:paraId="0B461DE9" w14:textId="7A66BE88" w:rsidR="008C7A53" w:rsidRPr="002229CB" w:rsidRDefault="008C7A53" w:rsidP="008C7A53">
      <w:pPr>
        <w:autoSpaceDE w:val="0"/>
        <w:autoSpaceDN w:val="0"/>
        <w:bidi w:val="0"/>
        <w:adjustRightInd w:val="0"/>
        <w:rPr>
          <w:rFonts w:asciiTheme="majorBidi" w:hAnsiTheme="majorBidi" w:cstheme="majorBidi"/>
          <w:color w:val="000000" w:themeColor="text1"/>
          <w:sz w:val="24"/>
          <w:lang w:eastAsia="en-US"/>
        </w:rPr>
      </w:pPr>
      <w:r w:rsidRPr="002229CB">
        <w:rPr>
          <w:rFonts w:asciiTheme="majorBidi" w:hAnsiTheme="majorBidi" w:cstheme="majorBidi"/>
          <w:color w:val="000000" w:themeColor="text1"/>
          <w:sz w:val="24"/>
          <w:lang w:eastAsia="en-US"/>
        </w:rPr>
        <w:t xml:space="preserve">      </w:t>
      </w:r>
      <w:r w:rsidRPr="002229CB">
        <w:rPr>
          <w:rStyle w:val="code"/>
        </w:rPr>
        <w:t xml:space="preserve">   </w:t>
      </w:r>
      <w:r w:rsidRPr="002229CB">
        <w:rPr>
          <w:rFonts w:asciiTheme="majorBidi" w:hAnsiTheme="majorBidi" w:cstheme="majorBidi"/>
          <w:color w:val="000000" w:themeColor="text1"/>
          <w:sz w:val="24"/>
          <w:lang w:eastAsia="en-US"/>
        </w:rPr>
        <w:t xml:space="preserve">// Question </w:t>
      </w:r>
      <w:r w:rsidR="00386853">
        <w:rPr>
          <w:rFonts w:asciiTheme="majorBidi" w:hAnsiTheme="majorBidi" w:cstheme="majorBidi"/>
          <w:color w:val="000000" w:themeColor="text1"/>
          <w:sz w:val="24"/>
          <w:lang w:eastAsia="en-US"/>
        </w:rPr>
        <w:t>2</w:t>
      </w:r>
    </w:p>
    <w:p w14:paraId="1BF63CB4" w14:textId="77777777" w:rsidR="008C7A53" w:rsidRPr="002229CB" w:rsidRDefault="008C7A53" w:rsidP="008C7A53">
      <w:pPr>
        <w:autoSpaceDE w:val="0"/>
        <w:autoSpaceDN w:val="0"/>
        <w:bidi w:val="0"/>
        <w:adjustRightInd w:val="0"/>
        <w:rPr>
          <w:rFonts w:ascii="Consolas" w:hAnsi="Consolas" w:cs="Consolas"/>
          <w:color w:val="000000" w:themeColor="text1"/>
          <w:sz w:val="22"/>
          <w:szCs w:val="22"/>
          <w:lang w:eastAsia="en-US"/>
        </w:rPr>
      </w:pPr>
      <w:r>
        <w:rPr>
          <w:rFonts w:ascii="Consolas" w:hAnsi="Consolas" w:cs="Consolas"/>
          <w:color w:val="000000" w:themeColor="text1"/>
          <w:sz w:val="22"/>
          <w:szCs w:val="22"/>
          <w:lang w:eastAsia="en-US"/>
        </w:rPr>
        <w:t xml:space="preserve">   </w:t>
      </w:r>
      <w:r w:rsidRPr="00266637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>}</w:t>
      </w:r>
    </w:p>
    <w:p w14:paraId="18F3719B" w14:textId="77777777" w:rsidR="008C7A53" w:rsidRDefault="008C7A53" w:rsidP="000E0F7E">
      <w:pPr>
        <w:autoSpaceDE w:val="0"/>
        <w:autoSpaceDN w:val="0"/>
        <w:bidi w:val="0"/>
        <w:adjustRightInd w:val="0"/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</w:pPr>
    </w:p>
    <w:p w14:paraId="1788679C" w14:textId="5F8CA514" w:rsidR="00386853" w:rsidRDefault="00386853" w:rsidP="00386853">
      <w:pPr>
        <w:autoSpaceDE w:val="0"/>
        <w:autoSpaceDN w:val="0"/>
        <w:bidi w:val="0"/>
        <w:adjustRightInd w:val="0"/>
        <w:rPr>
          <w:rStyle w:val="code"/>
          <w:rFonts w:asciiTheme="majorBidi" w:hAnsiTheme="majorBidi" w:cstheme="majorBidi"/>
          <w:sz w:val="24"/>
        </w:rPr>
      </w:pPr>
      <w:r>
        <w:rPr>
          <w:rStyle w:val="code"/>
          <w:rFonts w:asciiTheme="majorBidi" w:hAnsiTheme="majorBidi" w:cstheme="majorBidi"/>
          <w:sz w:val="24"/>
        </w:rPr>
        <w:t xml:space="preserve">      </w:t>
      </w:r>
      <w:r w:rsidRPr="000C491E">
        <w:rPr>
          <w:rStyle w:val="code"/>
          <w:rFonts w:asciiTheme="majorBidi" w:hAnsiTheme="majorBidi" w:cstheme="majorBidi"/>
          <w:sz w:val="24"/>
        </w:rPr>
        <w:t>/** Checks if set1 dominates set2. Set1 dominates set2 i</w:t>
      </w:r>
      <w:r w:rsidR="00F40FAB">
        <w:rPr>
          <w:rStyle w:val="code"/>
          <w:rFonts w:asciiTheme="majorBidi" w:hAnsiTheme="majorBidi" w:cstheme="majorBidi"/>
          <w:sz w:val="24"/>
        </w:rPr>
        <w:t>f</w:t>
      </w:r>
      <w:r w:rsidRPr="000C491E">
        <w:rPr>
          <w:rStyle w:val="code"/>
          <w:rFonts w:asciiTheme="majorBidi" w:hAnsiTheme="majorBidi" w:cstheme="majorBidi"/>
          <w:sz w:val="24"/>
        </w:rPr>
        <w:t xml:space="preserve"> every element of set1 </w:t>
      </w:r>
    </w:p>
    <w:p w14:paraId="66FB9579" w14:textId="01048163" w:rsidR="00386853" w:rsidRDefault="00386853" w:rsidP="00386853">
      <w:pPr>
        <w:autoSpaceDE w:val="0"/>
        <w:autoSpaceDN w:val="0"/>
        <w:bidi w:val="0"/>
        <w:adjustRightInd w:val="0"/>
        <w:rPr>
          <w:rStyle w:val="code"/>
          <w:rFonts w:asciiTheme="majorBidi" w:hAnsiTheme="majorBidi" w:cstheme="majorBidi"/>
          <w:sz w:val="24"/>
        </w:rPr>
      </w:pPr>
      <w:r>
        <w:rPr>
          <w:rStyle w:val="code"/>
          <w:rFonts w:asciiTheme="majorBidi" w:hAnsiTheme="majorBidi" w:cstheme="majorBidi"/>
          <w:sz w:val="24"/>
        </w:rPr>
        <w:t xml:space="preserve">       </w:t>
      </w:r>
      <w:r w:rsidRPr="000C491E">
        <w:rPr>
          <w:rStyle w:val="code"/>
          <w:rFonts w:asciiTheme="majorBidi" w:hAnsiTheme="majorBidi" w:cstheme="majorBidi"/>
          <w:sz w:val="24"/>
        </w:rPr>
        <w:t xml:space="preserve">*  </w:t>
      </w:r>
      <w:r>
        <w:rPr>
          <w:rStyle w:val="code"/>
          <w:rFonts w:asciiTheme="majorBidi" w:hAnsiTheme="majorBidi" w:cstheme="majorBidi"/>
          <w:sz w:val="24"/>
        </w:rPr>
        <w:t xml:space="preserve"> </w:t>
      </w:r>
      <w:r w:rsidRPr="000C491E">
        <w:rPr>
          <w:rStyle w:val="code"/>
          <w:rFonts w:asciiTheme="majorBidi" w:hAnsiTheme="majorBidi" w:cstheme="majorBidi"/>
          <w:sz w:val="24"/>
        </w:rPr>
        <w:t xml:space="preserve">is </w:t>
      </w:r>
      <w:r>
        <w:rPr>
          <w:rStyle w:val="code"/>
          <w:rFonts w:asciiTheme="majorBidi" w:hAnsiTheme="majorBidi" w:cstheme="majorBidi"/>
          <w:sz w:val="24"/>
        </w:rPr>
        <w:t xml:space="preserve">strictly </w:t>
      </w:r>
      <w:r w:rsidRPr="000C491E">
        <w:rPr>
          <w:rStyle w:val="code"/>
          <w:rFonts w:asciiTheme="majorBidi" w:hAnsiTheme="majorBidi" w:cstheme="majorBidi"/>
          <w:sz w:val="24"/>
        </w:rPr>
        <w:t xml:space="preserve">greater </w:t>
      </w:r>
      <w:r>
        <w:rPr>
          <w:rStyle w:val="code"/>
          <w:rFonts w:asciiTheme="majorBidi" w:hAnsiTheme="majorBidi" w:cstheme="majorBidi"/>
          <w:sz w:val="24"/>
        </w:rPr>
        <w:t xml:space="preserve">(&gt;) </w:t>
      </w:r>
      <w:r w:rsidRPr="000C491E">
        <w:rPr>
          <w:rStyle w:val="code"/>
          <w:rFonts w:asciiTheme="majorBidi" w:hAnsiTheme="majorBidi" w:cstheme="majorBidi"/>
          <w:sz w:val="24"/>
        </w:rPr>
        <w:t>than every element of set2.</w:t>
      </w:r>
      <w:r>
        <w:rPr>
          <w:rStyle w:val="code"/>
          <w:rFonts w:asciiTheme="majorBidi" w:hAnsiTheme="majorBidi" w:cstheme="majorBidi"/>
          <w:sz w:val="24"/>
        </w:rPr>
        <w:t xml:space="preserve"> </w:t>
      </w:r>
      <w:r w:rsidRPr="000C491E">
        <w:rPr>
          <w:rStyle w:val="code"/>
          <w:rFonts w:asciiTheme="majorBidi" w:hAnsiTheme="majorBidi" w:cstheme="majorBidi"/>
          <w:sz w:val="24"/>
        </w:rPr>
        <w:t>*/</w:t>
      </w:r>
    </w:p>
    <w:p w14:paraId="5CA23FF0" w14:textId="22C1B49F" w:rsidR="00386853" w:rsidRPr="00386853" w:rsidRDefault="00386853" w:rsidP="00386853">
      <w:pPr>
        <w:autoSpaceDE w:val="0"/>
        <w:autoSpaceDN w:val="0"/>
        <w:bidi w:val="0"/>
        <w:adjustRightInd w:val="0"/>
        <w:spacing w:before="120"/>
        <w:rPr>
          <w:rStyle w:val="code"/>
        </w:rPr>
      </w:pPr>
      <w:r>
        <w:rPr>
          <w:rStyle w:val="code"/>
        </w:rPr>
        <w:t xml:space="preserve">   </w:t>
      </w:r>
      <w:r w:rsidRPr="000C491E">
        <w:rPr>
          <w:rStyle w:val="code"/>
        </w:rPr>
        <w:t xml:space="preserve">public static </w:t>
      </w:r>
      <w:proofErr w:type="spellStart"/>
      <w:r w:rsidRPr="000C491E">
        <w:rPr>
          <w:rStyle w:val="code"/>
        </w:rPr>
        <w:t>boolean</w:t>
      </w:r>
      <w:proofErr w:type="spellEnd"/>
      <w:r w:rsidRPr="000C491E">
        <w:rPr>
          <w:rStyle w:val="code"/>
        </w:rPr>
        <w:t xml:space="preserve"> dominates(int[] set1, int[] set2) {</w:t>
      </w:r>
    </w:p>
    <w:p w14:paraId="577BB320" w14:textId="6A5D6316" w:rsidR="00386853" w:rsidRPr="002229CB" w:rsidRDefault="00386853" w:rsidP="00386853">
      <w:pPr>
        <w:autoSpaceDE w:val="0"/>
        <w:autoSpaceDN w:val="0"/>
        <w:bidi w:val="0"/>
        <w:adjustRightInd w:val="0"/>
        <w:rPr>
          <w:rFonts w:asciiTheme="majorBidi" w:hAnsiTheme="majorBidi" w:cstheme="majorBidi"/>
          <w:color w:val="000000" w:themeColor="text1"/>
          <w:sz w:val="24"/>
          <w:lang w:eastAsia="en-US"/>
        </w:rPr>
      </w:pPr>
      <w:r>
        <w:rPr>
          <w:rFonts w:asciiTheme="majorBidi" w:hAnsiTheme="majorBidi" w:cstheme="majorBidi"/>
          <w:color w:val="000000" w:themeColor="text1"/>
          <w:sz w:val="24"/>
          <w:lang w:eastAsia="en-US"/>
        </w:rPr>
        <w:t xml:space="preserve">             </w:t>
      </w:r>
      <w:r w:rsidRPr="002229CB">
        <w:rPr>
          <w:rFonts w:asciiTheme="majorBidi" w:hAnsiTheme="majorBidi" w:cstheme="majorBidi"/>
          <w:color w:val="000000" w:themeColor="text1"/>
          <w:sz w:val="24"/>
          <w:lang w:eastAsia="en-US"/>
        </w:rPr>
        <w:t xml:space="preserve">// </w:t>
      </w:r>
      <w:r>
        <w:rPr>
          <w:rFonts w:asciiTheme="majorBidi" w:hAnsiTheme="majorBidi" w:cstheme="majorBidi"/>
          <w:color w:val="000000" w:themeColor="text1"/>
          <w:sz w:val="24"/>
          <w:lang w:eastAsia="en-US"/>
        </w:rPr>
        <w:t>Question 4</w:t>
      </w:r>
    </w:p>
    <w:p w14:paraId="32CB4038" w14:textId="77777777" w:rsidR="000E0F7E" w:rsidRDefault="000E0F7E" w:rsidP="000E0F7E">
      <w:pPr>
        <w:autoSpaceDE w:val="0"/>
        <w:autoSpaceDN w:val="0"/>
        <w:bidi w:val="0"/>
        <w:adjustRightInd w:val="0"/>
        <w:rPr>
          <w:rFonts w:ascii="Consolas" w:hAnsi="Consolas" w:cs="Consolas"/>
          <w:color w:val="000000" w:themeColor="text1"/>
          <w:sz w:val="22"/>
          <w:szCs w:val="22"/>
          <w:lang w:eastAsia="en-US"/>
        </w:rPr>
      </w:pPr>
    </w:p>
    <w:p w14:paraId="5EE80DF8" w14:textId="77777777" w:rsidR="000E0F7E" w:rsidRPr="00266637" w:rsidRDefault="000E0F7E" w:rsidP="000E0F7E">
      <w:pPr>
        <w:autoSpaceDE w:val="0"/>
        <w:autoSpaceDN w:val="0"/>
        <w:bidi w:val="0"/>
        <w:adjustRightInd w:val="0"/>
        <w:rPr>
          <w:rFonts w:ascii="Consolas" w:hAnsi="Consolas" w:cs="Consolas"/>
          <w:color w:val="000000" w:themeColor="text1"/>
          <w:sz w:val="22"/>
          <w:szCs w:val="22"/>
          <w:lang w:eastAsia="en-US"/>
        </w:rPr>
      </w:pPr>
    </w:p>
    <w:p w14:paraId="076CC029" w14:textId="77777777" w:rsidR="000E0F7E" w:rsidRDefault="000E0F7E" w:rsidP="000E0F7E">
      <w:pPr>
        <w:autoSpaceDE w:val="0"/>
        <w:autoSpaceDN w:val="0"/>
        <w:bidi w:val="0"/>
        <w:adjustRightInd w:val="0"/>
        <w:rPr>
          <w:rFonts w:asciiTheme="majorBidi" w:hAnsiTheme="majorBidi" w:cstheme="majorBidi"/>
          <w:color w:val="000000" w:themeColor="text1"/>
          <w:sz w:val="21"/>
          <w:szCs w:val="21"/>
          <w:lang w:eastAsia="en-US"/>
        </w:rPr>
      </w:pPr>
      <w:r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      </w:t>
      </w:r>
      <w:r w:rsidRPr="00575562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/** Returns a set containing the </w:t>
      </w:r>
      <w:r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odd </w:t>
      </w:r>
      <w:r w:rsidRPr="00575562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elements of the </w:t>
      </w:r>
      <w:r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given </w:t>
      </w:r>
      <w:r w:rsidRPr="00575562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set </w:t>
      </w:r>
      <w:r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(elements </w:t>
      </w:r>
      <w:r w:rsidRPr="00575562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>that are not multiples of 2</w:t>
      </w:r>
      <w:r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>)</w:t>
      </w:r>
      <w:r w:rsidRPr="00575562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>. */</w:t>
      </w:r>
    </w:p>
    <w:p w14:paraId="721488EF" w14:textId="77777777" w:rsidR="000E0F7E" w:rsidRPr="002229CB" w:rsidRDefault="000E0F7E" w:rsidP="000E0F7E">
      <w:pPr>
        <w:autoSpaceDE w:val="0"/>
        <w:autoSpaceDN w:val="0"/>
        <w:bidi w:val="0"/>
        <w:adjustRightInd w:val="0"/>
        <w:rPr>
          <w:rFonts w:asciiTheme="majorBidi" w:hAnsiTheme="majorBidi" w:cstheme="majorBidi"/>
          <w:color w:val="000000" w:themeColor="text1"/>
          <w:sz w:val="21"/>
          <w:szCs w:val="21"/>
          <w:lang w:eastAsia="en-US"/>
        </w:rPr>
      </w:pPr>
      <w:r w:rsidRPr="002229CB">
        <w:rPr>
          <w:rStyle w:val="code"/>
        </w:rPr>
        <w:t xml:space="preserve">   </w:t>
      </w:r>
      <w:r w:rsidRPr="002229CB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>public static int[] oddValuesOf(int[] set) {</w:t>
      </w:r>
      <w:r w:rsidRPr="002229CB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ab/>
      </w:r>
    </w:p>
    <w:p w14:paraId="18D620D4" w14:textId="77777777" w:rsidR="000E0F7E" w:rsidRPr="002229CB" w:rsidRDefault="000E0F7E" w:rsidP="000E0F7E">
      <w:pPr>
        <w:autoSpaceDE w:val="0"/>
        <w:autoSpaceDN w:val="0"/>
        <w:bidi w:val="0"/>
        <w:adjustRightInd w:val="0"/>
        <w:rPr>
          <w:rFonts w:asciiTheme="majorBidi" w:hAnsiTheme="majorBidi" w:cstheme="majorBidi"/>
          <w:color w:val="000000" w:themeColor="text1"/>
          <w:sz w:val="24"/>
          <w:lang w:eastAsia="en-US"/>
        </w:rPr>
      </w:pPr>
      <w:r w:rsidRPr="002229CB">
        <w:rPr>
          <w:rFonts w:asciiTheme="majorBidi" w:hAnsiTheme="majorBidi" w:cstheme="majorBidi"/>
          <w:color w:val="000000" w:themeColor="text1"/>
          <w:sz w:val="24"/>
          <w:lang w:eastAsia="en-US"/>
        </w:rPr>
        <w:t xml:space="preserve">      </w:t>
      </w:r>
      <w:r w:rsidRPr="002229CB">
        <w:rPr>
          <w:rStyle w:val="code"/>
        </w:rPr>
        <w:t xml:space="preserve">   </w:t>
      </w:r>
      <w:r w:rsidRPr="002229CB">
        <w:rPr>
          <w:rFonts w:asciiTheme="majorBidi" w:hAnsiTheme="majorBidi" w:cstheme="majorBidi"/>
          <w:color w:val="000000" w:themeColor="text1"/>
          <w:sz w:val="24"/>
          <w:lang w:eastAsia="en-US"/>
        </w:rPr>
        <w:t xml:space="preserve">// Question </w:t>
      </w:r>
      <w:r>
        <w:rPr>
          <w:rFonts w:asciiTheme="majorBidi" w:hAnsiTheme="majorBidi" w:cstheme="majorBidi"/>
          <w:color w:val="000000" w:themeColor="text1"/>
          <w:sz w:val="24"/>
          <w:lang w:eastAsia="en-US"/>
        </w:rPr>
        <w:t>5</w:t>
      </w:r>
    </w:p>
    <w:p w14:paraId="69B61CFC" w14:textId="77777777" w:rsidR="000E0F7E" w:rsidRPr="002229CB" w:rsidRDefault="000E0F7E" w:rsidP="000E0F7E">
      <w:pPr>
        <w:autoSpaceDE w:val="0"/>
        <w:autoSpaceDN w:val="0"/>
        <w:bidi w:val="0"/>
        <w:adjustRightInd w:val="0"/>
        <w:rPr>
          <w:rFonts w:ascii="Consolas" w:hAnsi="Consolas" w:cs="Consolas"/>
          <w:color w:val="000000" w:themeColor="text1"/>
          <w:sz w:val="22"/>
          <w:szCs w:val="22"/>
          <w:lang w:eastAsia="en-US"/>
        </w:rPr>
      </w:pPr>
      <w:r>
        <w:rPr>
          <w:rFonts w:ascii="Consolas" w:hAnsi="Consolas" w:cs="Consolas"/>
          <w:color w:val="000000" w:themeColor="text1"/>
          <w:sz w:val="22"/>
          <w:szCs w:val="22"/>
          <w:lang w:eastAsia="en-US"/>
        </w:rPr>
        <w:t xml:space="preserve">   </w:t>
      </w:r>
      <w:r w:rsidRPr="00266637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>}</w:t>
      </w:r>
    </w:p>
    <w:p w14:paraId="0A82E3B0" w14:textId="77777777" w:rsidR="000E0F7E" w:rsidRDefault="000E0F7E" w:rsidP="000E0F7E">
      <w:pPr>
        <w:autoSpaceDE w:val="0"/>
        <w:autoSpaceDN w:val="0"/>
        <w:bidi w:val="0"/>
        <w:adjustRightInd w:val="0"/>
        <w:rPr>
          <w:rFonts w:ascii="Consolas" w:hAnsi="Consolas" w:cs="Consolas"/>
          <w:color w:val="000000" w:themeColor="text1"/>
          <w:sz w:val="22"/>
          <w:szCs w:val="22"/>
          <w:lang w:eastAsia="en-US"/>
        </w:rPr>
      </w:pPr>
      <w:r w:rsidRPr="00266637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ab/>
      </w:r>
    </w:p>
    <w:p w14:paraId="5A659F3E" w14:textId="77777777" w:rsidR="000E0F7E" w:rsidRPr="002229CB" w:rsidRDefault="000E0F7E" w:rsidP="000E0F7E">
      <w:pPr>
        <w:autoSpaceDE w:val="0"/>
        <w:autoSpaceDN w:val="0"/>
        <w:bidi w:val="0"/>
        <w:adjustRightInd w:val="0"/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</w:pPr>
      <w:r w:rsidRPr="002229CB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   </w:t>
      </w:r>
      <w:r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    </w:t>
      </w:r>
      <w:r w:rsidRPr="002229CB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>/** Prints the elements of the set</w:t>
      </w:r>
      <w:r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>, and then moves the cursor to the next line.</w:t>
      </w:r>
      <w:r w:rsidRPr="002229CB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 */</w:t>
      </w:r>
    </w:p>
    <w:p w14:paraId="079AF23B" w14:textId="77777777" w:rsidR="000E0F7E" w:rsidRDefault="000E0F7E" w:rsidP="000E0F7E">
      <w:pPr>
        <w:autoSpaceDE w:val="0"/>
        <w:autoSpaceDN w:val="0"/>
        <w:bidi w:val="0"/>
        <w:adjustRightInd w:val="0"/>
        <w:rPr>
          <w:rFonts w:ascii="Consolas" w:hAnsi="Consolas" w:cs="Consolas"/>
          <w:color w:val="000000" w:themeColor="text1"/>
          <w:sz w:val="22"/>
          <w:szCs w:val="22"/>
          <w:lang w:eastAsia="en-US"/>
        </w:rPr>
      </w:pPr>
      <w:r>
        <w:rPr>
          <w:rFonts w:ascii="Consolas" w:hAnsi="Consolas" w:cs="Consolas"/>
          <w:color w:val="000000" w:themeColor="text1"/>
          <w:sz w:val="22"/>
          <w:szCs w:val="22"/>
          <w:lang w:eastAsia="en-US"/>
        </w:rPr>
        <w:t xml:space="preserve">   </w:t>
      </w:r>
      <w:r w:rsidRPr="00266637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>public static void println(int[] set) {</w:t>
      </w:r>
      <w:r w:rsidRPr="00575562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 xml:space="preserve"> // Code not shown</w:t>
      </w:r>
      <w:r>
        <w:rPr>
          <w:rFonts w:ascii="Consolas" w:hAnsi="Consolas" w:cs="Consolas"/>
          <w:color w:val="000000" w:themeColor="text1"/>
          <w:sz w:val="22"/>
          <w:szCs w:val="22"/>
          <w:lang w:eastAsia="en-US"/>
        </w:rPr>
        <w:t xml:space="preserve"> </w:t>
      </w:r>
      <w:r w:rsidRPr="00266637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>}</w:t>
      </w:r>
    </w:p>
    <w:p w14:paraId="5E4B79B4" w14:textId="0718AA15" w:rsidR="000E0F7E" w:rsidRPr="00575562" w:rsidRDefault="000E0F7E" w:rsidP="000E0F7E">
      <w:pPr>
        <w:autoSpaceDE w:val="0"/>
        <w:autoSpaceDN w:val="0"/>
        <w:bidi w:val="0"/>
        <w:adjustRightInd w:val="0"/>
        <w:spacing w:before="120"/>
        <w:rPr>
          <w:rStyle w:val="code"/>
          <w:rFonts w:asciiTheme="majorBidi" w:hAnsiTheme="majorBidi" w:cstheme="majorBidi"/>
          <w:color w:val="000000" w:themeColor="text1"/>
          <w:sz w:val="22"/>
          <w:szCs w:val="22"/>
          <w:lang w:eastAsia="en-US"/>
        </w:rPr>
      </w:pPr>
      <w:r>
        <w:rPr>
          <w:rFonts w:ascii="Consolas" w:hAnsi="Consolas" w:cs="Consolas"/>
          <w:color w:val="000000" w:themeColor="text1"/>
          <w:sz w:val="22"/>
          <w:szCs w:val="22"/>
          <w:lang w:eastAsia="en-US"/>
        </w:rPr>
        <w:t xml:space="preserve">} </w:t>
      </w:r>
    </w:p>
    <w:p w14:paraId="1088D80B" w14:textId="77777777" w:rsidR="000E0F7E" w:rsidRDefault="000E0F7E" w:rsidP="000E0F7E">
      <w:pPr>
        <w:widowControl w:val="0"/>
        <w:autoSpaceDE w:val="0"/>
        <w:autoSpaceDN w:val="0"/>
        <w:bidi w:val="0"/>
        <w:adjustRightInd w:val="0"/>
        <w:spacing w:before="40"/>
        <w:rPr>
          <w:rFonts w:asciiTheme="majorBidi" w:hAnsiTheme="majorBidi" w:cstheme="majorBidi"/>
          <w:sz w:val="24"/>
          <w:u w:val="single"/>
        </w:rPr>
      </w:pPr>
    </w:p>
    <w:p w14:paraId="6CD4D5D1" w14:textId="77777777" w:rsidR="000E0F7E" w:rsidRPr="00885B51" w:rsidRDefault="000E0F7E" w:rsidP="000E0F7E">
      <w:pPr>
        <w:widowControl w:val="0"/>
        <w:autoSpaceDE w:val="0"/>
        <w:autoSpaceDN w:val="0"/>
        <w:bidi w:val="0"/>
        <w:adjustRightInd w:val="0"/>
        <w:spacing w:before="40"/>
        <w:rPr>
          <w:rStyle w:val="code"/>
          <w:rFonts w:asciiTheme="majorBidi" w:hAnsiTheme="majorBidi" w:cstheme="majorBidi"/>
          <w:sz w:val="24"/>
        </w:rPr>
      </w:pPr>
      <w:r w:rsidRPr="00885B51">
        <w:rPr>
          <w:rStyle w:val="code"/>
          <w:rFonts w:asciiTheme="majorBidi" w:hAnsiTheme="majorBidi" w:cstheme="majorBidi"/>
          <w:b/>
          <w:bCs/>
          <w:sz w:val="24"/>
          <w:u w:val="single"/>
        </w:rPr>
        <w:t>Executing the program</w:t>
      </w:r>
    </w:p>
    <w:p w14:paraId="3C1B9921" w14:textId="77777777" w:rsidR="000E0F7E" w:rsidRPr="00BB4620" w:rsidRDefault="000E0F7E" w:rsidP="000E0F7E">
      <w:pPr>
        <w:widowControl w:val="0"/>
        <w:autoSpaceDE w:val="0"/>
        <w:autoSpaceDN w:val="0"/>
        <w:bidi w:val="0"/>
        <w:adjustRightInd w:val="0"/>
        <w:spacing w:before="120"/>
        <w:rPr>
          <w:rStyle w:val="code"/>
          <w:sz w:val="22"/>
          <w:szCs w:val="22"/>
        </w:rPr>
      </w:pPr>
      <w:r w:rsidRPr="00BB4620">
        <w:rPr>
          <w:rStyle w:val="code"/>
          <w:sz w:val="22"/>
          <w:szCs w:val="22"/>
        </w:rPr>
        <w:t>% java Sets</w:t>
      </w:r>
    </w:p>
    <w:p w14:paraId="4C0106B9" w14:textId="6ADA9E88" w:rsidR="000E0F7E" w:rsidRPr="00BB4620" w:rsidRDefault="000E0F7E" w:rsidP="002B05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 w:val="0"/>
        <w:adjustRightInd w:val="0"/>
        <w:spacing w:before="12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BB4620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{ 8, </w:t>
      </w:r>
      <w:r w:rsidR="008C7A53" w:rsidRPr="00BB4620">
        <w:rPr>
          <w:rFonts w:ascii="Consolas" w:hAnsi="Consolas" w:cs="Consolas"/>
          <w:color w:val="000000"/>
          <w:sz w:val="22"/>
          <w:szCs w:val="22"/>
          <w:lang w:eastAsia="en-US"/>
        </w:rPr>
        <w:t>7</w:t>
      </w:r>
      <w:r w:rsidRPr="00BB4620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}</w:t>
      </w:r>
    </w:p>
    <w:p w14:paraId="69D996C4" w14:textId="5DB6C269" w:rsidR="008C7A53" w:rsidRPr="00BB4620" w:rsidRDefault="008C7A53" w:rsidP="008C7A5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BB4620">
        <w:rPr>
          <w:rFonts w:ascii="Consolas" w:hAnsi="Consolas" w:cs="Consolas"/>
          <w:color w:val="000000"/>
          <w:sz w:val="22"/>
          <w:szCs w:val="22"/>
          <w:lang w:eastAsia="en-US"/>
        </w:rPr>
        <w:t>true</w:t>
      </w:r>
    </w:p>
    <w:p w14:paraId="5E6BCCE2" w14:textId="419D9B19" w:rsidR="000E0F7E" w:rsidRPr="00BB4620" w:rsidRDefault="000E0F7E" w:rsidP="008C7A5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BB4620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{ </w:t>
      </w:r>
      <w:r w:rsidR="008C7A53" w:rsidRPr="00BB4620">
        <w:rPr>
          <w:rFonts w:ascii="Consolas" w:hAnsi="Consolas" w:cs="Consolas"/>
          <w:color w:val="000000"/>
          <w:sz w:val="22"/>
          <w:szCs w:val="22"/>
          <w:lang w:eastAsia="en-US"/>
        </w:rPr>
        <w:t>7</w:t>
      </w:r>
      <w:r w:rsidRPr="00BB4620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, </w:t>
      </w:r>
      <w:r w:rsidR="008C7A53" w:rsidRPr="00BB4620">
        <w:rPr>
          <w:rFonts w:ascii="Consolas" w:hAnsi="Consolas" w:cs="Consolas"/>
          <w:color w:val="000000"/>
          <w:sz w:val="22"/>
          <w:szCs w:val="22"/>
          <w:lang w:eastAsia="en-US"/>
        </w:rPr>
        <w:t>9</w:t>
      </w:r>
      <w:r w:rsidRPr="00BB4620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}</w:t>
      </w:r>
    </w:p>
    <w:p w14:paraId="689FE698" w14:textId="77777777" w:rsidR="000E0F7E" w:rsidRDefault="000E0F7E" w:rsidP="000E0F7E">
      <w:pPr>
        <w:rPr>
          <w:sz w:val="32"/>
          <w:szCs w:val="32"/>
          <w:u w:val="single"/>
        </w:rPr>
      </w:pPr>
    </w:p>
    <w:p w14:paraId="595E5605" w14:textId="77777777" w:rsidR="000E0F7E" w:rsidRPr="003517CD" w:rsidRDefault="000E0F7E" w:rsidP="000E0F7E">
      <w:pPr>
        <w:bidi w:val="0"/>
        <w:rPr>
          <w:rFonts w:cs="Times New Roman"/>
          <w:sz w:val="24"/>
          <w:u w:val="single"/>
        </w:rPr>
      </w:pPr>
      <w:r w:rsidRPr="002F4713">
        <w:rPr>
          <w:rFonts w:cs="Arial"/>
          <w:sz w:val="32"/>
          <w:szCs w:val="32"/>
          <w:u w:val="single"/>
        </w:rPr>
        <w:t xml:space="preserve">The </w:t>
      </w:r>
      <w:r w:rsidRPr="00644F80">
        <w:rPr>
          <w:rFonts w:ascii="Consolas" w:hAnsi="Consolas" w:cs="Consolas"/>
          <w:sz w:val="32"/>
          <w:szCs w:val="32"/>
          <w:u w:val="single"/>
        </w:rPr>
        <w:t>Tables</w:t>
      </w:r>
      <w:r>
        <w:rPr>
          <w:rFonts w:cs="Arial"/>
          <w:sz w:val="32"/>
          <w:szCs w:val="32"/>
          <w:u w:val="single"/>
        </w:rPr>
        <w:t xml:space="preserve"> </w:t>
      </w:r>
      <w:r w:rsidRPr="002F4713">
        <w:rPr>
          <w:rFonts w:cs="Arial"/>
          <w:sz w:val="32"/>
          <w:szCs w:val="32"/>
          <w:u w:val="single"/>
        </w:rPr>
        <w:t>class</w:t>
      </w:r>
    </w:p>
    <w:p w14:paraId="1316E0E0" w14:textId="77777777" w:rsidR="000E0F7E" w:rsidRDefault="000E0F7E" w:rsidP="000E0F7E">
      <w:pPr>
        <w:widowControl w:val="0"/>
        <w:autoSpaceDE w:val="0"/>
        <w:autoSpaceDN w:val="0"/>
        <w:bidi w:val="0"/>
        <w:adjustRightInd w:val="0"/>
        <w:rPr>
          <w:sz w:val="32"/>
          <w:szCs w:val="32"/>
          <w:u w:val="single"/>
        </w:rPr>
      </w:pPr>
    </w:p>
    <w:p w14:paraId="6FBDA9CB" w14:textId="77777777" w:rsidR="000E0F7E" w:rsidRPr="00390009" w:rsidRDefault="000E0F7E" w:rsidP="000E0F7E">
      <w:pPr>
        <w:autoSpaceDE w:val="0"/>
        <w:autoSpaceDN w:val="0"/>
        <w:bidi w:val="0"/>
        <w:adjustRightInd w:val="0"/>
        <w:rPr>
          <w:rStyle w:val="code"/>
          <w:color w:val="000000" w:themeColor="text1"/>
          <w:sz w:val="22"/>
          <w:szCs w:val="22"/>
        </w:rPr>
      </w:pPr>
      <w:r w:rsidRPr="00390009">
        <w:rPr>
          <w:rStyle w:val="code"/>
          <w:color w:val="000000" w:themeColor="text1"/>
          <w:sz w:val="22"/>
          <w:szCs w:val="22"/>
        </w:rPr>
        <w:t>public class Tables {</w:t>
      </w:r>
    </w:p>
    <w:p w14:paraId="5A27C855" w14:textId="77777777" w:rsidR="000E0F7E" w:rsidRPr="00390009" w:rsidRDefault="000E0F7E" w:rsidP="000E0F7E">
      <w:pPr>
        <w:autoSpaceDE w:val="0"/>
        <w:autoSpaceDN w:val="0"/>
        <w:bidi w:val="0"/>
        <w:adjustRightInd w:val="0"/>
        <w:rPr>
          <w:rStyle w:val="code"/>
          <w:color w:val="000000" w:themeColor="text1"/>
          <w:sz w:val="22"/>
          <w:szCs w:val="22"/>
        </w:rPr>
      </w:pPr>
      <w:r w:rsidRPr="00390009">
        <w:rPr>
          <w:rStyle w:val="code"/>
          <w:color w:val="000000" w:themeColor="text1"/>
          <w:sz w:val="22"/>
          <w:szCs w:val="22"/>
        </w:rPr>
        <w:t xml:space="preserve">    public static void main(String args[]) {</w:t>
      </w:r>
    </w:p>
    <w:p w14:paraId="433D3AD2" w14:textId="77777777" w:rsidR="000E0F7E" w:rsidRPr="00390009" w:rsidRDefault="000E0F7E" w:rsidP="000E0F7E">
      <w:pPr>
        <w:autoSpaceDE w:val="0"/>
        <w:autoSpaceDN w:val="0"/>
        <w:bidi w:val="0"/>
        <w:adjustRightInd w:val="0"/>
        <w:spacing w:before="120"/>
        <w:rPr>
          <w:rStyle w:val="code"/>
          <w:color w:val="000000" w:themeColor="text1"/>
          <w:sz w:val="22"/>
          <w:szCs w:val="22"/>
        </w:rPr>
      </w:pPr>
      <w:r w:rsidRPr="00390009">
        <w:rPr>
          <w:rStyle w:val="code"/>
          <w:color w:val="000000" w:themeColor="text1"/>
          <w:sz w:val="22"/>
          <w:szCs w:val="22"/>
        </w:rPr>
        <w:t xml:space="preserve">        int[][] a = { { 1, 2, 4, 0 },</w:t>
      </w:r>
    </w:p>
    <w:p w14:paraId="1F06713E" w14:textId="77777777" w:rsidR="000E0F7E" w:rsidRPr="00390009" w:rsidRDefault="000E0F7E" w:rsidP="000E0F7E">
      <w:pPr>
        <w:autoSpaceDE w:val="0"/>
        <w:autoSpaceDN w:val="0"/>
        <w:bidi w:val="0"/>
        <w:adjustRightInd w:val="0"/>
        <w:rPr>
          <w:rStyle w:val="code"/>
          <w:color w:val="000000" w:themeColor="text1"/>
          <w:sz w:val="22"/>
          <w:szCs w:val="22"/>
        </w:rPr>
      </w:pPr>
      <w:r w:rsidRPr="00390009">
        <w:rPr>
          <w:rStyle w:val="code"/>
          <w:color w:val="000000" w:themeColor="text1"/>
          <w:sz w:val="22"/>
          <w:szCs w:val="22"/>
        </w:rPr>
        <w:t xml:space="preserve">                      { 0, 1, 0, 2 },</w:t>
      </w:r>
    </w:p>
    <w:p w14:paraId="55332107" w14:textId="77777777" w:rsidR="000E0F7E" w:rsidRPr="00390009" w:rsidRDefault="000E0F7E" w:rsidP="000E0F7E">
      <w:pPr>
        <w:autoSpaceDE w:val="0"/>
        <w:autoSpaceDN w:val="0"/>
        <w:bidi w:val="0"/>
        <w:adjustRightInd w:val="0"/>
        <w:rPr>
          <w:rStyle w:val="code"/>
          <w:color w:val="000000" w:themeColor="text1"/>
          <w:sz w:val="22"/>
          <w:szCs w:val="22"/>
        </w:rPr>
      </w:pPr>
      <w:r w:rsidRPr="00390009">
        <w:rPr>
          <w:rStyle w:val="code"/>
          <w:color w:val="000000" w:themeColor="text1"/>
          <w:sz w:val="22"/>
          <w:szCs w:val="22"/>
        </w:rPr>
        <w:t xml:space="preserve">                      { 2, 3, 5, 1 }</w:t>
      </w:r>
      <w:del w:id="1" w:author="Tamar Reitich Stolero" w:date="2021-11-15T08:10:00Z">
        <w:r w:rsidRPr="00390009" w:rsidDel="00521CB0">
          <w:rPr>
            <w:rStyle w:val="code"/>
            <w:color w:val="000000" w:themeColor="text1"/>
            <w:sz w:val="22"/>
            <w:szCs w:val="22"/>
          </w:rPr>
          <w:delText>,</w:delText>
        </w:r>
      </w:del>
      <w:r w:rsidRPr="00390009">
        <w:rPr>
          <w:rStyle w:val="code"/>
          <w:color w:val="000000" w:themeColor="text1"/>
          <w:sz w:val="22"/>
          <w:szCs w:val="22"/>
        </w:rPr>
        <w:t xml:space="preserve"> };</w:t>
      </w:r>
    </w:p>
    <w:p w14:paraId="2586EAA7" w14:textId="77777777" w:rsidR="000E0F7E" w:rsidRPr="00390009" w:rsidRDefault="000E0F7E" w:rsidP="000E0F7E">
      <w:pPr>
        <w:autoSpaceDE w:val="0"/>
        <w:autoSpaceDN w:val="0"/>
        <w:bidi w:val="0"/>
        <w:adjustRightInd w:val="0"/>
        <w:spacing w:before="120"/>
        <w:rPr>
          <w:rStyle w:val="code"/>
          <w:color w:val="000000" w:themeColor="text1"/>
          <w:sz w:val="22"/>
          <w:szCs w:val="22"/>
        </w:rPr>
      </w:pPr>
      <w:r w:rsidRPr="00390009">
        <w:rPr>
          <w:rStyle w:val="code"/>
          <w:color w:val="000000" w:themeColor="text1"/>
          <w:sz w:val="22"/>
          <w:szCs w:val="22"/>
        </w:rPr>
        <w:t xml:space="preserve">        println(colAverages(a));</w:t>
      </w:r>
    </w:p>
    <w:p w14:paraId="43E4CBBB" w14:textId="77777777" w:rsidR="000E0F7E" w:rsidRPr="00390009" w:rsidRDefault="000E0F7E" w:rsidP="000E0F7E">
      <w:pPr>
        <w:autoSpaceDE w:val="0"/>
        <w:autoSpaceDN w:val="0"/>
        <w:bidi w:val="0"/>
        <w:adjustRightInd w:val="0"/>
        <w:rPr>
          <w:rStyle w:val="code"/>
          <w:color w:val="000000" w:themeColor="text1"/>
          <w:sz w:val="22"/>
          <w:szCs w:val="22"/>
        </w:rPr>
      </w:pPr>
      <w:r w:rsidRPr="00390009">
        <w:rPr>
          <w:rStyle w:val="code"/>
          <w:color w:val="000000" w:themeColor="text1"/>
          <w:sz w:val="22"/>
          <w:szCs w:val="22"/>
        </w:rPr>
        <w:t xml:space="preserve">    }</w:t>
      </w:r>
    </w:p>
    <w:p w14:paraId="3B688E37" w14:textId="77777777" w:rsidR="000E0F7E" w:rsidRPr="00C4536A" w:rsidRDefault="000E0F7E" w:rsidP="000E0F7E">
      <w:pPr>
        <w:autoSpaceDE w:val="0"/>
        <w:autoSpaceDN w:val="0"/>
        <w:bidi w:val="0"/>
        <w:adjustRightInd w:val="0"/>
        <w:rPr>
          <w:rStyle w:val="code"/>
          <w:color w:val="000000" w:themeColor="text1"/>
          <w:szCs w:val="21"/>
        </w:rPr>
      </w:pPr>
    </w:p>
    <w:p w14:paraId="3524A02F" w14:textId="77777777" w:rsidR="000E0F7E" w:rsidRPr="00390009" w:rsidRDefault="000E0F7E" w:rsidP="000E0F7E">
      <w:pPr>
        <w:autoSpaceDE w:val="0"/>
        <w:autoSpaceDN w:val="0"/>
        <w:bidi w:val="0"/>
        <w:adjustRightInd w:val="0"/>
        <w:rPr>
          <w:rStyle w:val="code"/>
          <w:rFonts w:asciiTheme="majorBidi" w:hAnsiTheme="majorBidi" w:cstheme="majorBidi"/>
          <w:color w:val="000000" w:themeColor="text1"/>
          <w:sz w:val="24"/>
        </w:rPr>
      </w:pPr>
      <w:r w:rsidRPr="00390009">
        <w:rPr>
          <w:rStyle w:val="code"/>
          <w:color w:val="000000" w:themeColor="text1"/>
          <w:sz w:val="24"/>
        </w:rPr>
        <w:t xml:space="preserve">    </w:t>
      </w:r>
      <w:r w:rsidRPr="00390009">
        <w:rPr>
          <w:rStyle w:val="code"/>
          <w:rFonts w:asciiTheme="majorBidi" w:hAnsiTheme="majorBidi" w:cstheme="majorBidi"/>
          <w:color w:val="000000" w:themeColor="text1"/>
          <w:sz w:val="24"/>
        </w:rPr>
        <w:t>/** Returns a one-dimensional array containing the averages of the columns</w:t>
      </w:r>
      <w:ins w:id="2" w:author="Schocken Shimon" w:date="2021-11-15T12:19:00Z">
        <w:r w:rsidRPr="00390009">
          <w:rPr>
            <w:rStyle w:val="code"/>
            <w:rFonts w:asciiTheme="majorBidi" w:hAnsiTheme="majorBidi" w:cstheme="majorBidi"/>
            <w:color w:val="000000" w:themeColor="text1"/>
            <w:sz w:val="24"/>
          </w:rPr>
          <w:t xml:space="preserve"> of the given </w:t>
        </w:r>
      </w:ins>
    </w:p>
    <w:p w14:paraId="5921FA7F" w14:textId="77777777" w:rsidR="000E0F7E" w:rsidRPr="00390009" w:rsidRDefault="000E0F7E" w:rsidP="000E0F7E">
      <w:pPr>
        <w:autoSpaceDE w:val="0"/>
        <w:autoSpaceDN w:val="0"/>
        <w:bidi w:val="0"/>
        <w:adjustRightInd w:val="0"/>
        <w:rPr>
          <w:rStyle w:val="code"/>
          <w:rFonts w:asciiTheme="majorBidi" w:hAnsiTheme="majorBidi" w:cstheme="majorBidi"/>
          <w:color w:val="000000" w:themeColor="text1"/>
          <w:sz w:val="24"/>
        </w:rPr>
      </w:pPr>
      <w:r w:rsidRPr="00390009">
        <w:rPr>
          <w:rStyle w:val="code"/>
          <w:rFonts w:asciiTheme="majorBidi" w:hAnsiTheme="majorBidi" w:cstheme="majorBidi"/>
          <w:color w:val="000000" w:themeColor="text1"/>
          <w:sz w:val="24"/>
        </w:rPr>
        <w:t xml:space="preserve">          *   </w:t>
      </w:r>
      <w:ins w:id="3" w:author="Schocken Shimon" w:date="2021-11-15T12:19:00Z">
        <w:r w:rsidRPr="00390009">
          <w:rPr>
            <w:rStyle w:val="code"/>
            <w:rFonts w:asciiTheme="majorBidi" w:hAnsiTheme="majorBidi" w:cstheme="majorBidi"/>
            <w:color w:val="000000" w:themeColor="text1"/>
            <w:sz w:val="24"/>
          </w:rPr>
          <w:t xml:space="preserve">table (a </w:t>
        </w:r>
      </w:ins>
      <w:del w:id="4" w:author="Schocken Shimon" w:date="2021-11-15T12:19:00Z">
        <w:r w:rsidRPr="00390009" w:rsidDel="003B2F38">
          <w:rPr>
            <w:rStyle w:val="code"/>
            <w:rFonts w:asciiTheme="majorBidi" w:hAnsiTheme="majorBidi" w:cstheme="majorBidi"/>
            <w:color w:val="000000" w:themeColor="text1"/>
            <w:sz w:val="24"/>
          </w:rPr>
          <w:delText xml:space="preserve">of the given </w:delText>
        </w:r>
      </w:del>
      <w:r w:rsidRPr="00390009">
        <w:rPr>
          <w:rStyle w:val="code"/>
          <w:rFonts w:asciiTheme="majorBidi" w:hAnsiTheme="majorBidi" w:cstheme="majorBidi"/>
          <w:color w:val="000000" w:themeColor="text1"/>
          <w:sz w:val="24"/>
        </w:rPr>
        <w:t>two-dimensional array</w:t>
      </w:r>
      <w:ins w:id="5" w:author="Schocken Shimon" w:date="2021-11-15T12:19:00Z">
        <w:r w:rsidRPr="00390009">
          <w:rPr>
            <w:rStyle w:val="code"/>
            <w:rFonts w:asciiTheme="majorBidi" w:hAnsiTheme="majorBidi" w:cstheme="majorBidi"/>
            <w:color w:val="000000" w:themeColor="text1"/>
            <w:sz w:val="24"/>
          </w:rPr>
          <w:t xml:space="preserve"> in which all rows have the same number of elements).</w:t>
        </w:r>
      </w:ins>
      <w:del w:id="6" w:author="Schocken Shimon" w:date="2021-11-15T12:19:00Z">
        <w:r w:rsidRPr="00390009" w:rsidDel="003B2F38">
          <w:rPr>
            <w:rStyle w:val="code"/>
            <w:rFonts w:asciiTheme="majorBidi" w:hAnsiTheme="majorBidi" w:cstheme="majorBidi"/>
            <w:color w:val="000000" w:themeColor="text1"/>
            <w:sz w:val="24"/>
          </w:rPr>
          <w:delText xml:space="preserve">. </w:delText>
        </w:r>
      </w:del>
      <w:ins w:id="7" w:author="Schocken Shimon" w:date="2021-11-15T12:19:00Z">
        <w:r w:rsidRPr="00390009">
          <w:rPr>
            <w:rStyle w:val="code"/>
            <w:rFonts w:asciiTheme="majorBidi" w:hAnsiTheme="majorBidi" w:cstheme="majorBidi"/>
            <w:color w:val="000000" w:themeColor="text1"/>
            <w:sz w:val="24"/>
          </w:rPr>
          <w:t xml:space="preserve"> </w:t>
        </w:r>
      </w:ins>
      <w:r w:rsidRPr="00390009">
        <w:rPr>
          <w:rStyle w:val="code"/>
          <w:rFonts w:asciiTheme="majorBidi" w:hAnsiTheme="majorBidi" w:cstheme="majorBidi"/>
          <w:color w:val="000000" w:themeColor="text1"/>
          <w:sz w:val="24"/>
        </w:rPr>
        <w:t>*/</w:t>
      </w:r>
    </w:p>
    <w:p w14:paraId="0793C8A9" w14:textId="77777777" w:rsidR="000E0F7E" w:rsidRPr="00390009" w:rsidRDefault="000E0F7E" w:rsidP="000E0F7E">
      <w:pPr>
        <w:autoSpaceDE w:val="0"/>
        <w:autoSpaceDN w:val="0"/>
        <w:bidi w:val="0"/>
        <w:adjustRightInd w:val="0"/>
        <w:rPr>
          <w:rStyle w:val="code"/>
          <w:color w:val="000000" w:themeColor="text1"/>
          <w:sz w:val="22"/>
          <w:szCs w:val="22"/>
        </w:rPr>
      </w:pPr>
      <w:r w:rsidRPr="00390009">
        <w:rPr>
          <w:rStyle w:val="code"/>
          <w:color w:val="000000" w:themeColor="text1"/>
          <w:sz w:val="22"/>
          <w:szCs w:val="22"/>
        </w:rPr>
        <w:t xml:space="preserve">    public static double[] colAverages(int[][] arr) {</w:t>
      </w:r>
    </w:p>
    <w:p w14:paraId="4B85ABCC" w14:textId="77777777" w:rsidR="000E0F7E" w:rsidRPr="007E45BE" w:rsidRDefault="000E0F7E" w:rsidP="000E0F7E">
      <w:pPr>
        <w:autoSpaceDE w:val="0"/>
        <w:autoSpaceDN w:val="0"/>
        <w:bidi w:val="0"/>
        <w:adjustRightInd w:val="0"/>
        <w:rPr>
          <w:rStyle w:val="code"/>
          <w:rFonts w:asciiTheme="majorBidi" w:hAnsiTheme="majorBidi" w:cstheme="majorBidi"/>
          <w:color w:val="000000" w:themeColor="text1"/>
          <w:sz w:val="24"/>
        </w:rPr>
      </w:pPr>
      <w:r>
        <w:rPr>
          <w:rStyle w:val="code"/>
          <w:color w:val="000000" w:themeColor="text1"/>
          <w:szCs w:val="21"/>
        </w:rPr>
        <w:t xml:space="preserve">        </w:t>
      </w:r>
      <w:r w:rsidRPr="007E45BE">
        <w:rPr>
          <w:rStyle w:val="code"/>
          <w:rFonts w:asciiTheme="majorBidi" w:hAnsiTheme="majorBidi" w:cstheme="majorBidi"/>
          <w:color w:val="000000" w:themeColor="text1"/>
          <w:sz w:val="24"/>
        </w:rPr>
        <w:t>// Question 6</w:t>
      </w:r>
    </w:p>
    <w:p w14:paraId="621C97FC" w14:textId="77777777" w:rsidR="000E0F7E" w:rsidRPr="00390009" w:rsidRDefault="000E0F7E" w:rsidP="000E0F7E">
      <w:pPr>
        <w:autoSpaceDE w:val="0"/>
        <w:autoSpaceDN w:val="0"/>
        <w:bidi w:val="0"/>
        <w:adjustRightInd w:val="0"/>
        <w:rPr>
          <w:rStyle w:val="code"/>
          <w:color w:val="000000" w:themeColor="text1"/>
          <w:sz w:val="22"/>
          <w:szCs w:val="22"/>
        </w:rPr>
      </w:pPr>
      <w:r w:rsidRPr="00390009">
        <w:rPr>
          <w:rStyle w:val="code"/>
          <w:color w:val="000000" w:themeColor="text1"/>
          <w:sz w:val="22"/>
          <w:szCs w:val="22"/>
        </w:rPr>
        <w:t xml:space="preserve">    }</w:t>
      </w:r>
    </w:p>
    <w:p w14:paraId="7DFF8771" w14:textId="77777777" w:rsidR="000E0F7E" w:rsidRPr="00C4536A" w:rsidRDefault="000E0F7E" w:rsidP="000E0F7E">
      <w:pPr>
        <w:autoSpaceDE w:val="0"/>
        <w:autoSpaceDN w:val="0"/>
        <w:bidi w:val="0"/>
        <w:adjustRightInd w:val="0"/>
        <w:rPr>
          <w:rStyle w:val="code"/>
          <w:color w:val="000000" w:themeColor="text1"/>
          <w:szCs w:val="21"/>
        </w:rPr>
      </w:pPr>
    </w:p>
    <w:p w14:paraId="4EFC05A4" w14:textId="43029E1E" w:rsidR="000E0F7E" w:rsidRPr="00390009" w:rsidRDefault="000E0F7E" w:rsidP="000E0F7E">
      <w:pPr>
        <w:autoSpaceDE w:val="0"/>
        <w:autoSpaceDN w:val="0"/>
        <w:bidi w:val="0"/>
        <w:adjustRightInd w:val="0"/>
        <w:rPr>
          <w:rStyle w:val="code"/>
          <w:rFonts w:asciiTheme="majorBidi" w:hAnsiTheme="majorBidi" w:cstheme="majorBidi"/>
          <w:color w:val="000000" w:themeColor="text1"/>
          <w:sz w:val="24"/>
        </w:rPr>
      </w:pPr>
      <w:r w:rsidRPr="00390009">
        <w:rPr>
          <w:rStyle w:val="code"/>
          <w:color w:val="000000" w:themeColor="text1"/>
          <w:sz w:val="24"/>
        </w:rPr>
        <w:t xml:space="preserve">   </w:t>
      </w:r>
      <w:r w:rsidRPr="00390009">
        <w:rPr>
          <w:rStyle w:val="code"/>
          <w:rFonts w:asciiTheme="majorBidi" w:hAnsiTheme="majorBidi" w:cstheme="majorBidi"/>
          <w:color w:val="000000" w:themeColor="text1"/>
          <w:sz w:val="24"/>
        </w:rPr>
        <w:t xml:space="preserve"> /** Prints the given one-dimensional array</w:t>
      </w:r>
      <w:r w:rsidR="00D021A7">
        <w:rPr>
          <w:rStyle w:val="code"/>
          <w:rFonts w:asciiTheme="majorBidi" w:hAnsiTheme="majorBidi" w:cstheme="majorBidi"/>
          <w:color w:val="000000" w:themeColor="text1"/>
          <w:sz w:val="24"/>
        </w:rPr>
        <w:t>, and moves the cursor to the next line.</w:t>
      </w:r>
      <w:r w:rsidRPr="00390009">
        <w:rPr>
          <w:rStyle w:val="code"/>
          <w:rFonts w:asciiTheme="majorBidi" w:hAnsiTheme="majorBidi" w:cstheme="majorBidi"/>
          <w:color w:val="000000" w:themeColor="text1"/>
          <w:sz w:val="24"/>
        </w:rPr>
        <w:t xml:space="preserve"> */ </w:t>
      </w:r>
    </w:p>
    <w:p w14:paraId="2CBC1014" w14:textId="6BEE21D7" w:rsidR="000E0F7E" w:rsidRPr="00390009" w:rsidRDefault="000E0F7E" w:rsidP="00496C7C">
      <w:pPr>
        <w:autoSpaceDE w:val="0"/>
        <w:autoSpaceDN w:val="0"/>
        <w:bidi w:val="0"/>
        <w:adjustRightInd w:val="0"/>
        <w:rPr>
          <w:rStyle w:val="code"/>
          <w:color w:val="000000" w:themeColor="text1"/>
          <w:sz w:val="22"/>
          <w:szCs w:val="22"/>
        </w:rPr>
      </w:pPr>
      <w:r w:rsidRPr="00390009">
        <w:rPr>
          <w:rStyle w:val="code"/>
          <w:color w:val="000000" w:themeColor="text1"/>
          <w:sz w:val="22"/>
          <w:szCs w:val="22"/>
        </w:rPr>
        <w:t xml:space="preserve">    public static void </w:t>
      </w:r>
      <w:proofErr w:type="spellStart"/>
      <w:r w:rsidRPr="00390009">
        <w:rPr>
          <w:rStyle w:val="code"/>
          <w:color w:val="000000" w:themeColor="text1"/>
          <w:sz w:val="22"/>
          <w:szCs w:val="22"/>
        </w:rPr>
        <w:t>println</w:t>
      </w:r>
      <w:proofErr w:type="spellEnd"/>
      <w:r w:rsidRPr="00390009">
        <w:rPr>
          <w:rStyle w:val="code"/>
          <w:color w:val="000000" w:themeColor="text1"/>
          <w:sz w:val="22"/>
          <w:szCs w:val="22"/>
        </w:rPr>
        <w:t xml:space="preserve">(double[] </w:t>
      </w:r>
      <w:proofErr w:type="spellStart"/>
      <w:r w:rsidRPr="00390009">
        <w:rPr>
          <w:rStyle w:val="code"/>
          <w:color w:val="000000" w:themeColor="text1"/>
          <w:sz w:val="22"/>
          <w:szCs w:val="22"/>
        </w:rPr>
        <w:t>arr</w:t>
      </w:r>
      <w:proofErr w:type="spellEnd"/>
      <w:r w:rsidRPr="00390009">
        <w:rPr>
          <w:rStyle w:val="code"/>
          <w:color w:val="000000" w:themeColor="text1"/>
          <w:sz w:val="22"/>
          <w:szCs w:val="22"/>
        </w:rPr>
        <w:t xml:space="preserve">) </w:t>
      </w:r>
      <w:r w:rsidR="00496C7C" w:rsidRPr="00266637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>{</w:t>
      </w:r>
      <w:r w:rsidR="00496C7C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 xml:space="preserve"> </w:t>
      </w:r>
      <w:r w:rsidR="00496C7C" w:rsidRPr="00575562">
        <w:rPr>
          <w:rFonts w:asciiTheme="majorBidi" w:hAnsiTheme="majorBidi" w:cstheme="majorBidi"/>
          <w:color w:val="000000" w:themeColor="text1"/>
          <w:sz w:val="22"/>
          <w:szCs w:val="22"/>
          <w:lang w:eastAsia="en-US"/>
        </w:rPr>
        <w:t>// Code not shown</w:t>
      </w:r>
      <w:r w:rsidR="00496C7C">
        <w:rPr>
          <w:rFonts w:ascii="Consolas" w:hAnsi="Consolas" w:cs="Consolas"/>
          <w:color w:val="000000" w:themeColor="text1"/>
          <w:sz w:val="22"/>
          <w:szCs w:val="22"/>
          <w:lang w:eastAsia="en-US"/>
        </w:rPr>
        <w:t xml:space="preserve"> </w:t>
      </w:r>
      <w:r w:rsidRPr="00390009">
        <w:rPr>
          <w:rStyle w:val="code"/>
          <w:color w:val="000000" w:themeColor="text1"/>
          <w:sz w:val="22"/>
          <w:szCs w:val="22"/>
        </w:rPr>
        <w:t>}</w:t>
      </w:r>
    </w:p>
    <w:p w14:paraId="45C18763" w14:textId="77777777" w:rsidR="000E0F7E" w:rsidRDefault="000E0F7E" w:rsidP="000E0F7E">
      <w:pPr>
        <w:widowControl w:val="0"/>
        <w:autoSpaceDE w:val="0"/>
        <w:autoSpaceDN w:val="0"/>
        <w:bidi w:val="0"/>
        <w:adjustRightInd w:val="0"/>
        <w:rPr>
          <w:sz w:val="32"/>
          <w:szCs w:val="32"/>
          <w:u w:val="single"/>
        </w:rPr>
      </w:pPr>
    </w:p>
    <w:p w14:paraId="2C73BCAE" w14:textId="77777777" w:rsidR="000E0F7E" w:rsidRDefault="000E0F7E" w:rsidP="000E0F7E">
      <w:pPr>
        <w:widowControl w:val="0"/>
        <w:autoSpaceDE w:val="0"/>
        <w:autoSpaceDN w:val="0"/>
        <w:bidi w:val="0"/>
        <w:adjustRightInd w:val="0"/>
        <w:spacing w:before="40"/>
        <w:rPr>
          <w:rStyle w:val="code"/>
          <w:rFonts w:asciiTheme="majorBidi" w:hAnsiTheme="majorBidi" w:cstheme="majorBidi"/>
          <w:b/>
          <w:bCs/>
          <w:sz w:val="24"/>
          <w:u w:val="single"/>
        </w:rPr>
      </w:pPr>
    </w:p>
    <w:p w14:paraId="6F1A1F46" w14:textId="77777777" w:rsidR="000E0F7E" w:rsidRPr="00885B51" w:rsidRDefault="000E0F7E" w:rsidP="000E0F7E">
      <w:pPr>
        <w:widowControl w:val="0"/>
        <w:autoSpaceDE w:val="0"/>
        <w:autoSpaceDN w:val="0"/>
        <w:bidi w:val="0"/>
        <w:adjustRightInd w:val="0"/>
        <w:spacing w:before="40"/>
        <w:rPr>
          <w:rStyle w:val="code"/>
          <w:rFonts w:asciiTheme="majorBidi" w:hAnsiTheme="majorBidi" w:cstheme="majorBidi"/>
          <w:sz w:val="24"/>
        </w:rPr>
      </w:pPr>
      <w:r w:rsidRPr="00885B51">
        <w:rPr>
          <w:rStyle w:val="code"/>
          <w:rFonts w:asciiTheme="majorBidi" w:hAnsiTheme="majorBidi" w:cstheme="majorBidi"/>
          <w:b/>
          <w:bCs/>
          <w:sz w:val="24"/>
          <w:u w:val="single"/>
        </w:rPr>
        <w:t>Executing the program</w:t>
      </w:r>
    </w:p>
    <w:p w14:paraId="582EA5E2" w14:textId="77777777" w:rsidR="000E0F7E" w:rsidRPr="00390009" w:rsidRDefault="000E0F7E" w:rsidP="000E0F7E">
      <w:pPr>
        <w:widowControl w:val="0"/>
        <w:autoSpaceDE w:val="0"/>
        <w:autoSpaceDN w:val="0"/>
        <w:bidi w:val="0"/>
        <w:adjustRightInd w:val="0"/>
        <w:spacing w:before="240"/>
        <w:rPr>
          <w:rStyle w:val="code"/>
          <w:sz w:val="22"/>
          <w:szCs w:val="22"/>
        </w:rPr>
      </w:pPr>
      <w:r w:rsidRPr="00390009">
        <w:rPr>
          <w:rStyle w:val="code"/>
          <w:sz w:val="22"/>
          <w:szCs w:val="22"/>
        </w:rPr>
        <w:t>% java Tables</w:t>
      </w:r>
    </w:p>
    <w:p w14:paraId="109EA6D9" w14:textId="77777777" w:rsidR="000E0F7E" w:rsidRPr="00390009" w:rsidRDefault="000E0F7E" w:rsidP="000E0F7E">
      <w:pPr>
        <w:widowControl w:val="0"/>
        <w:autoSpaceDE w:val="0"/>
        <w:autoSpaceDN w:val="0"/>
        <w:bidi w:val="0"/>
        <w:adjustRightInd w:val="0"/>
        <w:spacing w:before="12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390009">
        <w:rPr>
          <w:rFonts w:ascii="Consolas" w:hAnsi="Consolas" w:cs="Consolas"/>
          <w:color w:val="000000"/>
          <w:sz w:val="22"/>
          <w:szCs w:val="22"/>
          <w:lang w:eastAsia="en-US"/>
        </w:rPr>
        <w:t>1.0 2.0 3.0 1.0</w:t>
      </w:r>
    </w:p>
    <w:p w14:paraId="31737AD8" w14:textId="77777777" w:rsidR="000E0F7E" w:rsidRDefault="000E0F7E" w:rsidP="000E0F7E">
      <w:pPr>
        <w:widowControl w:val="0"/>
        <w:autoSpaceDE w:val="0"/>
        <w:autoSpaceDN w:val="0"/>
        <w:bidi w:val="0"/>
        <w:adjustRightInd w:val="0"/>
        <w:spacing w:before="120"/>
        <w:rPr>
          <w:rFonts w:ascii="Menlo" w:hAnsi="Menlo" w:cs="Menlo"/>
          <w:color w:val="000000"/>
          <w:sz w:val="22"/>
          <w:szCs w:val="22"/>
          <w:lang w:eastAsia="en-US"/>
        </w:rPr>
      </w:pPr>
    </w:p>
    <w:p w14:paraId="363C8A29" w14:textId="77777777" w:rsidR="000E0F7E" w:rsidRDefault="000E0F7E" w:rsidP="000E0F7E">
      <w:pPr>
        <w:bidi w:val="0"/>
        <w:rPr>
          <w:rFonts w:cs="Arial"/>
          <w:sz w:val="32"/>
          <w:szCs w:val="32"/>
          <w:u w:val="single"/>
        </w:rPr>
      </w:pPr>
      <w:r>
        <w:rPr>
          <w:rFonts w:cs="Arial"/>
          <w:sz w:val="32"/>
          <w:szCs w:val="32"/>
          <w:u w:val="single"/>
        </w:rPr>
        <w:br w:type="page"/>
      </w:r>
    </w:p>
    <w:p w14:paraId="70950257" w14:textId="77777777" w:rsidR="00562540" w:rsidRPr="003517CD" w:rsidRDefault="00562540" w:rsidP="00562540">
      <w:pPr>
        <w:bidi w:val="0"/>
        <w:rPr>
          <w:rFonts w:cs="Times New Roman"/>
          <w:sz w:val="24"/>
          <w:u w:val="single"/>
        </w:rPr>
      </w:pPr>
      <w:r>
        <w:rPr>
          <w:rFonts w:cs="Arial"/>
          <w:sz w:val="32"/>
          <w:szCs w:val="32"/>
          <w:u w:val="single"/>
        </w:rPr>
        <w:lastRenderedPageBreak/>
        <w:t>ASCII codes</w:t>
      </w:r>
    </w:p>
    <w:p w14:paraId="1F87BEDD" w14:textId="77777777" w:rsidR="00562540" w:rsidRPr="00BB1875" w:rsidRDefault="00562540" w:rsidP="00562540">
      <w:pPr>
        <w:bidi w:val="0"/>
        <w:spacing w:before="120"/>
        <w:rPr>
          <w:rFonts w:ascii="Consolas" w:hAnsi="Consolas" w:cs="Consolas"/>
          <w:sz w:val="24"/>
        </w:rPr>
      </w:pPr>
      <w:r w:rsidRPr="00BB1875">
        <w:rPr>
          <w:rFonts w:asciiTheme="majorBidi" w:hAnsiTheme="majorBidi" w:cstheme="majorBidi"/>
          <w:sz w:val="24"/>
        </w:rPr>
        <w:t xml:space="preserve">The following table </w:t>
      </w:r>
      <w:r>
        <w:rPr>
          <w:rFonts w:asciiTheme="majorBidi" w:hAnsiTheme="majorBidi" w:cstheme="majorBidi"/>
          <w:sz w:val="24"/>
        </w:rPr>
        <w:t xml:space="preserve">lists </w:t>
      </w:r>
      <w:r w:rsidRPr="00BB1875">
        <w:rPr>
          <w:rFonts w:asciiTheme="majorBidi" w:hAnsiTheme="majorBidi" w:cstheme="majorBidi"/>
          <w:sz w:val="24"/>
        </w:rPr>
        <w:t xml:space="preserve">the </w:t>
      </w:r>
      <w:r>
        <w:rPr>
          <w:rFonts w:asciiTheme="majorBidi" w:hAnsiTheme="majorBidi" w:cstheme="majorBidi"/>
          <w:sz w:val="24"/>
        </w:rPr>
        <w:t xml:space="preserve">character codes </w:t>
      </w:r>
      <w:r w:rsidRPr="00BB1875">
        <w:rPr>
          <w:rFonts w:asciiTheme="majorBidi" w:hAnsiTheme="majorBidi" w:cstheme="majorBidi"/>
          <w:sz w:val="24"/>
        </w:rPr>
        <w:t xml:space="preserve">of a subset of commonly used characters:  </w:t>
      </w:r>
    </w:p>
    <w:p w14:paraId="4AC5102C" w14:textId="77777777" w:rsidR="00562540" w:rsidRDefault="00562540" w:rsidP="00562540">
      <w:pPr>
        <w:widowControl w:val="0"/>
        <w:autoSpaceDE w:val="0"/>
        <w:autoSpaceDN w:val="0"/>
        <w:bidi w:val="0"/>
        <w:adjustRightInd w:val="0"/>
        <w:spacing w:before="120"/>
        <w:rPr>
          <w:sz w:val="32"/>
          <w:szCs w:val="32"/>
          <w:u w:val="single"/>
        </w:rPr>
      </w:pPr>
    </w:p>
    <w:p w14:paraId="76B6FFDF" w14:textId="28E076A6" w:rsidR="00562540" w:rsidRDefault="00562540" w:rsidP="00562540">
      <w:pPr>
        <w:widowControl w:val="0"/>
        <w:autoSpaceDE w:val="0"/>
        <w:autoSpaceDN w:val="0"/>
        <w:bidi w:val="0"/>
        <w:adjustRightInd w:val="0"/>
        <w:spacing w:before="120"/>
        <w:rPr>
          <w:sz w:val="32"/>
          <w:szCs w:val="32"/>
          <w:u w:val="single"/>
        </w:rPr>
      </w:pPr>
      <w:r w:rsidRPr="00E96ED0">
        <w:rPr>
          <w:rFonts w:cs="Arial"/>
          <w:noProof/>
          <w:sz w:val="32"/>
          <w:szCs w:val="32"/>
          <w:u w:val="single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6347813" wp14:editId="65EF4C7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074400" cy="5205600"/>
                <wp:effectExtent l="0" t="0" r="0" b="1905"/>
                <wp:wrapNone/>
                <wp:docPr id="1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4400" cy="5205600"/>
                          <a:chOff x="0" y="0"/>
                          <a:chExt cx="3012154" cy="5710720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better_ascii_tabl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374"/>
                          <a:stretch/>
                        </pic:blipFill>
                        <pic:spPr bwMode="auto">
                          <a:xfrm>
                            <a:off x="0" y="61361"/>
                            <a:ext cx="3012154" cy="5588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4="http://schemas.microsoft.com/office/drawing/2010/main" xmlns:lc="http://schemas.openxmlformats.org/drawingml/2006/lockedCanvas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" name="Rectangle 7"/>
                        <wps:cNvSpPr/>
                        <wps:spPr bwMode="auto">
                          <a:xfrm>
                            <a:off x="773948" y="1"/>
                            <a:ext cx="415202" cy="571071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" name="Rectangle 8"/>
                        <wps:cNvSpPr/>
                        <wps:spPr bwMode="auto">
                          <a:xfrm>
                            <a:off x="1816983" y="0"/>
                            <a:ext cx="415202" cy="571071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BBF5C9" id="Group 3" o:spid="_x0000_s1026" style="position:absolute;margin-left:0;margin-top:-.05pt;width:242.1pt;height:409.9pt;z-index:251659264;mso-width-relative:margin;mso-height-relative:margin" coordsize="30121,57107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wPQnVAwAAhAsAAA4AAABkcnMvZTJvRG9jLnhtbOxW227cNhB9L9B/&#13;&#10;IPQea7X3FbwOCjsxAripUafIY0BRlESEIlmSe+vX95CSdjfrAHVdoE958JrX4cyZc2Z0/XbfSrLl&#13;&#10;1gmt1kl2NUoIV0yXQtXr5I9P798sE+I8VSWVWvF1cuAueXvz80/XO5PzsW60LLklMKJcvjPrpPHe&#13;&#10;5GnqWMNb6q604QqblbYt9ZjaOi0t3cF6K9PxaDRPd9qWxmrGncPqXbeZ3ET7VcWZ/62qHPdErhP4&#13;&#10;5uOvjb9F+E1vrmleW2oawXo36Cu8aKlQePRo6o56SjZWPDPVCma105W/YrpNdVUJxmMMiCYbXURz&#13;&#10;b/XGxFjqfFebI0yA9gKnV5tlH7ePlogSuUuIoi1SFF8lkwDNztQ5Ttxb82Qebb9Qd7MQ7b6ybfiP&#13;&#10;OMg+gno4gsr3njAsTkaL6XQE7Bn2ZuPRbI5JhJ01yM2ze6x5d7yZjbPZtL+5yEaLcbyZDg+nwb+j&#13;&#10;O0awHH89Shg9Q+mf2YRbfmN50htpX2SjpfbrxrxBQg31ohBS+EMkJ1IXnFLbR8EebTc5AT4fAMdu&#13;&#10;eJRgoeSOgZ0F957bL9QxIb54WkgeEAu2wvXOGA3BPmj21RGlbxuqav6LMyB8l8phyVq9azgtXViG&#13;&#10;kfRbK3H6jYOFFOa9kJJY7T8L3zw11IAVWaR32OyxgZsXJPwOvB3B7zTbtFz5TrGWS8CklWuEcQmx&#13;&#10;OW8LDgLaD2X0kObOst8RSNDsbDxZTDu6OG+5Z80Qw+Bnh4sDP0mx+1WX8JVuvI7ufpef82wy7x86&#13;&#10;cfScabPlctRx9Mg0gG2dv+e6JWEAZ+FffIJuH5wPPp2OBEUoHTAcfA3e9dAD/qArVDs3IInZMyz/&#13;&#10;laBjiuBNMHvi12LgV8AS9JCcLAKS/amjol3+IvAWi8lqimoOFV+gN80g6/GZTLNVZNog0xMyLwTP&#13;&#10;aSnKgF9AMrYCfist2VIQoqg7GmPj/JRUZLdOVrPxDH5QNJIKJMOwNWCWU3VCqKzRoZi3MW3H/HTO&#13;&#10;3VHXdPaj1Y5wqL6qBGA0DwJ6p0riD0EKCp0sCc+1vEyI5DAbRvGkp0K+5CToIlUwzWOT6jkUUtNx&#13;&#10;JYwKXR7AanRXEK7R9i88ik6FeP7c0FCk5AcF5qwy1Fe0tjiZzkKRJPZ8pzjfUZv2VgNHlHvrZRzi&#13;&#10;PFUMD6wTQNYNbz1moWjHovagngxKYVcDggA+7T9Ta/p0esjoox5ISPMLSXRnQf9TTP0EEviftADe&#13;&#10;ds3tpIXlf9BCtszmq+UkiqFvZkMp+SGGH2J4vRjiFw0+9WI/6T9Lw7fk+TyK5/TxfPM3AAAA//8D&#13;&#10;AFBLAwQKAAAAAAAAACEAUl5WgwJUCAACVAgAFQAAAGRycy9tZWRpYS9pbWFnZTEuanBlZ//Y/+AA&#13;&#10;EEpGSUYAAQIBASwBLAAA/+EumEV4aWYAAE1NACoAAAAIAAgBEgADAAAAAQABAAABGgAFAAAAAQAA&#13;&#10;AG4BGwAFAAAAAQAAAHYBKAADAAAAAQACAAABMQACAAAAHgAAAH4BMgACAAAAFAAAAJwBOwACAAAA&#13;&#10;BDotKQCHaQAEAAAAAQAAALAAAADcAC3GwAAAJxAALcbAAAAnEEFkb2JlIFBob3Rvc2hvcCBDUzQg&#13;&#10;TWFjaW50b3NoADIwMTE6MDc6MjIgMjM6MzQ6NTMAAAOgAQADAAAAAQABAACgAgAEAAAAAQAACCag&#13;&#10;AwAEAAAAAQAABzMAAAAAAAAABgEDAAMAAAABAAYAAAEaAAUAAAABAAABKgEbAAUAAAABAAABMgEo&#13;&#10;AAMAAAABAAIAAAIBAAQAAAABAAABOgICAAQAAAABAAAtVgAAAAAAAABIAAAAAQAAAEgAAAAB/9j/&#13;&#10;4AAQSkZJRgABAgAASABIAAD/7QAMQWRvYmVfQ00AAf/uAA5BZG9iZQBkgAAAAAH/2wCEAAwICAgJ&#13;&#10;CAwJCQwRCwoLERUPDAwPFRgTExUTExgRDAwMDAwMEQwMDAwMDAwMDAwMDAwMDAwMDAwMDAwMDAwM&#13;&#10;DAwBDQsLDQ4NEA4OEBQODg4UFA4ODg4UEQwMDAwMEREMDAwMDAwRDAwMDAwMDAwMDAwMDAwMDAwM&#13;&#10;DAwMDAwMDAwMDP/AABEIAI0AoAMBIgACEQEDEQH/3QAEAAr/xAE/AAABBQEBAQEBAQAAAAAAAAAD&#13;&#10;AAECBAUGBwgJCgsBAAEFAQEBAQEBAAAAAAAAAAEAAgMEBQYHCAkKCxAAAQQBAwIEAgUHBggFAwwz&#13;&#10;AQACEQMEIRIxBUFRYRMicYEyBhSRobFCIyQVUsFiMzRygtFDByWSU/Dh8WNzNRaisoMmRJNUZEXC&#13;&#10;o3Q2F9JV4mXys4TD03Xj80YnlKSFtJXE1OT0pbXF1eX1VmZ2hpamtsbW5vY3R1dnd4eXp7fH1+f3&#13;&#10;EQACAgECBAQDBAUGBwcGBTUBAAIRAyExEgRBUWFxIhMFMoGRFKGxQiPBUtHwMyRi4XKCkkNTFWNz&#13;&#10;NPElBhaisoMHJjXC0kSTVKMXZEVVNnRl4vKzhMPTdePzRpSkhbSVxNTk9KW1xdXl9VZmdoaWprbG&#13;&#10;1ub2JzdHV2d3h5ent8f/2gAMAwEAAhEDEQA/AOlHW82iyy77SHM3vtNDsjcA0Ott9P3dK9VlDmVu&#13;&#10;qr/TfQq/wf6ZW80/WHGL8y17aKH2Vg0syd7Q57qqGNb6vTH3Ma9/+jfX/Ofzfqfzru6lcK5/bNLg&#13;&#10;1troFPv0be4Pta3e5tbNjX1foq/V9H/DeotjPdbTjmxt3ow+v3kF+hsY1zNgDv51v6L+Rv8AUSU4&#13;&#10;L8vq7Mq1gvZTb6gFjPtLnMBLvUawHI6Y9jGbbPR/Ren+h9L/AA36RWW9e6jQzHqfTivdaxpre7Jt&#13;&#10;JeCRU11j29N9Kux9n092xWupZN1N72tzm4zRWDtNZs2aWv8AWc/b9HbU76f+j/7cjmZL6czGY7qQ&#13;&#10;xnPrB9F1W5th3sBse8j9E1383s3VpoJJI7fy7s2THGMISAI4u5Pb/Z4/+nNbD6t1rNY5+PhYjmsL&#13;&#10;QZzH/nsryGfRwX/4K+tWPtH1j/7gYf8A7GWf/I9VemZrr3M/yuzMHoF5c2oV1mG4zvtLXif5v1fU&#13;&#10;tq9b/tUz6HpqOPlOswLrm9X9Rwuoacv0YraXDHDaG1fQey/1f09m/wDRfaP8D6P6JzC3PtH1j/7g&#13;&#10;Yf8A7GWf/I9L7R9Y/wDuBh/+xln/AMj1n4OVk5d9VdHXassloeGMoDd4Day9z312fn+q21jGen/O&#13;&#10;fyFp4eN1Sp9oy8oZLCGeiQwVuEbvV9T0/b7v0aSkf2j6x/8AcDD/APYyz/5Hrnasrq1Ntk3jDdkZ&#13;&#10;GSG1NyQa5+0W4rdnr9Lv2WfabvZ7v8H+m/RrsPTt/e/ErAxMiylxrbm14vqZWV+htbO8nNfUNlkt&#13;&#10;2227vs1Nf+k/wVySmNvUusdRwn5GM2vGrxJe+6rJdv8A5r1foX9Odj2for2WfpP0W/8A63ehuy+r&#13;&#10;Px67HXNDfUextwyiCXj9IZbV0z0ttbKX+19f+Et9Sn1v5nSxMi63puTYcwXvqYP04rczaTj027jT&#13;&#10;s925z/tWzY/+e9H8xWMB5ysewnJrzGGx7NzQNsD2mpw+i73bv/PX5iR8Exq/UCR4aFwcrqXVG9Oz&#13;&#10;mOfj5nqU3Mh2S4bSGXWFtYq6ZSzft/ff/gq09PU+pYl/pPyG2OqsDHY9uSTudJqLfUHSvW9L1cmr&#13;&#10;/Df4Gr/B7/U2Oriw9D6iXOLox8kSQW6Btm0Q4e7b+/8A4T6arfbbW5Lq/wBrUtb9oawY7qx6o/SV&#13;&#10;M+ysduG5vudj+v6Vn6Szf6iAvqmfDdRBH948X/cwaOf1Dqwqr6o65mFjZdQNba8kvaWtquy9+y3p&#13;&#10;lux/oNe/9H73+n6f6T9H6dnJb9YGTlFzaRaWVtNeWbGzZ6WPXtqs6bZV/OfpN7a/p22/4JHzc2yr&#13;&#10;pWJe7qTMY3Vlzsl1f85+r23b2Vvb+g2uZ9r/AJv/AAXoen+Yr2ZZZVjNt+0Mpl9Y9UguYdzmjbtn&#13;&#10;2tv/AJvdv/Rb0joCqA4pRHcgfy+b/ovMZuR1bG6vaMi8Ylv2Wp3rMydC3fnum7f0y2r9Hv8AYz7P&#13;&#10;/o/+t6GPndZ6hTZi43pOsqcLHZIynNeJst2VwOmtq9novp2Pr+gz9Yrt/TVqWbkPxvrBfGbXhF2H&#13;&#10;RLrm7mODX9QMveSz020/169+9Xul323usac1uWWtDgWMNcTbk17v3XfzXo/18Z7/APCorXMxczrN&#13;&#10;zr+mNey/KbPqPsyXVvaKiyuz0/R6ZQ1zbHO9z6v3/wCcps9OxWqaPrNVaHQ2ythkU25ctP8AOGPV&#13;&#10;b0313N/St+k//tPX/LR8LLbb1G/FHUPXtY60/Zdmw1tDqWgOfsa53o7vp/4b7T/hPT9RW6nWvyci&#13;&#10;v1mPFWwCoSHslu53qOn9J6n+D9qSQLBP7ov8eF//0OuusyDQ/fl9N2ObaQ8gakNyPdbuY9npUu2v&#13;&#10;+h9D1vp/4TZ6iLfsxh9dZ9SrY68jZu9Svb9IP97ne2n8/wBX0/fW/wDSLItqyjS4jF6VDxa0PdtL&#13;&#10;bNrb99e32exn0Lv0lnssyFr9Rba7GLdlVk2VQzIg1n9LX4/4T/uO7/T+l+if/NpKa3UHXNyLYvxa&#13;&#10;2tY1wbcAXDS8brf+C3lmz/r6HmZF7Myltebi0NNDSKrwCHHe3ZY1/s9jv5upnqInUPtLch721Yr2&#13;&#10;7WgG7b6jtLdzNXNb/wAS13s/nveoZ32z7TXYRgEegC9uSfcDvb6hY8Dd9n92xv8AwqbHcs+Wvbx7&#13;&#10;bf1eyP7TkNowHDqGM31W1b3hg9S4vspY52O3b9C9n6H+Y/8ASlM8jIy68i1lWfg00tsDTVa0b2wM&#13;&#10;Qem6LGN3s9X2/wDhrEQ6HZ1lVDnU9PY5jRsDSHbADj3H02D/AEdfqvZ6eR6f9Ff/AFLNRxL6an5r&#13;&#10;cU5V7GuuaPTcC6KrdrHP3OtbX+r+/wD4mz/RpzAyxeoYproqszca3Lc1o/RPZ73QPfVW2X+9r2u/&#13;&#10;64it6lhOaXNzKXMbBc4WNLQDq3c4e1u5O3DxLB6jKKXh8O3hlZBjh26E/wCzsaI+y1R4emz4fupK&#13;&#10;SU2jIqF2Pa26p07bK3BzTB2na5vt+ksPGN5Jrrsxg12TlzVkaudOa5rnU6O/N/R1f92P8Fct5lb6&#13;&#10;mbKmBjRJDWhoGp3HQLCxmXPJ2UYuQwZOW5zb4FgDc1zn2U7mu9lTPez/ALs+n+kqSU2cL1HdLy/0&#13;&#10;uNbLBrUGisE41O712+l+c79N7qLP1ayr/i1b6a6+yhz3XVXk2v8A0uPAaQHbYP8Awlf829VcT1m9&#13;&#10;My3OZiNGyR6IaKiBj1bftPvLNrY9P+c/oXo/zat9Oa5tL/TFAmx5cMYNDN352/X+e/fSU1epOyH9&#13;&#10;C6m6y1lsU5QHp8NDW2MZU796yvb+l/4RBc/JN9jftGAazeGODx+lAL6f1cu1Y61zPb7m2frHpo/U&#13;&#10;m3M6F1MPbW0GnLP6KIILbS17/wDhv9N/wqC6rIN9ljcXp7g28N9d0eoCX0nbY2P6X/hf52r9P6KA&#13;&#10;2XTriNd2eRZZX0vCc7KxK2+kTZc7b6TgMa5zrMOWur2N/nv5v+h+qruUXtx2E2Vtburl9kbTq36E&#13;&#10;7mte7/B/62Kjmss/ZOGz0cAgMjZeG/Z2EY9u37I3/Rtf7f8Awj6yu5frDFZ7aTDqpFken9Ju/wBP&#13;&#10;dt93/cdI7FOP54+YcvON46/e2uzGY44dEsy9Wu9/UNu3+p/hdv8AIVvpllm/ItsvxngMa5xx4EAW&#13;&#10;ZX6Wz2td6bmN2M/nP0lOQqmcy9/X72V042S52HQDTlabvf1Da2o7X/8AX/Y/2KzhsuZXmOdThVk1&#13;&#10;TNIbDvdlH9Z/eo/P93+Fsy/+MRWM8Ky9/UbW/asa5g9UsqqAFrQX1OZvf+dt3P8AV/60rlXqfab2&#13;&#10;7qy4bDtZ/OAEf4f+tH6L+QqXTvUGU4elh1u2vj7Pt9QAGn2O/wDRv/WVcp9T7Xkwytrv0fvYQbHD&#13;&#10;b/2obA27fo1fyED0XR2n/d/7uL//0euf06yytzbOkYrQ9tjXvc9pa6G5Bqr272/Rdt/O9nqep+i9&#13;&#10;L9Fs9QqfkYxrNTLv0lTmss0bLbK3tfMt/m9vqMWJf06t9NjD0F7y9jw6s5BDHe2/bWxwc7Y636D3&#13;&#10;+nX/AD1f+jWz1Ws34hqdi/bB6lLvQ3GuS22uwWep/wB13N9f/hPSSU1smjItzLH2YDLa3A1G0uG9&#13;&#10;9J2NdW5jns9nvu/RO9iHkVZt2ZivPT8W57am+obngXVnfstNBAu9SltZf+j9nrfn3I/U6323B5wD&#13;&#10;lmls1PbYWGSfU2Fvt/w2Pj/v/TQOqYbsvKqvs6QMz9EGut9YVvYd7bfQ2bvf7m+pvTYjU/y/7lny&#13;&#10;yvHj2273w/8AjuT/ANJ40mF0vFe0PyOnYtb6nV+ltYwwWMqPZz9r6MlttdX+jYxiK/ofSntc12DS&#13;&#10;d0B5DACYDWje5vud7WNb/UWbb0thcwt6LJEEluQ1se3EOz3u9+59fpPf+j/oX+jtRcLCdh31WUdF&#13;&#10;9B9Y2i1tzbNrXfZw9u172Odub6/9T7N/3YTmB2KKhj1Npx6m00sEMrraGtaP5LG+1qJut8PwVLKz&#13;&#10;urVWObj9OOSwOhtgtYwFsVO3bbdrmu3vvr2f8Bv/AMMrpfZOgn5FJS267w/BYGPQ+0lwwq8sMyso&#13;&#10;h7nhj2Fua6zfXuLd3of0hv8Awv8AhaV0HqWfu/gVz2PQ21292C/KLMrK2312FhrIzXWNa5rXs3tY&#13;&#10;79Zd/wBtfpElN3BxrKumZDG4tVLrmBxppOjnnHpYfUeLfp72+jv9b+br9X1P8IrHS6rqKLGfZqsW&#13;&#10;brHBlJ3NIJ/nHf8ACO/O/wBa1TxcXb0nPp/ZRqF7DuxPVJORONTXs9ZxZ9nf7fsP9en11ewKxRU9&#13;&#10;tWOaA617nNJc4uJP87ucf8I1JSDqtXo9D6kxjAxrqMmxwaIEvbbY539Zzne9VXYdj8p9juk49hNw&#13;&#10;jJc9s7DZS51j6/per/2o9P8AR/6P/jLHUtzeg9Sb6bmA05Zh0mZFrt4/kWO9zFWsw2PyXvd0ix5d&#13;&#10;cHeu2+GOHqVO+0ur37t3+G9JlVn836aQ2XS+Y2b13bGTRYOj49H2Wl4rp2nGLoYNtFn6Omxz2fn/&#13;&#10;AKJr9/8AN/pf+FV3KbcaWtroFux9ZbUYAG1zXbhq1v6KFSsxj+x8TG/Z/sqpDfsgsdNI+z2V+izI&#13;&#10;q3Psezd9k9Rn+k9ZW8lnq4tdb8be0OqIpBI2kPZ7tzP+4/8AOfy/TQOxVj+ePmP5fND/AKbk59D7&#13;&#10;+vZA+xszgMOgOrscGGC/qG1rC7/S7ff/AMWrOFi2U1ZjvsVOO+2shzKnTvLX5W1tr930NrmbX/ov&#13;&#10;56yv/Aqr1GhuR16/1MJ+btw6BFdnpOZL+oD2++v+ejb9P2KzgY3ptzSOmOxvUpDSDaXm3a7L/V26&#13;&#10;n0dm/wBRj2/mZn/BemitSdOx76spzzh1442vbvY7c7mja1wD3/T9/q+3/A1K5UbRk5EU7Adh9aZ9&#13;&#10;Q7Y+h+Z6W3aqPTccVZrrW9Odin03AXOtc/cC6o7XVzt3P/f/AOCt/wCu3qgW5OQ9tJY6zYX2akPh&#13;&#10;saNn2+n9BA9F0dp/3f8Auo/1v+/f/9Lp8min7M9p6d1Nwa2z9Gx7tA4X7m4x/Ntun9L/ADX/AB1n&#13;&#10;+F1+qMZc+gW0XXgAfzciP02G79J6bHe72+t9Jn8xd/xlOZbbiiqC/qrthJcziNbT7nO2Ns9X9z1f&#13;&#10;3PU9NanVLat1Jecge2Q2iJMXYh2v3+/1fo/R9/o/a/8ACbElMuot9S6omiy4CJ9MgN9tlTgLJG76&#13;&#10;ba3/APF+oq3V8Wq7NqvswMjKLWBnrY1xrLRvn031tto9Rv8AhFZ6jdULqjZ9pkQAMdxDT+kqkvAL&#13;&#10;N/0P0n7mN6qB1X0XZjXvbmtd6bWC3EL9oDrIjbV/n5D3/wA3V6X76aNz9GWd+3j/AMJF9NmPW7Ay&#13;&#10;x6DRWw73Odt34eR6llziXWWb2/pN9nrb8e/f9N6P0sjFxH2UYWTXufTuoue+ywNc2itzh6rrGt+y&#13;&#10;tc/1Ksd9n8wqzX44q9Oyvqb2WWVWkPL3vDmfZtrW+mX+nT+m35Hv/wABlf8ACJdM+zta3Prd1O8V&#13;&#10;FlddeS4v3+q2qlttbH+2ytu71Lbt/wDprE5idPB6jflNebcO3D27douiXBzdx+gXe6t3sf8A9X+5&#13;&#10;a9Z3gqLOuMe1jvseW31C0Na6ktPu9OC/c79F/O/4b0/5m5WsfNF9LbhW+oPn2WjY8QS33sP0fopK&#13;&#10;Z+s7wXO0hpfuNGS9wycpouxiQGznOd6dwb9Kvd+lyP8ASY/+ByF0fr+X4rnaLamO/SPy65ysoB2O&#13;&#10;Jq1zXe28bbPpf4Z2302Yn84kpNhVsb0jqFX2TMra5ha6h7iLLP1etsYDm+k6v2BuN/gf1mv/AEi0&#13;&#10;Om/oqrWtreybrHE26F247/Ub7KvZ7tv83+Z/hP51UsO2k9Gza2fbtrGODnO1yY9Frv1N1e/1Ltv8&#13;&#10;1s/wyvdNub6NhabnTdZP2gjd9L/B7fb6H+h/c/m/ZZ+jSUg6o4DoXUmtqdUDTlEh5kkltrnWN9z/&#13;&#10;AGWu99apXVsN1/6pnkvu37qnn0nHfT+sNbP+Z+js/Q/+B3urXF3Q+ogkuP2fJEuaWHRlmga5rdzG&#13;&#10;/RZZ/hP5xUciyj1bw63qbHG2XNq+hO+r9JVZs2tx2/R91n8x6iQTK+I33/l8ybIrFnQsWv7Jkva2&#13;&#10;nSgvLcmsHHur2PtYH2faGtd6G/d6nq/6RaGW7dita6uyxu+qWN+nG5hmzT6Nf0r1UyzVd0nHaBlN&#13;&#10;a6s7DS4MvbNF3vfu+i9rfo/8P6P+DVrMyAzGYXC4Q+v+ZANkyD72gbNn+mQOxXY74413DkdSDX9f&#13;&#10;uc6nJtLcOiHYZIsZ7+oNluwj32/4P6H+ERsCtjR1ANxcyrdTBbeSWvG7Jd6WNuD/ANM1znb/AGf4&#13;&#10;en+f/RoXUra2devfY7Krb9jo9+GC6If1DW1oa/f/AMB+j/fR+n3U+nnMac10VlznZH0gCb/ZjPP5&#13;&#10;7f5f+fYisZ9LpFeW69uNfUS17S+57ocZodPouDW77P8ASf8ABW/yFfqsP2rId6b2n9G3cfoOABdu&#13;&#10;r/le/ZYs/pj6v2g6xhznzW/XJI9A+6r3NH+mdu/Rf8H660KchpysgD1Jbs3BwivVv+Aft9//AAqB&#13;&#10;6ea6O0/7v/dxf//T6jIz6TjuDeq5o0fAZVNjSfWE6AOsdZ/g691mz0/5uj/BbHVshtdlO7JtxjHF&#13;&#10;QDpi/DDtzSfoe/0rfZ/MX3/pK1R+3l9Nob1pp0cQ8Ue9nsynlz2z/wAD6tXs/wC0lnp/zi0OpXOr&#13;&#10;fUK8o4piXN9I2F4F2K13839H22fZ/wD0L9X/AASSldQvAyKWfaLKHFp9lYBDv0lNe5zn/uuf/rXv&#13;&#10;reDqd9beo4++/LpJaCG0CadLGt33j/oP/wCBU87JczJsqZnfZj6RPpejv2Q183yPpbPp/ufvoPVM&#13;&#10;1mPm0B3UnYZcxg9IU+oLJfEt+m31Ltvps9iaDqWbJEjHj8idiN/8CH/TyMum3MsyiG5OU8vqMG2P&#13;&#10;Td+iwT6tf02Msr379mz+duy/Yn6O9tjhezNyskVsDTXe0NaRayq5jtGV+o5m3+c3W/4WpCZ1bGFG&#13;&#10;2/qoe+y7HNVnolh2/qp9FzKzu/XPU3brf+5X+gqTV9QqxMwV5nVvV9Meg+g0kD1NtLd3qD1Pex7f&#13;&#10;V+k/+kW+p+Z6TmF2/WHgl6w8FzzOoP8ASE9cL3vaza44rGwS2h7n7XhjfoXeo+t/816/8haXTXZL&#13;&#10;LcinNy/td1fp7mCtrBWXNL/Y5sOsa/8Al/uJKb/rDwXO0ZLKXw7LtxScnL9rWh1b5zXNiyfoOs/m&#13;&#10;PU/wVX6T18ZdF6lf7v4Bc/i5PpWBjc5uIXZeT+gfXuFu7OdX/OS3ZZd/RKv+M9RJSXCyqz0bPt+2&#13;&#10;ZL62sc45L2/pKgMepznYrf0vren/AD/+E/WX7Fo9OtIps3W2ZH6ayH2hoMbt2xmz2uqZu21qnj5O&#13;&#10;3pGZe7qXqbKi4ZzqgBSBRXd6pqP85sa/7Xt/4T01b6ZkNsquLsn7YW32N3+n6eyHf0fa76fo7v5z&#13;&#10;/CJKRdWyBZ0PqUaxRktDoj6LLBp/V+huWffn47Lchp6nk07biHUisENIfU39HZs3egyfS/nK/wCp&#13;&#10;/pLvUng9B6nNnrfocoB20N2w21vpf9ajZuQHZx+1PpZ1YMd62wY/oS5h3MZ6U/nUN3fZ/W+h69tX&#13;&#10;6f8AwNqGy6YqRHj/AC/dZZ1wb0LHL8jKrPo/0isH15+z2u9W2rd/Oe319nv/AEyvZl7RiVk3WVDd&#13;&#10;X+laPeZLTtc0j/Cfn/8ApRUs3JDOl4Lv2mcc2N/pfo7jfGPdcXen/gvaz7b/ANZ9JX8u1teO0uvN&#13;&#10;B3M3XhjXF2oc9u33t/TNH0v8GgdinH88fMfy+Wf/AEHH6lkMp+sFz3ZVmFOHR+kraHjR/UPda0te&#13;&#10;39H/AIP2WI3T8pljOoOGZkXtZVBNjdgqg5M+kZb+n2/T/wCLo/m0HqWT6HXchzc5vTScKiH2Vixp&#13;&#10;2v6h7rNW7W0Tv+n71fpyAftrvtj3htZLWurg0Q/Jb6nDXW+6r0//AEF/4RFYxwMhjs0EZb7/ANE4&#13;&#10;io/ROtM2/Tf7/e3/ALeV2rIacnIaLXPLdm6ogAVy3Ta+Pf6n0lVw8nfltDsv1wa3kVCstBING6ze&#13;&#10;47f0fqt2fyMr89Wab92VksdY17WFm2poE1gt3fpD/wAI5A9PNdEaT8I/93H+r/3j/9TsLcu44lpG&#13;&#10;dhvLW2RZ6erfZku33M2Wt2t2Ntr/AEbPVpoyP5/+cWh1a51bqnVZFWLETZazdzdiMdt9jvpse6n+&#13;&#10;cZ77q7P8H+jo2MeMW2xw6TLm2bLXaVl23Jb+l9n82yx9bbP+CfmK/wBTDjfQaTih0EEZQ9xmzG0p&#13;&#10;0/1v+y/8ZUlMM20jKsY26psV7m0lk2Ahtn6Q/o7f0Td3v9n/AG1/2phnZt1OVQKc7Ex63VtLmZLf&#13;&#10;pAu91lW11Pu2/wA1+l/61/hayZxH2iwg4cCon9P9OQyzb60/4D6f/WvUUM4Wvy6BjN6e9wYxxGTP&#13;&#10;qgB/85RA91bf8D9D9Kmx3LNlrgx7bdKR/bsvcxwz+ngOcyXOBh4d9m9UUfpGfzjn2eh+lv8Ap0/T&#13;&#10;/wAHPIzcmvKe1mdgVMFgArtBFgB9P9G/9M39L/r/AMUL0rwayKell7jUXkk/RH2Vs1xXu/R/zeLu&#13;&#10;/wC6f8z/ADaLfTk2ZL300dOsp9QfpLJL9fTEvc1jv09n0f8AtpOYUbc7LLWAZ2DZuFZIrB3ODm0O&#13;&#10;Fgj1fZfvss/mvZj20/pP8OtGm2c7Krse0tYKjXUB7mhwd73exv8AOva/8+3+b/62s9mPk2tAbR02&#13;&#10;1rSBbsB+ltxy/wDMsa31Nln/AFj7KtGljhl5NljKRVZs9J7A71XbWw/7SSPdtd/M/wDBpKT7qf3f&#13;&#10;wWBi3OrcWMyMerdlZc05DZL92a5n6J/+lsb+goZ/p/8AA5C3/wBB/rKwcNhe/aG4jwMrKc5uR/Ow&#13;&#10;M129+Po72sb9D/u16aSmxiZDv2TmWHKqL66w5uQxkNZ+rUvba9npN/8ADH83Z+if6X/Bq7gF/ov+&#13;&#10;0WMuPq2Brq2bGgB30Nv8l3/ndv8AOqliuA6TmOL8AQw7X0wccAY9WuZ9Bm3du/8AQH0FdwAwV2B/&#13;&#10;ogi6z24/0W+76NkNZ+n/ANL7P/JpKanUXtPQuqAua5wqyx7RG2G2Qx3tZ7tiA7Kt+0urGbikDIhl&#13;&#10;LmfpRqxgodo/83dX6uz+ken+m/7Tqx1Hb+wepk+lJqy9ppnbEWj3/wDD/wDcj/hkF4eL3Pd+zfS9&#13;&#10;Yt3P0s0LLPRt3D+kbGes/wD4Sv8Am/8AC0gbLp/NLzZZN729KwHMyqWvsZrY5ktu/VrrP1dorfs+&#13;&#10;j9o/mP5mv0/S/wAGruW6s4lZFlTQX0n1LGhzHe9jm7W/vWf4H/Rv/SKlmlw6ThkHpzXhnv8AX/ov&#13;&#10;9Ht/oZj+a3f/AAv9ZX8sVjHaJprcH1z6wJrEObu2fzfva3+YSOxTj+ePmHI6he6rr2Q6vIoxicOg&#13;&#10;j7U2a3EP6h7n+5mxlX5/vq/4xXMe8u+2/rDLNlXt/Rw5kPy2Ta30m7mV+n6H+E/o1vs/SqpnML+v&#13;&#10;5DK24jy7CoAZmzDjv6hpVo7/ANCP+DVykhzs6bMOxvpwHM+kDuyfbnR7fRbWWf8AXPtiKxfCtJzN&#13;&#10;rrKHN9JznVsYQ8mag2wWba/0P857Nv8Aov0lit1OqOTeSanEbG7WD9IGgFzfX/tPf6X8hVMNobm+&#13;&#10;5uG2v0nQKP53dNQfwxv6D6DXf9Y/sXKmsF9znNr2uLdjmA7yA3i/+q7+b/4NA9F0dpeX/dRf/9Xr&#13;&#10;7MaxmPc8dOwg5zX+71Q2uyG5TNlmrdjavU9H/C/0m7+irQ6oxpyKNlVNhDSJtcGkA3YmjP0tXt9v&#13;&#10;qe1j/wBJTR/xdtE4D66bvT6LNu122v7QNlhLMpja92/9270f0jP+1f8AwX6PQ6nR6l9JbiHNaGua&#13;&#10;8i0V7Q63F3NjexrvY19/0foY3ob/ANN6dqUi6lQyzIe77NjXHY0B1zoc4xadjv3We1jP+vWqHUcU&#13;&#10;X5mOHdOxs1zaxDrXDexwe2dm5tjvs7Jc57tn6T+bReoYrLbrXfYPthe1rC71QzcNtzfHa3a630/+&#13;&#10;uer/AINCzcGuy6p/7MOVsqrYHNuDS337vTEvrb+rfzu/+cs/wabHcs+U3jx67DuD+j/tJ/8AQggw&#13;&#10;+n2Viv0elYrGENJLby50tdQRa+/buvb+gY/3f4Sj/CKVfT7249mMeh4rca4sdbS21oa7YK2s3s9H&#13;&#10;Z+i9Nv8Ar/OyqxSRjVu6O6pmM1jGONzXBjG2479nsfutbXs+0s3b/wCj/wCks9JWW/VboAaxoxQW&#13;&#10;1xsl9h+j6ew62e7b6FPu/wCCTmBHXXkYuIy3CwKGW5DAbw20bA9vp1UH1v0fr/od35v+Drq9iu4r&#13;&#10;8lxeM2htDRtFTw+S8nR26sbvR9+3Y31rkIdA6Q1/qioh4AG/1bJ0FdY93qfu49P/AG2k3oXRW49u&#13;&#10;M2lopyNnrM3u93pndVLt+72JKbg+zuaHBwLToHAyDJ28/wBZYGPQbTIxKcprMrKcXWODLGFmaX+r&#13;&#10;VP8A3H/pDP8Aux/hsdaNv1f6JcXm6kWGxpa8useZB7a2LOxsb1XeocH7W1mXkzcLAx1ZGa6xvs3M&#13;&#10;3+j/AEr/AMCYkps4bXjpOaHUY1VhZDK6n7q3AY9QZ67t7PT/ANHs9X2Uf4b/AAyu9OrayqwPqqoP&#13;&#10;qvhtLtzSAdjXOdp+k2s2PZ/gtnpKri49v7KyqbOntpca/TrxTbuFwGPVVtdaN72e5v2T9/8AReqr&#13;&#10;PTaWsoeHY5w91tjhUbA+QXaXbmuf/PN972fmWf8Abj0pq9QDf2D1QuYxjzVl/wA27cD7bdr3H/SO&#13;&#10;r/nEGzHd9pfa3CxHfpoF5s2ud7q7Wst/ct9v2pzvf+kq/o3+GVjqTY6F1Mvr9F3o5RDdwduG2zbd&#13;&#10;p/pW+/b+YgOwYy33N6TvebvUbkeuBu99b/W27vZY5zfW2bdmzf8A8VcBsF0/mPn0N/8AfMs5jz0j&#13;&#10;C9PFxbHsZJqts21Vn7NcP1a2f3/0O9v/AGmfZ/xi0Mmut2MxtddbodX7HmGAAt1bH+iZ72Kjl49z&#13;&#10;umYOzpjb8ilu44frBood9nuq2Nu0bb7n/Y/+u+ur2VRXZjMYaBcQ+smjcAGw5svn/uu33/8ACbPT&#13;&#10;SOxVj+ePmP5fof8AScfqVBv67k1txKc5rsKgGm9wbMv6h+jY9zX/AM5/hvZb/wAWrmPuLs4urxjN&#13;&#10;IFdlb5L/AHZR2ZLd/wCib7t387/OW3v9X/R0+p4wv63lAYP7Ra3ColgsFbgHP6h7Wuc6trvWd7fp&#13;&#10;/o1oVUWTmtdhtrY6siuxtn8+XPynurP59P8AO+p/Xy/+DRWscEWNy9hopro9JxLmvmwPmpgZtD7P&#13;&#10;0O1mxz/36FcrqrbkXWGpjBZsi0OJc/aI/SNgbfT+i33Kng423N9R+D9na2p1bch1u98TT+g2F1m1&#13;&#10;jvS3f9Z/wfqK3TTU3KyH+ka9+ybtwIsgRo2fZ6X0UD0XR2l5f91H+tH/ALv/ALt//9brLMLHOJax&#13;&#10;3S8xwc17XY4eSHbm5TdlLnHbW5+/9LZ+r/pLsez1bvS9VaPV6WW3YxOLdlACQ6s7TX+mxDPub7X+&#13;&#10;31fp+t6dFqzrcfHdjW1lvVWNfLdvDm7xkjfTZt/R7vp3WNf/ANxfUWl1Zlbbsd9lOTeNpbtx2h0b&#13;&#10;rcT326b9zfpeyz+Z+02f8LSlLdVpbZdudiW5PpMljq3bQS4+oWafuuoYhdToqfl15LsLKus9CBZQ&#13;&#10;8tLCXteyl2xzfd6nuc9j0fqWNX64e4ZTnWBu52P9BoafR2uZ/L+1eo/2/Qp/0daH1DFrOfX7s2si&#13;&#10;pjPVxjtqAdcxrWv+k/1d387sZ/Rf51NG5Zsp/V4wOl9/8L9L95rVY2PZXiVnp+bXXiCqupljvb7b&#13;&#10;MW2surrfYyz03O9XfYz/ALTXf6JRuxcW+599nT+ol1211zRa4M3PONLBR67adrG/zvs/7T2/4RKq&#13;&#10;lrmuy/X6sKqn0s9Ah4cXOGO7fW0MD7cZv0Mn2f8AclXaes497wxmPlB7nBpaaHAMLvS9trvoVbft&#13;&#10;H0bHfmWJzCno6LhU5DMhtlzrKm7WbrXloG30z+i3el9H+QrnpM/e/Is1nVqntYRiZg9QgNDsdzT7&#13;&#10;vThz9+30/wCe2O9T6HpXfmLS9Hz/AASUr0mfvfkXPY9Fb3i12NfcW5WUBdQ6Nh+3Oe1tjNzd9bXf&#13;&#10;p7v36f0fo5H0F0Poef4Lnceqt1gLvtYd9qyQH4w/RgHOd7MjR3tc7+kf91P5xJTYwsWodIz6m4F1&#13;&#10;JsrIfj2Ok3H7PVT+jeWv/c+zfzX85X63o/pVf6awGq2cd+IfWs9ryC5+v9Ikf6VUMLHoZ0XOIZnO&#13;&#10;rcx26m33XwKGV+nh1+3Y57G/omf6dXumUV+jbsF7Qb7HH7TO4kmXPr3fRpf9JiSkHUsemroXU/Sa&#13;&#10;5m6nKeWu7uc2ze8c+x/0mKnZi0/abLP2dkuPrF5sa8mt+rJvZXLm+q/+p/RvWr+0fTx1d6oyehdS&#13;&#10;J3jbRlD9IIJ9tv0f+C/0X/BqjkV0i64ur6nPqOcRUJrJBZ+loHu/4upn856O/wDwfvqA2XTviN72&#13;&#10;lz8OmzouDV+zrrmVM2tw98PpH2a6iLXe/wBXY13of4T9I/1afW9i0smis4tbTU+wB9MVA+5sPr1c&#13;&#10;73bm0/St/wBJWqGbjVN6ThVuZmWtrYQ01HdcP1a+vflPG71fY7/R2frXofo1pX1n0WuO/wClWSGg&#13;&#10;FwhzD7tp+j/pv5CR2KoaTj5hxOp0V2deyN+PflNZhUmcZ+yxu5/UAdsPq99v0Ge+vZ/pFbxsapj+&#13;&#10;oD7DZS+yna5wMsuG7Kdsqhvtt/Teo79D/wBqKqvf6Gyun1Sph65eH/a/bhUlr8EHe2X9Q3F23d7/&#13;&#10;APQf21dxsapruolrMqvdWWvqcQWEA5HvwWfRa631Hf8AgX7iK1XTKGNzHEY1tALHj1bCdRNEbg6t&#13;&#10;nvd6f7/+A/4Xer1NVYyskxaCdkvfGww2Io/q/wCF9v01R6dTV9uO1mWHem/9JcwCsgnH5c1lf6b2&#13;&#10;N2bv+7Vn6T1PVV+ukfaL/c4/Q0PAgH6CB6Lo7T/u/wDdxf/X6u7LpZi2k9QzoYHEtLCLGiMk+x36&#13;&#10;N1vqbN385Z6PoU/0ZaPWCyq3Ga/IyatwIH2bQuPq4nvt2Ob/AMX9D0v013+EfTVZWezrP2Sz9Nmz&#13;&#10;Dtm2qr1f8P6npzkbN/8AM+l9o/R/zXo/o32enfz25Rvp9B9rBruFbN7T+kx/5zdZVt9m/wD8G/0e&#13;&#10;yxKY9SLa7qmuvuq3a7aWnaf0lQ90fR+n/wBt7/5ar9Vvpo6hW2zLysaagS2itz6yPU/4Nluy5/8A&#13;&#10;Kb/Ns/4z1LWcMs2M9B9zWabhW1rh9NvJsfW76H0lHMb1A5lRxbLmVwPUDGVurjf7t7r7a3fQ+n6T&#13;&#10;fV2fzKA3LJMjgxgdOK/5cMf+nNoUZ9dNrbX9RysittYZ6DqOXWGqttps9Nrfa61uz/z7/poW2jEy&#13;&#10;DjX9azN9Oyt5djh0vjGLf0rMf0HNt3e5jf0m+/8AnP5yuzQYzq/2R4Ft3r+rVteaqp2AU+vtrdf6&#13;&#10;fov/AE387b9qq/SbPV/RepWx2fWH9H9qvtNYc3cHU4oJ92P9I15Bax/8/wDzXqf9u+gixoWZVDtj&#13;&#10;m9WzHCwNa39CY0GMbn+6n2u99dr/AFf5r1r2VLU6ZdTk07KrrL3UgC261jmOc53v/Paz839z6Cps&#13;&#10;r+sIazffkEgj1YpxgTpRv2/rLtjf576PqfpPW/7rrXdunv5cpKX9A+I+5c9TbXU8bsm/Gc7KyoFT&#13;&#10;d9TpznNDLmw73Wu/RWW/4LG/w+N/OLf18/xWLhtzS532Wy5tf2rK9UVsY5h/XHervdZax7Xej7P0&#13;&#10;f6X0v0mP+l/RJKVhW1O6L1G4ZWa9lbHbrXtJvZFFdm7D+nvftfub/wB2P+3Fp4BFtTyyx1gbbY0O&#13;&#10;fHZ30W7XP/Rt/N/891qljt6j+ys1r7Mo5Ja77PY+usWA+iz0/stXqurd+l/7lXb/ALT6n+D2K7ii&#13;&#10;4Nt9Vz3/AKV+wvaW+326MDn2P9Ldu+n/AOe/TSU1uptB6H1Jwe94FGSJsbtI9lnsZ7WbqW/4J3/T&#13;&#10;VLIvrZdaw5uayLXE1NYdrYLGzS/27qNfRZRv+hZ632f/ALU13eph/wCxepeoX/zOVq8CduyyNg3f&#13;&#10;ze36G5V7GdWNlvpXZYqNrvTDaqi0fR9PYfXa9+P6f72yv9/9IkEyqzS+ZdVX0jByHX5YY5heLKmu&#13;&#10;da79Wvs/Wq63b3e33/8Ahj0f0n+FWo+lxpb6bnOINZ3CNxAczc53ur+kwfpP+/8A82qGaM09NxRU&#13;&#10;/Mbdt/Smttbr/wCYt/pLXvZVu9Xa/wDQO/pH6Or/AEi0D6gaNNz9N0+3+sfb6iRVG7Fd+rhdTsZR&#13;&#10;1y8vyb8T9Spi3HbviH9Ql1lWy31Nn+Bb6Vv/ABatYz2G3qUXZU11Bzq7NW1ycj34jy93u9n5tn83&#13;&#10;6CDltzT12/7FZcy37HRPpMrfrv6h6XqfaLamfv8Ap7/0at47cvdnS/K2Fn6D1WiAZv8A6N+k9eyz&#13;&#10;6H8/6X6P7N6f+FSQj6Y+uzNcwZN9z3Vudts/miN1Pvb7n1+pXP5v6T9Jb6/+DWiyt3rWy9xHthha&#13;&#10;Q1umux7va/f+dsVTBbkjJPrvyH6P/nGbKv8AtPt2/pLfd/O7P/Qr/AfZ02C3PFw9ey5zNuotraAf&#13;&#10;az6Lq7X7X7v3/wDhP5CB6aLogVK5AaaAg+r/AJsn/9n/7TOgUGhvdG9zaG9wIDMuMAA4QklNBAQA&#13;&#10;AAAAACUcAgAAAgAAHAJQAAM6LSkcAgUAEWFzY2lpIHRhYmxlNC54bHN4ADhCSU0EJQAAAAAAEBEI&#13;&#10;rW5hH70SiiJKihjdQhc4QklNA+0AAAAAABABLAAAAAEAAQEsAAAAAQABOEJJTQQmAAAAAAAOAAAA&#13;&#10;AAAAAAAAAD+AAAA4QklNBA0AAAAAAAQAAAB4OEJJTQQZAAAAAAAEAAAAHjhCSU0D8wAAAAAACQAA&#13;&#10;AAAAAAAAAQA4QklNJxAAAAAAAAoAAQAAAAAAAAABOEJJTQP1AAAAAABIAC9mZgABAGxmZgAGAAAA&#13;&#10;AAABAC9mZgABAKGZmgAGAAAAAAABADIAAAABAFoAAAAGAAAAAAABADUAAAABAC0AAAAGAAAAAAAB&#13;&#10;OEJJTQP4AAAAAABwAAD/////////////////////////////A+gAAAAA////////////////////&#13;&#10;/////////wPoAAAAAP////////////////////////////8D6AAAAAD/////////////////////&#13;&#10;////////A+gAADhCSU0EAAAAAAAAAgABOEJJTQQCAAAAAAAGAAAAAAAAOEJJTQQwAAAAAAADAQEB&#13;&#10;ADhCSU0ELQAAAAAABgABAAAABDhCSU0ECAAAAAAAEAAAAAEAAAJAAAACQAAAAAA4QklNBB4AAAAA&#13;&#10;AAQAAAAAOEJJTQQaAAAAAANZAAAABgAAAAAAAAAAAAAHMwAACCYAAAASAGEAcwBjAGkAaQAgAHQA&#13;&#10;YQBiAGwAZQA0AC4AeABsAHMAeAA4AAAAAQAAAAAAAAAAAAAAAAAAAAAAAAABAAAAAAAAAAAAAAgm&#13;&#10;AAAHMwAAAAAAAAAAAAAAAAAAAAABAAAAAAAAAAAAAAAAAAAAAAAAABAAAAABAAAAAAAAbnVsbAAA&#13;&#10;AAIAAAAGYm91bmRzT2JqYwAAAAEAAAAAAABSY3QxAAAABAAAAABUb3AgbG9uZwAAAAAAAAAATGVm&#13;&#10;dGxvbmcAAAAAAAAAAEJ0b21sb25nAAAHMwAAAABSZ2h0bG9uZwAACCYAAAAGc2xpY2VzVmxMcwAA&#13;&#10;AAFPYmpjAAAAAQAAAAAABXNsaWNlAAAAEgAAAAdzbGljZUlEbG9uZwAAAAAAAAAHZ3JvdXBJRGxv&#13;&#10;bmcAAAAAAAAABm9yaWdpbmVudW0AAAAMRVNsaWNlT3JpZ2luAAAADWF1dG9HZW5lcmF0ZWQAAAAA&#13;&#10;VHlwZWVudW0AAAAKRVNsaWNlVHlwZQAAAABJbWcgAAAABmJvdW5kc09iamMAAAABAAAAAAAAUmN0&#13;&#10;MQAAAAQAAAAAVG9wIGxvbmcAAAAAAAAAAExlZnRsb25nAAAAAAAAAABCdG9tbG9uZwAABzMAAAAA&#13;&#10;UmdodGxvbmcAAAgmAAAAA3VybFRFWFQAAAABAAAAAAAAbnVsbFRFWFQAAAABAAAAAAAATXNnZVRF&#13;&#10;WFQAAAABAAAAAAAGYWx0VGFnVEVYVAAAAAEAAAAAAA5jZWxsVGV4dElzSFRNTGJvb2wBAAAACGNl&#13;&#10;bGxUZXh0VEVYVAAAAAEAAAAAAAlob3J6QWxpZ25lbnVtAAAAD0VTbGljZUhvcnpBbGlnbgAAAAdk&#13;&#10;ZWZhdWx0AAAACXZlcnRBbGlnbmVudW0AAAAPRVNsaWNlVmVydEFsaWduAAAAB2RlZmF1bHQAAAAL&#13;&#10;YmdDb2xvclR5cGVlbnVtAAAAEUVTbGljZUJHQ29sb3JUeXBlAAAAAE5vbmUAAAAJdG9wT3V0c2V0&#13;&#10;bG9uZwAAAAAAAAAKbGVmdE91dHNldGxvbmcAAAAAAAAADGJvdHRvbU91dHNldGxvbmcAAAAAAAAA&#13;&#10;C3JpZ2h0T3V0c2V0bG9uZwAAAAAAOEJJTQQoAAAAAAAMAAAAAj/wAAAAAAAAOEJJTQQUAAAAAAAE&#13;&#10;AAAABThCSU0EDAAAAAAtcgAAAAEAAACgAAAAjQAAAeAAAQhgAAAtVgAYAAH/2P/gABBKRklGAAEC&#13;&#10;AABIAEgAAP/tAAxBZG9iZV9DTQAB/+4ADkFkb2JlAGSAAAAAAf/bAIQADAgICAkIDAkJDBELCgsR&#13;&#10;FQ8MDA8VGBMTFRMTGBEMDAwMDAwRDAwMDAwMDAwMDAwMDAwMDAwMDAwMDAwMDAwMDAENCwsNDg0Q&#13;&#10;Dg4QFA4ODhQUDg4ODhQRDAwMDAwREQwMDAwMDBEMDAwMDAwMDAwMDAwMDAwMDAwMDAwMDAwMDAwM&#13;&#10;/8AAEQgAjQCgAwEiAAIRAQMRAf/dAAQACv/EAT8AAAEFAQEBAQEBAAAAAAAAAAMAAQIEBQYHCAkK&#13;&#10;CwEAAQUBAQEBAQEAAAAAAAAAAQACAwQFBgcICQoLEAABBAEDAgQCBQcGCAUDDDMBAAIRAwQhEjEF&#13;&#10;QVFhEyJxgTIGFJGhsUIjJBVSwWIzNHKC0UMHJZJT8OHxY3M1FqKygyZEk1RkRcKjdDYX0lXiZfKz&#13;&#10;hMPTdePzRieUpIW0lcTU5PSltcXV5fVWZnaGlqa2xtbm9jdHV2d3h5ent8fX5/cRAAICAQIEBAME&#13;&#10;BQYHBwYFNQEAAhEDITESBEFRYXEiEwUygZEUobFCI8FS0fAzJGLhcoKSQ1MVY3M08SUGFqKygwcm&#13;&#10;NcLSRJNUoxdkRVU2dGXi8rOEw9N14/NGlKSFtJXE1OT0pbXF1eX1VmZ2hpamtsbW5vYnN0dXZ3eH&#13;&#10;l6e3x//aAAwDAQACEQMRAD8A6UdbzaLLLvtIcze+00OyNwDQ6230/d0r1WUOZW6qv9N9Cr/B/plb&#13;&#10;zT9YcYvzLXtoofZWDSzJ3tDnuqoY1vq9Mfcxr3/6N9f85/N+p/Ou7qVwrn9s0uDW2ugU+/Rt7g+1&#13;&#10;rd7m1s2NfV+ir9X0f8N6i2M91tOObG3ejD6/eQX6GxjXM2AO/nW/ov5G/wBRJTgvy+rsyrWC9lNv&#13;&#10;qAWM+0ucwEu9RrAcjpj2MZts9H9F6f6H0v8ADfpFZb17qNDMep9OK91rGmt7sm0l4JFTXWPb030q&#13;&#10;7H2fT3bFa6lk3U3va3ObjNFYO01mzZpa/wBZz9v0dtTvp/6P/tyOZkvpzMZjupDGc+sH0XVbm2He&#13;&#10;wGx7yP0TXfzezdWmgkkjt/LuzZMcYwhIAji7k9v9nj/6c1sPq3Ws1jn4+FiOawtBnMf+eyvIZ9HB&#13;&#10;f/gr61Y+0fWP/uBh/wDsZZ/8j1V6Zmuvcz/K7MwegXlzahXWYbjO+0teJ/m/V9S2r1v+1TPoemo4&#13;&#10;+U6zAuub1f1HC6hpy/RitpcMcNobV9B7L/V/T2b/ANF9o/wPo/onMLc+0fWP/uBh/wDsZZ/8j0vt&#13;&#10;H1j/AO4GH/7GWf8AyPWfg5WTl31V0ddqyyWh4YygN3gNrL3PfXZ+f6rbWMZ6f85/IWnh43VKn2jL&#13;&#10;yhksIZ6JDBW4Ru9X1PT9vu/RpKR/aPrH/wBwMP8A9jLP/keudqyurU22TeMN2RkZIbU3JBrn7Rbi&#13;&#10;t2ev0u/ZZ9pu9nu/wf6b9Guw9O3978SsDEyLKXGtubXi+plZX6G1s7yc19Q2WS3bbbu+zU1/6T/B&#13;&#10;XJKY29S6x1HCfkYza8avEl77qsl2/wDmvV+hf052PZ+ivZZ+k/Rb/wDrd6G7L6s/Hrsdc0N9R7G3&#13;&#10;DKIJeP0hltXTPS21spf7X1/4S31KfW/mdLEyLrem5NhzBe+pg/TitzNpOPTbuNOz3bnP+1bNj/57&#13;&#10;0fzFYwHnKx7CcmvMYbHs3NA2wPaanD6Lvdu/89fmJHwTGr9QJHhoXByupdUb07OY5+PmepTcyHZL&#13;&#10;htIZdYW1irplLN+399/+CrT09T6liX+k/IbY6qwMdj25JO50mot9QdK9b0vVyav8N/gav8Hv9TY6&#13;&#10;uLD0PqJc4ujHyRJBboG2bRDh7tv7/wDhPpqt9ttbkur/AGtS1v2hrBjurHqj9JUz7Kx24bm+52P6&#13;&#10;/pWfpLN/qIC+qZ8N1EEf3jxf9zBo5/UOrCqvqjrmYWNl1A1tryS9pa2q7L37LemW7H+g17/0fvf6&#13;&#10;fp/pP0fp2clv1gZOUXNpFpZW015ZsbNnpY9e2qzptlX85+k3tr+nbb/gkfNzbKulYl7upMxjdWXO&#13;&#10;yXV/zn6vbdvZW9v6Da5n2v8Am/8ABeh6f5ivZlllWM237QymX1j1SC5h3OaNu2fa2/8Am92/9FvS&#13;&#10;OgKoDilEdyB/L5v+i8xm5HVsbq9oyLxiW/ZaneszJ0Ld+e6bt/TLav0e/wBjPs/+j/63oY+d1nqF&#13;&#10;NmLjek6ypwsdkjKc14my3ZXA6a2r2ei+nY+v6DP1iu39NWpZuQ/G+sF8ZteEXYdEuubuY4Nf1Ay9&#13;&#10;5LPTbT/Xr371e6Xfbe6xpzW5Za0OBYw1xNuTXu/dd/Nej/Xxnv8A8KitczFzOs3Ov6Y17L8ps+o+&#13;&#10;zJdW9oqLK7PT9HplDXNsc73Pq/f/AJymz07Fapo+s1VodDbK2GRTbly0/wA4Y9VvTfXc39K36T/+&#13;&#10;09f8tHwsttvUb8UdQ9e1jrT9l2bDW0OpaA5+xrneju+n/hvtP+E9P1Fbqda/JyK/WY8VbAKhIeyW&#13;&#10;7neo6f0nqf4P2pJAsE/ui/x4X//Q666zIND9+X03Y5tpDyBqQ3I91u5j2elS7a/6H0PW+n/hNnqI&#13;&#10;t+zGH11n1KtjryNm71K9v0g/3ud7afz/AFfT99b/ANIsi2rKNLiMXpUPFrQ920ts2tv317fZ7GfQ&#13;&#10;u/SWeyzIWv1FtrsYt2VWTZVDMiDWf0tfj/hP+47v9P6X6J/82kprdQdc3Iti/Fra1jXBtwBcNLxu&#13;&#10;t/4LeWbP+voeZkXszKW15uLQ00NIqvAIcd7dljX+z2O/m6meoidQ+0tyHvbVivbtaAbtvqO0t3M1&#13;&#10;c1v/ABLXez+e96hnfbPtNdhGAR6AL25J9wO9vqFjwN32f3bG/wDCpsdyz5a9vHtt/V7I/tOQ2jAc&#13;&#10;OoYzfVbVveGD1Li+yljnY7dv0L2fof5j/wBKUzyMjLryLWVZ+DTS2wNNVrRvbAxB6bosY3ez1fb/&#13;&#10;AOGsRDodnWVUOdT09jmNGwNIdsAOPcfTYP8AR1+q9np5Hp/0V/8AUs1HEvpqfmtxTlXsa65o9NwL&#13;&#10;oqt2sc/c61tf6v7/APibP9GnMDLF6himuiqzNxrctzWj9E9nvdA99VbZf72va7/riK3qWE5pc3Mp&#13;&#10;cxsFzhY0tAOrdzh7W7k7cPEsHqMopeHw7eGVkGOHboT/ALOxoj7LVHh6bPh+6kpJTaMioXY9rbqn&#13;&#10;TtsrcHNMHadrm+36Sw8Y3kmuuzGDXZOXNWRq505rmudTo7839HV/3Y/wVy3mVvqZsqYGNEkNaGga&#13;&#10;ncdAsLGZc8nZRi5DBk5bnNvgWANzXOfZTua72VM97P8Auz6f6SpJTZwvUd0vL/S41ssGtQaKwTjU&#13;&#10;7vXb6X5zv03uos/VrKv+LVvprr7KHPddVeTa/wDS48BpAdtg/wDCV/zb1VxPWb0zLc5mI0bJHoho&#13;&#10;qIGPVt+0+8s2tj0/5z+hej/Nq305rm0v9MUCbHlwxg0M3fnb9f5799JTV6k7If0LqbrLWWxTlAen&#13;&#10;w0NbYxlTv3rK9v6X/hEFz8k32N+0YBrN4Y4PH6UAvp/Vy7VjrXM9vubZ+semj9SbczoXUw9tbQac&#13;&#10;s/ooggttLXv/AOG/03/CoLqsg32WNxenuDbw313R6gJfSdtjY/pf+F/nav0/ooDZdOuI13Z5Fllf&#13;&#10;S8JzsrErb6RNlztvpOAxrnOsw5a6vY3+e/m/6H6qu5Re3HYTZW1u6uX2RtOrfoTua17v8H/rYqOa&#13;&#10;yz9k4bPRwCAyNl4b9nYRj27fsjf9G1/t/wDCPrK7l+sMVntpMOqkWR6f0m7/AE9233f9x0jsU4/n&#13;&#10;j5hy843jr97a7MZjjh0SzL1a739Q27f6n+F2/wAhW+mWWb8i2y/GeAxrnHHgQBZlfpbPa13puY3Y&#13;&#10;z+c/SU5CqZzL39fvZXTjZLnYdANOVpu9/UNrajtf/wBf9j/YrOGy5leY51OFWTVM0hsO92Uf1n96&#13;&#10;j8/3f4WzL/4xFYzwrL39Rtb9qxrmD1SyqoAWtBfU5m9/523c/wBX/rSuVep9pvburLhsO1n84AR/&#13;&#10;h/60fov5CpdO9QZTh6WHW7a+Ps+31AAafY7/ANG/9ZVyn1PteTDK2u/R+9hBscNv/ahsDbt+jV/I&#13;&#10;QPRdHaf93/u4v//R65/TrLK3Ns6RitD22Ne9z2lrobkGqvbvb9F23872ep6n6L0v0Wz1Cp+RjGs1&#13;&#10;Mu/SVOayzRstsre18y3+b2+oxYl/Tq302MPQXvL2PDqzkEMd7b9tbHBztjrfoPf6df8APV/6NbPV&#13;&#10;azfiGp2L9sHqUu9Dca5Lba7BZ6n/AHXc31/+E9JJTWyaMi3MsfZgMtrcDUbS4b30nY11bmOez2e+&#13;&#10;79E72IeRVm3ZmK89Pxbntqb6hueBdWd+y00EC71KW1l/6P2et+fcj9TrfbcHnAOWaWzU9thYZJ9T&#13;&#10;YW+3/DY+P+/9NA6phuy8qq+zpAzP0Qa631hW9h3tt9DZu9/ub6m9NiNT/L/uWfLK8ePbbvfD/wCO&#13;&#10;5P8A0njSYXS8V7Q/I6di1vqdX6W1jDBYyo9nP2voyW211f6NjGIr+h9Ke1zXYNJ3QHkMAJgNaN7m&#13;&#10;+53tY1v9RZtvS2FzC3oskQSW5DWx7cQ7Pe737n1+k9/6P+hf6O1FwsJ2HfVZR0X0H1jaLW3Ns2td&#13;&#10;9nD27XvY525vr/1Ps3/dhOYHYoqGPU2nHqbTSwQyutoa1o/ksb7Wom63w/BUsrO6tVY5uP045LA6&#13;&#10;G2C1jAWxU7dtt2ua7e++vZ/wG/8Awyul9k6CfkUlLbrvD8FgY9D7SXDCrywzKyiHueGPYW5rrN9e&#13;&#10;4t3eh/SG/wDC/wCFpXQepZ+7+BXPY9DbXb3YL8osysrbfXYWGsjNdY1rmteze1jv1l3/AG1+kSU3&#13;&#10;cHGsq6ZkMbi1UuuYHGmk6Oecelh9R4t+nvb6O/1v5uv1fU/wisdLquoosZ9mqxZuscGUnc0gn+cd&#13;&#10;/wAI787/AFrVPFxdvSc+n9lGoXsO7E9Uk5E41Nez1nFn2d/t+w/16fXV7ArFFT21Y5oDrXuc0lzi&#13;&#10;4k/zu5x/wjUlIOq1ej0PqTGMDGuoybHBogS9ttjnf1nOd71Vdh2Pyn2O6Tj2E3CMlz2zsNlLnWPr&#13;&#10;+l6v/aj0/wBH/o/+MsdS3N6D1JvpuYDTlmHSZkWu3j+RY73MVazDY/Je93SLHl1wd67b4Y4epU77&#13;&#10;S6vfu3f4b0mVWfzfppDZdL5jZvXdsZNFg6Pj0fZaXiunacYuhg20Wfo6bHPZ+f8Aomv3/wA3+l/4&#13;&#10;VXcptxpa2ugW7H1ltRgAbXNduGrW/ooVKzGP7HxMb9n+yqkN+yCx00j7PZX6LMirc+x7N32T1Gf6&#13;&#10;T1lbyWeri11vxt7Q6oikEjaQ9nu3M/7j/wA5/L9NA7FWP54+Y/l80P8ApuTn0Pv69kD7GzOAw6A6&#13;&#10;uxwYYL+obWsLv9Lt9/8Axas4WLZTVmO+xU477ayHMqdO8tflbW2v3fQ2uZtf+i/nrK/8CqvUaG5H&#13;&#10;Xr/Uwn5u3DoEV2ek5kv6gPb76/56Nv0/YrOBjem3NI6Y7G9SkNINpebdrsv9XbqfR2b/AFGPb+Zm&#13;&#10;f8F6aK1J07HvqynPOHXjja9u9jtzuaNrXAPf9P3+r7f8DUrlRtGTkRTsB2H1pn1Dtj6H5npbdqo9&#13;&#10;NxxVmutb052KfTcBc61z9wLqjtdXO3c/9/8A4K3/AK7eqBbk5D20ljrNhfZqQ+Gxo2fb6f0ED0XR&#13;&#10;2n/d/wC6j/W/79//0unyaKfsz2np3U3BrbP0bHu0DhfubjH8226f0v8ANf8AHWf4XX6oxlz6BbRd&#13;&#10;eAB/NyI/TYbv0npsd7vb630mfzF3/GU5ltuKKoL+qu2ElzOI1tPuc7Y2z1f3PV/c9T01qdUtq3Ul&#13;&#10;5yB7ZDaIkxdiHa/f7/V+j9H3+j9r/wAJsSUy6i31LqiaLLgIn0yA322VOAskbvptrf8A8X6irdXx&#13;&#10;ars2q+zAyMotYGetjXGstG+fTfW22j1G/wCEVnqN1QuqNn2mRAAx3ENP6SqS8As3/Q/SfuY3qoHV&#13;&#10;fRdmNe9ua13ptYLcQv2gOsiNtX+fkPf/ADdXpfvpo3P0ZZ37eP8AwkX02Y9bsDLHoNFbDvc523fh&#13;&#10;5HqWXOJdZZvb+k32etvx79/03o/SyMXEfZRhZNe59O6i577LA1zaK3OHqusa37K1z/Uqx32fzCrN&#13;&#10;fjir07K+pvZZZVaQ8ve8OZ9m2tb6Zf6dP6bfke//AAGV/wAIl0z7O1rc+t3U7xUWV115Li/f6raq&#13;&#10;W21sf7bK27vUtu3/AOmsTmJ08HqN+U15tw7cPbt2i6JcHN3H6Bd7q3ex/wD1f7lr1neCos64x7WO&#13;&#10;+x5bfULQ1rqS0+704L9zv0X87/hvT/mblax80X0tuFb6g+fZaNjxBLfew/R+ikpn6zvBc7SGl+40&#13;&#10;ZL3DJymi7GJAbOc53p3Bv0q936XI/wBJj/4HIXR+v5fiudotqY79I/LrnKygHY4mrXNd7bxts+l/&#13;&#10;hnbfTZifziSk2FWxvSOoVfZMytrmFrqHuIss/V62xgOb6Tq/YG43+B/Wa/8ASLQ6b+iqta2t7Jus&#13;&#10;cTboXbjv9Rvsq9nu2/zf5n+E/nVSw7aT0bNrZ9u2sY4Oc7XJj0Wu/U3V7/Uu2/zWz/DK9025vo2F&#13;&#10;pudN1k/aCN30v8Ht9vof6H9z+b9ln6NJSDqjgOhdSa2p1QNOUSHmSSW2udY33P8AZa731qldWw3X&#13;&#10;/qmeS+7fuqefScd9P6w1s/5n6Oz9D/4He6tcXdD6iCS4/Z8kS5pYdGWaBrmt3Mb9Fln+E/nFRyLK&#13;&#10;PVvDrepscbZc2r6E76v0lVmza3Hb9H3WfzHqJBMr4jff+XzJsisWdCxa/smS9radKC8tyawce6vY&#13;&#10;+1gfZ9oa13ob93qer/pFoZbt2K1rq7LG76pY36cbmGbNPo1/SvVTLNV3ScdoGU1rqzsNLgy9s0Xe&#13;&#10;9+76L2t+j/w/o/4NWszIDMZhcLhD6/5kA2TIPvaBs2f6ZA7FdjvjjXcOR1INf1+5zqcm0tw6Idhk&#13;&#10;ixnv6g2W7CPfb/g/of4RGwK2NHUA3FzKt1MFt5Ja8bsl3pY24P8A0zXOdv8AZ/h6f5/9GhdStrZ1&#13;&#10;699jsqtv2Oj34YLoh/UNbWhr9/8AwH6P99H6fdT6ecxpzXRWXOdkfSAJv9mM8/nt/l/59iKxn0uk&#13;&#10;V5br2419RLXtL7nuhxmh0+i4Nbvs/wBJ/wAFb/IV+qw/ash3pvaf0bdx+g4AF26v+V79liz+mPq/&#13;&#10;aDrGHOfNb9ckj0D7qvc0f6Z279F/wfrrQpyGnKyAPUluzcHCK9W/4B+33/8ACoHp5ro7T/u/93F/&#13;&#10;/9PqMjPpOO4N6rmjR8BlU2NJ9YToA6x1n+Dr3WbPT/m6P8FsdWyG12U7sm3GMcVAOmL8MO3NJ+h7&#13;&#10;/St9n8xff+krVH7eX02hvWmnRxDxR72ezKeXPbP/AAPq1ez/ALSWen/OLQ6lc6t9QryjimJc30jY&#13;&#10;XgXYrXfzf0fbZ9n/APQv1f8ABJKV1C8DIpZ9osocWn2VgEO/SU17nOf+65/+te+t4Op31t6jj778&#13;&#10;ukloIbQJp0sa3feP+g//AIFTzslzMmypmd9mPpE+l6O/ZDXzfI+ls+n+5++g9UzWY+bQHdSdhlzG&#13;&#10;D0hT6gsl8S36bfUu2+mz2JoOpZskSMePyJ2I3/wIf9PIy6bcyzKIbk5Ty+owbY9N36LBPq1/TYyy&#13;&#10;vfv2bP527L9ifo722OF7M3KyRWwNNd7Q1pFrKrmO0ZX6jmbf5zdb/hakJnVsYUbb+qh77Lsc1Wei&#13;&#10;WHb+qn0XMrO79c9Tdut/7lf6CpNX1CrEzBXmdW9X0x6D6DSQPU20t3eoPU97Ht9X6T/6Rb6n5npO&#13;&#10;YXb9YeCXrDwXPM6g/wBIT1wve9rNrjisbBLaHufteGN+hd6j63/zXr/yFpdNdkstyKc3L+13V+nu&#13;&#10;YK2sFZc0v9jmw6xr/wCX+4kpv+sPBc7RkspfDsu3FJycv2taHVvnNc2LJ+g6z+Y9T/BVfpPXxl0X&#13;&#10;qV/u/gFz+Lk+lYGNzm4hdl5P6B9e4W7s51f85Ldll39Eq/4z1ElJcLKrPRs+37Zkvraxzjkvb+kq&#13;&#10;Ax6nOdit/S+t6f8AP/4T9ZfsWj060imzdbZkfprIfaGgxu3bGbPa6pm7bWqePk7ekZl7upepsqLh&#13;&#10;nOqAFIFFd3qmo/zmxr/te3/hPTVvpmQ2yq4uyfthbfY3f6fp7Id/R9rvp+ju/nP8IkpF1bIFnQ+p&#13;&#10;RrFGS0OiPossGn9X6G5Z9+fjstyGnqeTTtuIdSKwQ0h9Tf0dmzd6DJ9L+cr/AKn+ku9SeD0Hqc2e&#13;&#10;t+hygHbQ3bDbW+l/1qNm5AdnH7U+lnVgx3rbBj+hLmHcxnpT+dQ3d9n9b6Hr21fp/wDA2obLpipE&#13;&#10;eP8AL91lnXBvQscvyMqs+j/SKwfXn7Pa71bat3857fX2e/8ATK9mXtGJWTdZUN1f6Vo95ktO1zSP&#13;&#10;8J+f/wClFSzckM6Xgu/aZxzY3+l+juN8Y91xd6f+C9rPtv8A1n0lfy7W147S680HczdeGNcXahz2&#13;&#10;7fe39M0fS/waB2Kcfzx8x/L5Z/8AQcfqWQyn6wXPdlWYU4dH6StoeNH9Q91rS17f0f8Ag/ZYjdPy&#13;&#10;mWM6g4ZmRe1lUE2N2CqDkz6Rlv6fb9P/AIuj+bQepZPoddyHNzm9NJwqIfZWLGna/qHus1btbRO/&#13;&#10;6fvV+nIB+2u+2PeG1kta6uDRD8lvqcNdb7qvT/8AQX/hEVjHAyGOzQRlvv8A0TiKj9E60zb9N/v9&#13;&#10;7f8At5Xashpychotc8t2bqiABXLdNr49/qfSVXDyd+W0Oy/XBreRUKy0Eg0brN7jt/R+q3Z/Iyvz&#13;&#10;1Zpv3ZWSx1jXtYWbamgTWC3d+kP/AAjkD0810RpPwj/3cf6v/eP/1Owty7jiWkZ2G8tbZFnp6t9m&#13;&#10;S7fczZa3a3Y22v8ARs9WmjI/n/5xaHVrnVuqdVkVYsRNlrN3N2Ix232O+mx7qf5xnvurs/wf6OjY&#13;&#10;x4xbbHDpMubZstdpWXbclv6X2fzbLH1ts/4J+Yr/AFMON9BpOKHQQRlD3GbMbSnT/W/7L/xlSUwz&#13;&#10;bSMqxjbqmxXubSWTYCG2fpD+jt/RN3e/2f8AbX/amGdm3U5VApzsTHrdW0uZkt+kC73WVbXU+7b/&#13;&#10;ADX6X/rX+FrJnEfaLCDhwKif0/05DLNvrT/gPp/9a9RQzha/LoGM3p73BjHEZM+qAH/zlED3Vt/w&#13;&#10;P0P0qbHcs2WuDHtt0pH9uy9zHDP6eA5zJc4GHh32b1RR+kZ/OOfZ6H6W/wCnT9P/AAc8jNya8p7W&#13;&#10;Z2BUwWACu0EWAH0/0b/0zf0v+v8AxQvSvBrIp6WXuNReST9EfZWzXFe79H/N4u7/ALp/zP8ANot9&#13;&#10;OTZkvfTR06yn1B+kskv19MS9zWO/T2fR/wC2k5hRtzsstYBnYNm4VkisHc4ObQ4WCPV9l++yz+a9&#13;&#10;mPbT+k/w60abZzsqux7S1gqNdQHuaHB3vd7G/wA69r/z7f5v/raz2Y+Ta0BtHTbWtIFuwH6W3HL/&#13;&#10;AMyxrfU2Wf8AWPsq0aWOGXk2WMpFVmz0nsDvVdtbD/tJI92138z/AMGkpPup/d/BYGLc6txYzIx6&#13;&#10;t2VlzTkNkv3Zrmfon/6Wxv6Chn+n/wADkLf/AEH+srBw2F79obiPAyspzm5H87AzXb34+jvaxv0P&#13;&#10;+7XppKbGJkO/ZOZYcqovrrDm5DGQ1n6tS9tr2ek3/wAMfzdn6J/pf8GruAX+i/7RYy4+rYGurZsa&#13;&#10;AHfQ2/yXf+d2/wA6qWK4DpOY4vwBDDtfTBxwBj1a5n0Gbd27/wBAfQV3ADBXYH+iCLrPbj/Rb7vo&#13;&#10;2Q1n6f8A0vs/8mkpqdRe09C6oC5rnCrLHtEbYbZDHe1nu2IDsq37S6sZuKQMiGUuZ+lGrGCh2j/z&#13;&#10;d1fq7P6R6f6b/tOrHUdv7B6mT6UmrL2mmdsRaPf/AMP/ANyP+GQXh4vc937N9L1i3c/SzQss9G3c&#13;&#10;P6RsZ6z/APhK/wCb/wALSBsun80vNlk3vb0rAczKpa+xmtjmS279Wus/V2it+z6P2j+Y/ma/T9L/&#13;&#10;AAau5bqziVkWVNBfSfUsaHMd72Obtb+9Z/gf9G/9IqWaXDpOGQenNeGe/wBf+i/0e3+hmP5rd/8A&#13;&#10;C/1lfyxWMdommtwfXPrAmsQ5u7Z/N+9rf5hI7FOP54+YcjqF7quvZDq8ijGJw6CPtTZrcQ/qHuf7&#13;&#10;mbGVfn++r/jFcx7y77b+sMs2Ve39HDmQ/LZNrfSbuZX6fof4T+jW+z9Kqmcwv6/kMrbiPLsKgBmb&#13;&#10;MOO/qGlWjv8A0I/4NXKSHOzpsw7G+nAcz6QO7J9udHt9FtZZ/wBc+2IrF8K0nM2usoc30nOdWxhD&#13;&#10;yZqDbBZtr/Q/zns2/wCi/SWK3U6o5N5JqcRsbtYP0gaAXN9f+09/pfyFUw2hub7m4ba/SdAo/nd0&#13;&#10;1B/DG/oPoNd/1j+xcqawX3Oc2va4t2OYDvIDeL/6rv5v/g0D0XR2l5f91F//1evsxrGY9zx07CDn&#13;&#10;Nf7vVDa7IblM2Wat2Nq9T0f8L/Sbv6KtDqjGnIo2VU2ENIm1waQDdiaM/S1e32+p7WP/AElNH/F2&#13;&#10;0TgPrpu9Pos27Xba/tA2WEsymNr3b/3bvR/SM/7V/wDBfo9DqdHqX0luIc1oa5ryLRXtDrcXc2N7&#13;&#10;Gu9jX3/R+hjehv8A03p2pSLqVDLMh7vs2NcdjQHXOhzjFp2O/dZ7WM/69aodRxRfmY4d07GzXNrE&#13;&#10;OtcN7HB7Z2bm2O+zslznu2fpP5tF6histutd9g+2F7WsLvVDNw23N8drdrrfT/656v8Ag0LNwa7L&#13;&#10;qn/sw5Wyqtgc24NLffu9MS+tv6t/O7/5yz/Bpsdyz5TePHrsO4P6P+0n/wBCCDD6fZWK/R6VisYQ&#13;&#10;0ktvLnS11BFr79u69v6Bj/d/hKP8IpV9Pvbj2Yx6Hitxrix1tLbWhrtgrazez0dn6L02/wCv87Kr&#13;&#10;FJGNW7o7qmYzWMY43NcGMbbjv2ex+61tez7Szdv/AKP/AKSz0lZb9VugBrGjFBbXGyX2H6Pp7DrZ&#13;&#10;7tvoU+7/AIJOYEddeRi4jLcLAoZbkMBvDbRsD2+nVQfW/R+v+h3fm/4Our2K7ivyXF4zaG0NG0VP&#13;&#10;D5LydHbqxu9H37djfWuQh0DpDX+qKiHgAb/VsnQV1j3ep+7j0/8AbaTehdFbj24zaWinI2esze73&#13;&#10;emd1Uu37vYkpuD7O5ocHAtOgcDIMnbz/AFlgY9BtMjEpymsyspxdY4MsYWZpf6tU/wDcf+kM/wC7&#13;&#10;H+Gx1o2/V/olxebqRYbGlry6x5kHtrYs7GxvVd6hwftbWZeTNwsDHVkZrrG+zczf6P8ASv8AwJiS&#13;&#10;mzhteOk5odRjVWFkMrqfurcBj1Bnru3s9P8A0ez1fZR/hv8ADK706trKrA+qqg+q+G0u3NIB2Nc5&#13;&#10;2n6TazY9n+C2ekquLj2/srKps6e2lxr9OvFNu4XAY9VW11o3vZ7m/ZP3/wBF6qs9Npayh4djnD3W&#13;&#10;2OFRsD5Bdpdua5/8833vZ+ZZ/wBuPSmr1AN/YPVC5jGPNWX/ADbtwPtt2vcf9I6v+cQbMd32l9rc&#13;&#10;LEd+mgXmza53urtay39y32/anO9/6Sr+jf4ZWOpNjoXUy+v0XejlEN3B24bbNt2n+lb79v5iA7Bj&#13;&#10;Lfc3pO95u9RuR64G731v9bbu9ljnN9bZt2bN/wDxVwGwXT+Y+fQ3/wB8yzmPPSML08XFsexkmq2z&#13;&#10;bVWfs1w/VrZ/f/Q72/8AaZ9n/GLQya63YzG111uh1fseYYAC3Vsf6JnvYqOXj3O6Zg7OmNvyKW7j&#13;&#10;h+sGih32e6rY27Rtvuf9j/6766vZVFdmMxhoFxD6yaNwAbDmy+f+67ff/wAJs9NI7FWP54+Y/l+h&#13;&#10;/wBJx+pUG/ruTW3EpzmuwqAab3Bsy/qH6Nj3Nf8Azn+G9lv/ABauY+4uzi6vGM0gV2Vvkv8AdlHZ&#13;&#10;kt3/AKJvu3fzv85be/1f9HT6njC/reUBg/tFrcKiWCwVuAc/qHta5zq2u9Z3t+n+jWhVRZOa12G2&#13;&#10;tjqyK7G2fz5c/Ke6s/n0/wA76n9fL/4NFaxwRY3L2Gimuj0nEua+bA+amBm0Ps/Q7WbHP/foVyuq&#13;&#10;tuRdYamMFmyLQ4lz9oj9I2Bt9P6LfcqeDjbc31H4P2dranVtyHW73xNP6DYXWbWO9Ld/1n/B+ord&#13;&#10;NNTcrIf6Rr37Ju3AiyBGjZ9npfRQPRdHaXl/3Uf60f8Au/8Au3//1usswsc4lrHdLzHBzXtdjh5I&#13;&#10;dublN2Uucdtbn7/0tn6v+kux7PVu9L1Vo9XpZbdjE4t2UAJDqztNf6bEM+5vtf7fV+n63p0WrOtx&#13;&#10;8d2NbWW9VY18t28ObvGSN9Nm39Hu+ndY1/8A3F9RaXVmVtux32U5N42lu3HaHRutxPfbpv3N+l7L&#13;&#10;P5n7TZ/wtKUt1Wltl252Jbk+kyWOrdtBLj6hZp+66hiF1Oip+XXkuwsq6z0IFlDy0sJe17KXbHN9&#13;&#10;3qe5z2PR+pY1frh7hlOdYG7nY/0Ghp9Ha5n8v7V6j/b9Cn/R1ofUMWs59fuzayKmM9XGO2oB1zGt&#13;&#10;a/6T/V3fzuxn9F/nU0blmyn9XjA6X3/wv0v3mtVjY9leJWen5tdeIKq6mWO9vtsxbay6ut9jLPTc&#13;&#10;71d9jP8AtNd/olG7Fxb7n32dP6iXXbXXNFrgzc840sFHrtp2sb/O+z/tPb/hEqqWua7L9fqwqqfS&#13;&#10;z0CHhxc4Y7t9bQwPtxm/QyfZ/wByVdp6zj3vDGY+UHucGlpocAwu9L22u+hVt+0fRsd+ZYnMKejo&#13;&#10;uFTkMyG2XOsqbtZuteWgbfTP6Ld6X0f5Cuekz978izWdWqe1hGJmD1CA0Ox3NPu9OHP37fT/AJ7Y&#13;&#10;71Poeld+YtL0fP8ABJSvSZ+9+Rc9j0VveLXY19xblZQF1Do2H7c57W2M3N31td+nu/fp/R+jkfQX&#13;&#10;Q+h5/gudx6q3WAu+1h32rJAfjD9GAc53syNHe1zv6R/3U/nElNjCxah0jPqbgXUmysh+PY6Tcfs9&#13;&#10;VP6N5a/9z7N/Nfzlfrej+lV/prAarZx34h9az2vILn6/0iR/pVQwsehnRc4hmc6tzHbqbfdfAoZX&#13;&#10;6eHX7djnsb+iZ/p1e6ZRX6NuwXtBvscftM7iSZc+vd9Gl/0mJKQdSx6auhdT9Jrmbqcp5a7u5zbN&#13;&#10;7xz7H/SYqdmLT9pss/Z2S4+sXmxrya36sm9lcub6r/6n9G9av7R9PHV3qjJ6F1IneNtGUP0ggn22&#13;&#10;/R/4L/Rf8GqORXSLri6vqc+o5xFQmskFn6Wge7/i6mfzno7/APB++oDZdO+I3vaXPw6bOi4NX7Ou&#13;&#10;uZUza3D3w+kfZrqItd7/AFdjXeh/hP0j/Vp9b2LSyaKzi1tNT7AH0xUD7mw+vVzvdubT9K3/AEla&#13;&#10;oZuNU3pOFW5mZa2thDTUd1w/Vr69+U8bvV9jv9HZ+teh+jWlfWfRa47/AKVZIaAXCHMPu2n6P+m/&#13;&#10;kJHYqhpOPmHE6nRXZ17I349+U1mFSZxn7LG7n9QB2w+r32/QZ769n+kVvGxqmP6gPsNlL7KdrnAy&#13;&#10;y4bsp2yqG+239N6jv0P/AGoqq9/obK6fVKmHrl4f9r9uFSWvwQd7Zf1DcXbd3v8A9B/bV3Gxqmu6&#13;&#10;iWsyq91Za+pxBYQDke/BZ9FrrfUd/wCBfuIrVdMoY3McRjW0AsePVsJ1E0RuDq2e93p/v/4D/hd6&#13;&#10;vU1VjKyTFoJ2S98bDDYij+r/AIX2/TVHp1NX247WZYd6b/0lzAKyCcflzWV/pvY3Zu/7tWfpPU9V&#13;&#10;X66R9ov9zj9DQ8CAfoIHoujtP+7/AN3F/9fq7sulmLaT1DOhgcS0sIsaIyT7Hfo3W+ps3fzlno+h&#13;&#10;T/Rlo9YLKrcZr8jJq3AgfZtC4+rie+3Y5v8Axf0PS/TXf4R9NVlZ7Os/ZLP02bMO2baqvV/w/qen&#13;&#10;ORs3/wAz6X2j9H/Nej+jfZ6d/PblG+n0H2sGu4Vs3tP6TH/nN1lW32b/APwb/R7LEpj1Itruqa6+&#13;&#10;6rdrtpadp/SVD3R9H6f/AG3v/lqv1W+mjqFbbMvKxpqBLaK3PrI9T/g2W7Ln/wApv82z/jPUtZwy&#13;&#10;zYz0H3NZpuFbWuH028mx9bvofSUcxvUDmVHFsuZXA9QMZW6uN/u3uvtrd9D6fpN9XZ/MoDcskyOD&#13;&#10;GB04r/lwx/6c2hRn102ttf1HKyK21hnoOo5dYaq22mz02t9rrW7P/Pv+mhbaMTIONf1rM307K3l2&#13;&#10;OHS+MYt/Ssx/Qc23d7mN/Sb7/wCc/nK7NBjOr/ZHgW3ev6tW15qqnYBT6+2t1/p+i/8ATfztv2qr&#13;&#10;9Js9X9F6lbHZ9Yf0f2q+01hzdwdTign3Y/0jXkFrH/z/APNep/276CLGhZlUO2Ob1bMcLA1rf0Jj&#13;&#10;QYxuf7qfa7312v8AV/mvWvZUtTpl1OTTsqusvdSALbrWOY5zne/89rPzf3PoKmyv6whrN9+QSCPV&#13;&#10;inGBOlG/b+su2N/nvo+p+k9b/uutd26e/lykpf0D4j7lz1NtdTxuyb8ZzsrKgVN31OnOc0MubDvd&#13;&#10;a79FZb/gsb/D4384t/Xz/FYuG3NLnfZbLm1/asr1RWxjmH9cd6u91lrHtd6Ps/R/pfS/SY/6X9Ek&#13;&#10;pWFbU7ovUbhlZr2Vsdute0m9kUV2bsP6e9+1+5v/AHY/7cWngEW1PLLHWBttjQ58dnfRbtc/9G38&#13;&#10;3/z3WqWO3qP7KzWvsyjklrvs9j66xYD6LPT+y1eq6t36X/uVdv8AtPqf4PYruKLg231XPf8ApX7C&#13;&#10;9pb7fbowOfY/0t276f8A579NJTW6m0HofUnB73gUZImxu0j2WexntZupb/gnf9NUsi+tl1rDm5rI&#13;&#10;tcTU1h2tgsbNL/buo19FlG/6FnrfZ/8AtTXd6mH/ALF6l6hf/M5WrwJ27LI2Dd/N7foblXsZ1Y2W&#13;&#10;+ldlio2u9MNqqLR9H09h9dr34/p/vbK/3/0iQTKrNL5l1VfSMHIdflhjmF4sqa51rv1a+z9arrdv&#13;&#10;d7ff/wCGPR/Sf4Vaj6XGlvpuc4g1ncI3EBzNzne6v6TB+k/7/wDzaoZozT03FFT8xt239Ka21uv/&#13;&#10;AJi3+kte9lW71dr/ANA7+kfo6v8ASLQPqBo03P03T7f6x9vqJFUbsV36uF1OxlHXLy/JvxP1KmLc&#13;&#10;du+If1CXWVbLfU2f4FvpW/8AFq1jPYbepRdlTXUHOrs1bXJyPfiPL3e72fm2fzfoIOW3NPXb/sVl&#13;&#10;zLfsdE+kyt+u/qHpep9otqZ+/wCnv/Rq3jty92dL8rYWfoPVaIBm/wDo36T17LPofz/pfo/s3p/4&#13;&#10;VJCPpj67M1zBk33PdW522z+aI3U+9vufX6lc/m/pP0lvr/4NaLK3etbL3Ee2GFpDW6a7Hu9r9/52&#13;&#10;xVMFuSMk+u/Ifo/+cZsq/wC0+3b+kt9387s/9Cv8B9nTYLc8XD17LnM26i2toB9rPourtftfu/f/&#13;&#10;AOE/kIHpouiBUrkBpoCD6v8Amyf/2ThCSU0EIQAAAAAAVQAAAAEBAAAADwBBAGQAbwBiAGUAIABQ&#13;&#10;AGgAbwB0AG8AcwBoAG8AcAAAABMAQQBkAG8AYgBlACAAUABoAG8AdABvAHMAaABvAHAAIABDAFMA&#13;&#10;NAAAAAEAOEJJTQQGAAAAAAAHAAEAAAABAQD/4RPGaHR0cDovL25zLmFkb2JlLmNvbS94YXAvMS4w&#13;&#10;LwA8P3hwYWNrZXQgYmVnaW49Iu+7vyIgaWQ9Ilc1TTBNcENlaGlIenJlU3pOVGN6a2M5ZCI/PiA8&#13;&#10;eDp4bXBtZXRhIHhtbG5zOng9ImFkb2JlOm5zOm1ldGEvIiB4OnhtcHRrPSJBZG9iZSBYTVAgQ29y&#13;&#10;ZSA0LjIuMi1jMDYzIDUzLjM1MjYyNCwgMjAwOC8wNy8zMC0xODowNTo0MSAgICAgICAgIj4gPHJk&#13;&#10;ZjpSREYgeG1sbnM6cmRmPSJodHRwOi8vd3d3LnczLm9yZy8xOTk5LzAyLzIyLXJkZi1zeW50YXgt&#13;&#10;bnMjIj4gPHJkZjpEZXNjcmlwdGlvbiByZGY6YWJvdXQ9IiIgeG1sbnM6eG1wPSJodHRwOi8vbnMu&#13;&#10;YWRvYmUuY29tL3hhcC8xLjAvIiB4bWxuczpwZGY9Imh0dHA6Ly9ucy5hZG9iZS5jb20vcGRmLzEu&#13;&#10;My8iIHhtbG5zOmRjPSJodHRwOi8vcHVybC5vcmcvZGMvZWxlbWVudHMvMS4xLyIgeG1sbnM6eG1w&#13;&#10;TU09Imh0dHA6Ly9ucy5hZG9iZS5jb20veGFwLzEuMC9tbS8iIHhtbG5zOnN0RXZ0PSJodHRwOi8v&#13;&#10;bnMuYWRvYmUuY29tL3hhcC8xLjAvc1R5cGUvUmVzb3VyY2VFdmVudCMiIHhtbG5zOnN0UmVmPSJo&#13;&#10;dHRwOi8vbnMuYWRvYmUuY29tL3hhcC8xLjAvc1R5cGUvUmVzb3VyY2VSZWYjIiB4bWxuczpwaG90&#13;&#10;b3Nob3A9Imh0dHA6Ly9ucy5hZG9iZS5jb20vcGhvdG9zaG9wLzEuMC8iIHhtbG5zOnRpZmY9Imh0&#13;&#10;dHA6Ly9ucy5hZG9iZS5jb20vdGlmZi8xLjAvIiB4bWxuczpleGlmPSJodHRwOi8vbnMuYWRvYmUu&#13;&#10;Y29tL2V4aWYvMS4wLyIgeG1wOkNyZWF0ZURhdGU9IjIwMTEtMDctMjBUMDY6NDk6NTJaIiB4bXA6&#13;&#10;Q3JlYXRvclRvb2w9Ik1pY3Jvc29mdCBFeGNlbCIgeG1wOk1vZGlmeURhdGU9IjIwMTEtMDctMjJU&#13;&#10;MjM6MzQ6NTMtMDc6MDAiIHhtcDpNZXRhZGF0YURhdGU9IjIwMTEtMDctMjJUMjM6MzQ6NTMtMDc6&#13;&#10;MDAiIHBkZjpLZXl3b3Jkcz0iIiBwZGY6UHJvZHVjZXI9Ik1hYyBPUyBYIDEwLjYuNyBRdWFydHog&#13;&#10;UERGQ29udGV4dCIgZGM6Zm9ybWF0PSJpbWFnZS9qcGVnIiB4bXBNTTpJbnN0YW5jZUlEPSJ4bXAu&#13;&#10;aWlkOkY4N0YxMTc0MDcyMDY4MTE5OTRDQUIxRDcxRDIwNkMxIiB4bXBNTTpEb2N1bWVudElEPSJ4&#13;&#10;bXAuZGlkOkY3N0YxMTc0MDcyMDY4MTE5OTRDQUIxRDcxRDIwNkMxIiB4bXBNTTpPcmlnaW5hbERv&#13;&#10;Y3VtZW50SUQ9InhtcC5kaWQ6Rjc3RjExNzQwNzIwNjgxMTk5NENBQjFENzFEMjA2QzEiIHBob3Rv&#13;&#10;c2hvcDpDb2xvck1vZGU9IjMiIHBob3Rvc2hvcDpJQ0NQcm9maWxlPSJzUkdCIElFQzYxOTY2LTIu&#13;&#10;MSIgdGlmZjpPcmllbnRhdGlvbj0iMSIgdGlmZjpYUmVzb2x1dGlvbj0iMzAwMDAwMC8xMDAwMCIg&#13;&#10;dGlmZjpZUmVzb2x1dGlvbj0iMzAwMDAwMC8xMDAwMCIgdGlmZjpSZXNvbHV0aW9uVW5pdD0iMiIg&#13;&#10;dGlmZjpOYXRpdmVEaWdlc3Q9IjI1NiwyNTcsMjU4LDI1OSwyNjIsMjc0LDI3NywyODQsNTMwLDUz&#13;&#10;MSwyODIsMjgzLDI5NiwzMDEsMzE4LDMxOSw1MjksNTMyLDMwNiwyNzAsMjcxLDI3MiwzMDUsMzE1&#13;&#10;LDMzNDMyO0YyMjhCQjUyNEIwNzY5RkNCMUFGOUYwNDM1MERFNjYwIiBleGlmOlBpeGVsWERpbWVu&#13;&#10;c2lvbj0iMjA4NiIgZXhpZjpQaXhlbFlEaW1lbnNpb249IjE4NDMiIGV4aWY6Q29sb3JTcGFjZT0i&#13;&#10;MSIgZXhpZjpOYXRpdmVEaWdlc3Q9IjM2ODY0LDQwOTYwLDQwOTYxLDM3MTIxLDM3MTIyLDQwOTYy&#13;&#10;LDQwOTYzLDM3NTEwLDQwOTY0LDM2ODY3LDM2ODY4LDMzNDM0LDMzNDM3LDM0ODUwLDM0ODUyLDM0&#13;&#10;ODU1LDM0ODU2LDM3Mzc3LDM3Mzc4LDM3Mzc5LDM3MzgwLDM3MzgxLDM3MzgyLDM3MzgzLDM3Mzg0&#13;&#10;LDM3Mzg1LDM3Mzg2LDM3Mzk2LDQxNDgzLDQxNDg0LDQxNDg2LDQxNDg3LDQxNDg4LDQxNDkyLDQx&#13;&#10;NDkzLDQxNDk1LDQxNzI4LDQxNzI5LDQxNzMwLDQxOTg1LDQxOTg2LDQxOTg3LDQxOTg4LDQxOTg5&#13;&#10;LDQxOTkwLDQxOTkxLDQxOTkyLDQxOTkzLDQxOTk0LDQxOTk1LDQxOTk2LDQyMDE2LDAsMiw0LDUs&#13;&#10;Niw3LDgsOSwxMCwxMSwxMiwxMywxNCwxNSwxNiwxNywxOCwyMCwyMiwyMywyNCwyNSwyNiwyNywy&#13;&#10;OCwzMDtFMTJEQjQyQUZBMUM2QzJDOUEwOTM1RDUzQjEzMTc1NyI+IDxkYzpjcmVhdG9yPiA8cmRm&#13;&#10;OlNlcT4gPHJkZjpsaT46LSk8L3JkZjpsaT4gPC9yZGY6U2VxPiA8L2RjOmNyZWF0b3I+IDxkYzp0&#13;&#10;aXRsZT4gPHJkZjpBbHQ+IDxyZGY6bGkgeG1sOmxhbmc9IngtZGVmYXVsdCI+YXNjaWkgdGFibGU0&#13;&#10;Lnhsc3g8L3JkZjpsaT4gPC9yZGY6QWx0PiA8L2RjOnRpdGxlPiA8eG1wTU06SGlzdG9yeT4gPHJk&#13;&#10;ZjpTZXE+IDxyZGY6bGkgc3RFdnQ6YWN0aW9uPSJzYXZlZCIgc3RFdnQ6aW5zdGFuY2VJRD0ieG1w&#13;&#10;LmlpZDpGNzdGMTE3NDA3MjA2ODExOTk0Q0FCMUQ3MUQyMDZDMSIgc3RFdnQ6d2hlbj0iMjAxMS0w&#13;&#10;Ny0yMlQyMzozNDo1My0wNzowMCIgc3RFdnQ6c29mdHdhcmVBZ2VudD0iQWRvYmUgUGhvdG9zaG9w&#13;&#10;IENTNCBNYWNpbnRvc2giIHN0RXZ0OmNoYW5nZWQ9Ii8iLz4gPHJkZjpsaSBzdEV2dDphY3Rpb249&#13;&#10;ImRlcml2ZWQiIHN0RXZ0OnBhcmFtZXRlcnM9ImNvbnZlcnRlZCBmcm9tIGFwcGxpY2F0aW9uL3Zu&#13;&#10;ZC5hZG9iZS5waG90b3Nob3AgdG8gaW1hZ2UvanBlZyIvPiA8cmRmOmxpIHN0RXZ0OmFjdGlvbj0i&#13;&#10;c2F2ZWQiIHN0RXZ0Omluc3RhbmNlSUQ9InhtcC5paWQ6Rjg3RjExNzQwNzIwNjgxMTk5NENBQjFE&#13;&#10;NzFEMjA2QzEiIHN0RXZ0OndoZW49IjIwMTEtMDctMjJUMjM6MzQ6NTMtMDc6MDAiIHN0RXZ0OnNv&#13;&#10;ZnR3YXJlQWdlbnQ9IkFkb2JlIFBob3Rvc2hvcCBDUzQgTWFjaW50b3NoIiBzdEV2dDpjaGFuZ2Vk&#13;&#10;PSIvIi8+IDwvcmRmOlNlcT4gPC94bXBNTTpIaXN0b3J5PiA8eG1wTU06RGVyaXZlZEZyb20gc3RS&#13;&#10;ZWY6aW5zdGFuY2VJRD0ieG1wLmlpZDpGNzdGMTE3NDA3MjA2ODExOTk0Q0FCMUQ3MUQyMDZDMSIg&#13;&#10;c3RSZWY6ZG9jdW1lbnRJRD0ieG1wLmRpZDpGNzdGMTE3NDA3MjA2ODExOTk0Q0FCMUQ3MUQyMDZD&#13;&#10;MSIgc3RSZWY6b3JpZ2luYWxEb2N1bWVudElEPSJ4bXAuZGlkOkY3N0YxMTc0MDcyMDY4MTE5OTRD&#13;&#10;QUIxRDcxRDIwNkMxIi8+IDwvcmRmOkRlc2NyaXB0aW9uPiA8L3JkZjpSREY+IDwveDp4bXBtZXRh&#13;&#10;Pi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Dw/&#13;&#10;eHBhY2tldCBlbmQ9InciPz7/4gxYSUNDX1BST0ZJTEUAAQEAAAxITGlubwIQAABtbnRyUkdCIFhZ&#13;&#10;WiAHzgACAAkABgAxAABhY3NwTVNGVAAAAABJRUMgc1JHQgAAAAAAAAAAAAAAAAAA9tYAAQAAAADT&#13;&#10;LUhQICAAAAAAAAAAAAAAAAAAAAAAAAAAAAAAAAAAAAAAAAAAAAAAAAAAAAAAAAAAAAAAABFjcHJ0&#13;&#10;AAABUAAAADNkZXNjAAABhAAAAGx3dHB0AAAB8AAAABRia3B0AAACBAAAABRyWFlaAAACGAAAABRn&#13;&#10;WFlaAAACLAAAABRiWFlaAAACQAAAABRkbW5kAAACVAAAAHBkbWRkAAACxAAAAIh2dWVkAAADTAAA&#13;&#10;AIZ2aWV3AAAD1AAAACRsdW1pAAAD+AAAABRtZWFzAAAEDAAAACR0ZWNoAAAEMAAAAAxyVFJDAAAE&#13;&#10;PAAACAxnVFJDAAAEPAAACAxiVFJDAAAEPAAACAx0ZXh0AAAAAENvcHlyaWdodCAoYykgMTk5OCBI&#13;&#10;ZXdsZXR0LVBhY2thcmQgQ29tcGFueQAAZGVzYwAAAAAAAAASc1JHQiBJRUM2MTk2Ni0yLjEAAAAA&#13;&#10;AAAAAAAAABJzUkdCIElFQzYxOTY2LTIuMQAAAAAAAAAAAAAAAAAAAAAAAAAAAAAAAAAAAAAAAAAA&#13;&#10;AAAAAAAAAAAAAAAAAAAAAAAAWFlaIAAAAAAAAPNRAAEAAAABFsxYWVogAAAAAAAAAAAAAAAAAAAA&#13;&#10;AFhZWiAAAAAAAABvogAAOPUAAAOQWFlaIAAAAAAAAGKZAAC3hQAAGNpYWVogAAAAAAAAJKAAAA+E&#13;&#10;AAC2z2Rlc2MAAAAAAAAAFklFQyBodHRwOi8vd3d3LmllYy5jaAAAAAAAAAAAAAAAFklFQyBodHRw&#13;&#10;Oi8vd3d3LmllYy5jaAAAAAAAAAAAAAAAAAAAAAAAAAAAAAAAAAAAAAAAAAAAAAAAAAAAAAAAAAAA&#13;&#10;AABkZXNjAAAAAAAAAC5JRUMgNjE5NjYtMi4xIERlZmF1bHQgUkdCIGNvbG91ciBzcGFjZSAtIHNS&#13;&#10;R0IAAAAAAAAAAAAAAC5JRUMgNjE5NjYtMi4xIERlZmF1bHQgUkdCIGNvbG91ciBzcGFjZSAtIHNS&#13;&#10;R0IAAAAAAAAAAAAAAAAAAAAAAAAAAAAAZGVzYwAAAAAAAAAsUmVmZXJlbmNlIFZpZXdpbmcgQ29u&#13;&#10;ZGl0aW9uIGluIElFQzYxOTY2LTIuMQAAAAAAAAAAAAAALFJlZmVyZW5jZSBWaWV3aW5nIENvbmRp&#13;&#10;dGlvbiBpbiBJRUM2MTk2Ni0yLjEAAAAAAAAAAAAAAAAAAAAAAAAAAAAAAAAAAHZpZXcAAAAAABOk&#13;&#10;/gAUXy4AEM8UAAPtzAAEEwsAA1yeAAAAAVhZWiAAAAAAAEwJVgBQAAAAVx/nbWVhcwAAAAAAAAAB&#13;&#10;AAAAAAAAAAAAAAAAAAAAAAAAAo8AAAACc2lnIAAAAABDUlQgY3VydgAAAAAAAAQAAAAABQAKAA8A&#13;&#10;FAAZAB4AIwAoAC0AMgA3ADsAQABFAEoATwBUAFkAXgBjAGgAbQByAHcAfACBAIYAiwCQAJUAmgCf&#13;&#10;AKQAqQCuALIAtwC8AMEAxgDLANAA1QDbAOAA5QDrAPAA9gD7AQEBBwENARMBGQEfASUBKwEyATgB&#13;&#10;PgFFAUwBUgFZAWABZwFuAXUBfAGDAYsBkgGaAaEBqQGxAbkBwQHJAdEB2QHhAekB8gH6AgMCDAIU&#13;&#10;Ah0CJgIvAjgCQQJLAlQCXQJnAnECegKEAo4CmAKiAqwCtgLBAssC1QLgAusC9QMAAwsDFgMhAy0D&#13;&#10;OANDA08DWgNmA3IDfgOKA5YDogOuA7oDxwPTA+AD7AP5BAYEEwQgBC0EOwRIBFUEYwRxBH4EjASa&#13;&#10;BKgEtgTEBNME4QTwBP4FDQUcBSsFOgVJBVgFZwV3BYYFlgWmBbUFxQXVBeUF9gYGBhYGJwY3BkgG&#13;&#10;WQZqBnsGjAadBq8GwAbRBuMG9QcHBxkHKwc9B08HYQd0B4YHmQesB78H0gflB/gICwgfCDIIRgha&#13;&#10;CG4IggiWCKoIvgjSCOcI+wkQCSUJOglPCWQJeQmPCaQJugnPCeUJ+woRCicKPQpUCmoKgQqYCq4K&#13;&#10;xQrcCvMLCwsiCzkLUQtpC4ALmAuwC8gL4Qv5DBIMKgxDDFwMdQyODKcMwAzZDPMNDQ0mDUANWg10&#13;&#10;DY4NqQ3DDd4N+A4TDi4OSQ5kDn8Omw62DtIO7g8JDyUPQQ9eD3oPlg+zD88P7BAJECYQQxBhEH4Q&#13;&#10;mxC5ENcQ9RETETERTxFtEYwRqhHJEegSBxImEkUSZBKEEqMSwxLjEwMTIxNDE2MTgxOkE8UT5RQG&#13;&#10;FCcUSRRqFIsUrRTOFPAVEhU0FVYVeBWbFb0V4BYDFiYWSRZsFo8WshbWFvoXHRdBF2UXiReuF9IX&#13;&#10;9xgbGEAYZRiKGK8Y1Rj6GSAZRRlrGZEZtxndGgQaKhpRGncanhrFGuwbFBs7G2MbihuyG9ocAhwq&#13;&#10;HFIcexyjHMwc9R0eHUcdcB2ZHcMd7B4WHkAeah6UHr4e6R8THz4faR+UH78f6iAVIEEgbCCYIMQg&#13;&#10;8CEcIUghdSGhIc4h+yInIlUigiKvIt0jCiM4I2YjlCPCI/AkHyRNJHwkqyTaJQklOCVoJZclxyX3&#13;&#10;JicmVyaHJrcm6CcYJ0kneierJ9woDSg/KHEooijUKQYpOClrKZ0p0CoCKjUqaCqbKs8rAis2K2kr&#13;&#10;nSvRLAUsOSxuLKIs1y0MLUEtdi2rLeEuFi5MLoIuty7uLyQvWi+RL8cv/jA1MGwwpDDbMRIxSjGC&#13;&#10;Mbox8jIqMmMymzLUMw0zRjN/M7gz8TQrNGU0njTYNRM1TTWHNcI1/TY3NnI2rjbpNyQ3YDecN9c4&#13;&#10;FDhQOIw4yDkFOUI5fzm8Ofk6Njp0OrI67zstO2s7qjvoPCc8ZTykPOM9Ij1hPaE94D4gPmA+oD7g&#13;&#10;PyE/YT+iP+JAI0BkQKZA50EpQWpBrEHuQjBCckK1QvdDOkN9Q8BEA0RHRIpEzkUSRVVFmkXeRiJG&#13;&#10;Z0arRvBHNUd7R8BIBUhLSJFI10kdSWNJqUnwSjdKfUrESwxLU0uaS+JMKkxyTLpNAk1KTZNN3E4l&#13;&#10;Tm5Ot08AT0lPk0/dUCdQcVC7UQZRUFGbUeZSMVJ8UsdTE1NfU6pT9lRCVI9U21UoVXVVwlYPVlxW&#13;&#10;qVb3V0RXklfgWC9YfVjLWRpZaVm4WgdaVlqmWvVbRVuVW+VcNVyGXNZdJ114XcleGl5sXr1fD19h&#13;&#10;X7NgBWBXYKpg/GFPYaJh9WJJYpxi8GNDY5dj62RAZJRk6WU9ZZJl52Y9ZpJm6Gc9Z5Nn6Wg/aJZo&#13;&#10;7GlDaZpp8WpIap9q92tPa6dr/2xXbK9tCG1gbbluEm5rbsRvHm94b9FwK3CGcOBxOnGVcfByS3Km&#13;&#10;cwFzXXO4dBR0cHTMdSh1hXXhdj52m3b4d1Z3s3gReG54zHkqeYl553pGeqV7BHtje8J8IXyBfOF9&#13;&#10;QX2hfgF+Yn7CfyN/hH/lgEeAqIEKgWuBzYIwgpKC9INXg7qEHYSAhOOFR4Wrhg6GcobXhzuHn4gE&#13;&#10;iGmIzokziZmJ/opkisqLMIuWi/yMY4zKjTGNmI3/jmaOzo82j56QBpBukNaRP5GokhGSepLjk02T&#13;&#10;tpQglIqU9JVflcmWNJaflwqXdZfgmEyYuJkkmZCZ/JpomtWbQpuvnByciZz3nWSd0p5Anq6fHZ+L&#13;&#10;n/qgaaDYoUehtqImopajBqN2o+akVqTHpTilqaYapoum/adup+CoUqjEqTepqaocqo+rAqt1q+ms&#13;&#10;XKzQrUStuK4trqGvFq+LsACwdbDqsWCx1rJLssKzOLOutCW0nLUTtYq2AbZ5tvC3aLfguFm40blK&#13;&#10;ucK6O7q1uy67p7whvJu9Fb2Pvgq+hL7/v3q/9cBwwOzBZ8Hjwl/C28NYw9TEUcTOxUvFyMZGxsPH&#13;&#10;Qce/yD3IvMk6ybnKOMq3yzbLtsw1zLXNNc21zjbOts83z7jQOdC60TzRvtI/0sHTRNPG1EnUy9VO&#13;&#10;1dHWVdbY11zX4Nhk2OjZbNnx2nba+9uA3AXcit0Q3ZbeHN6i3ynfr+A24L3hROHM4lPi2+Nj4+vk&#13;&#10;c+T85YTmDeaW5x/nqegy6LzpRunQ6lvq5etw6/vshu0R7ZzuKO6070DvzPBY8OXxcvH/8ozzGfOn&#13;&#10;9DT0wvVQ9d72bfb794r4Gfio+Tj5x/pX+uf7d/wH/Jj9Kf26/kv+3P9t////7gAOQWRvYmUAZIAA&#13;&#10;AAAB/9sAhAAMCAgNCQ0VDAwVGhQQFBogGxoaGyAiFxcXFxciEQwMDAwMDBEMDAwMDAwMDAwMDAwM&#13;&#10;DAwMDAwMDAwMDAwMDAwMAQ0NDREOERsRERsUDg4OFBQODg4OFBEMDAwMDBERDAwMDAwMEQwMDAwM&#13;&#10;DAwMDAwMDAwMDAwMDAwMDAwMDAwMDAz/wAARCAczCCYDASIAAhEBAxEB/90ABACD/8QBPwAAAQUB&#13;&#10;AQEBAQEAAAAAAAAAAwABAgQFBgcICQoLAQABBQEBAQEBAQAAAAAAAAABAAIDBAUGBwgJCgsQAAEE&#13;&#10;AQMCBAIFBwYIBQMMMwEAAhEDBCESMQVBUWETInGBMgYUkaGxQiMkFVLBYjM0coLRQwclklPw4fFj&#13;&#10;czUWorKDJkSTVGRFwqN0NhfSVeJl8rOEw9N14/NGJ5SkhbSVxNTk9KW1xdXl9VZmdoaWprbG1ub2&#13;&#10;N0dXZ3eHl6e3x9fn9xEAAgIBAgQEAwQFBgcHBgU1AQACEQMhMRIEQVFhcSITBTKBkRShsUIjwVLR&#13;&#10;8DMkYuFygpJDUxVjczTxJQYWorKDByY1wtJEk1SjF2RFVTZ0ZeLys4TD03Xj80aUpIW0lcTU5PSl&#13;&#10;tcXV5fVWZnaGlqa2xtbm9ic3R1dnd4eXp7fH/9oADAMBAAIRAxEAPwD1VJJJJSkkkklKSSSSUpJJ&#13;&#10;JJSkkkklKSSSSUpJJJJSkkkklKSSSSUpJJJJSkkkklKSSSSUpJJJJSkkkklKSSSSUpJJJJSkkkkl&#13;&#10;KSSSSUpJJJJSkkkklKSSSSUpJJJJSkkkklKSSSSUpJJJJSkkkklKSSSSUpJJJJSkkkklKSSSSUpJ&#13;&#10;JJJSkkkklKSSSSUpJJJJSkkkklKSSSSUpJJJJSkkkklKSSSSUpJJJJSkkkklKSSSSUpJJJJSkkkk&#13;&#10;lKSSSSUpJJJJSkkkklKSSSSUpJJJJSkkkklKSSSSUpJJJJSkkkklKSSSSUpJJJJSkkkklKSSSSUp&#13;&#10;JJJJSkkkklKWN9cc67p/R8rKxnbLa6yWuHYz/KWyuf8Ar/8A8gZv/FH8rUlPnf8Ai/8Art1nqvXM&#13;&#10;bEzMl1lL/U3NLWidtd1rPoV/vsXsi+f/APFb/wCKTE/67/55yF9AJKUkkkkpSSSSSlJJJJKUkkkk&#13;&#10;pSSSSSlJJJJKUkkkkpSSSSSlJJJJKUkkkkpSSSSSlJJJJKUkkkkpSSSSSlJJJJKUkkkkpSSSSSlJ&#13;&#10;JJJKUkkkkpSSSSSlJJJJKUkkkkpSSSSSnzz/ABtfWTqPQvsf7PuNPq+rvgNO7Z9n9P8AnGv/ANI9&#13;&#10;Xf8AFV13O63gXXdQtNr23bQSAIbtrdt/RtYsD/Hp/wBoP+v/APuotD/El/yZkf8AH/8AfKklPoqS&#13;&#10;SSSlJJJJKUkkkkpSSSSSlJJJJKUkkkkpSSSSSlJJJJKUkkkkpSSSSSlJJJJKUkkkkpSSSSSlJJJJ&#13;&#10;KUkkkkpSSSSSlJJJJKUkkkkpSSSSSlJJJJKUkkkkpSpdavfj4GRdUdr2U2OafBzWucxyurP+sP8A&#13;&#10;yZl/8Rb/ANQ9JT5H9Tvr31vqHWMXGycpz6rLAHNLWaiP5Na9sXzp9QP+X8L/AI0fkcvotJSkkkkl&#13;&#10;KSSSSUpJJJJSkkkklKSSSSUpJJJJSkkkklKSSSSUpJJJJSkkkklKSSSSUpJJJJSkkkklKSSSSUpJ&#13;&#10;JJJSkkkklKSSSSUpJJJJSkkkklKSSSSUpJJJJSkkkklKSSSSU//Q9VXN/XjqfWOl4Yyuj112CsOf&#13;&#10;cX/mVsb6m9jfUp3/AJ//AAi6RZP1s/5Fzv8Awrd/57sSU8p9RvrP9ZfrBdXkX00fs5xcH2D2uBaP&#13;&#10;8Gz132/zn/Aqp9cvrj9aPq5e+x9NDcJ1pZS/6Zc36VW9rb/V3+n/ADn6Jio/4vv8YPSugdKbh5jn&#13;&#10;i0Pe72s3CHfR9yqf4y/rx036yYVOPgl5ey3edzdvt2vZ/wB+SU+nfVbI6pk4Lbes1srySTow6bP8&#13;&#10;E72vu9//AFxa6BjvDMdjnGAGAk/JeW0XdS/xm9QurZe7G6TSYhv54P8AN72/4W+76f6T9Fj/APnx&#13;&#10;KfVm2seS1rgSOQCprzzM/wATmFVVv6XkX05TBLHucC3d/L9Guqyv/jKv+20f/Fr9bcvqL7uj9VJO&#13;&#10;Ziz7j9JzWO9C5t3/AAtFv+E/wiSnvElwX19+o2d1N1vUum5Nvrw2KNxDCGDY5mPt/m3v/nP+N9T/&#13;&#10;AEiqfUHrWA3oeVjZmXdVewPN/qviyncPs/qYX5/0/of4VmX/ANb3pT6QkvG/ql9TMv6xvsy/tWTT&#13;&#10;08GKXOcfVuj8/bu9NjP/AFX79li9hqZ6bGsku2gCTq4x+c/+UkpmkkkkpSFkm1tTzQAbQ07A76Jf&#13;&#10;H6Pf/J3oqSSnydv13+uNnUXdIbj45zGDca9NBtbd/O/avR/m7Gf4VWsv65fXHog9fqeBW6huri0T&#13;&#10;tH/H41+Syr+vaxTw/wD8oeR/xQ/88Yy9KIBEHhJTjfVX614n1oxftOLLXNMWVu+lW7/v1b/8FYtp&#13;&#10;eT/VmsfV/wCvF/TMf20XbhsH0QDX+0qf+2f5ti2v8Yv1szcbIp6F0cxmZEbnj6TWvPp1V1u/wb7P&#13;&#10;z7P8FWkp7t9rKyA5wBPElTXnmL/ibwbK9/U8i+7Kdq97XBon+R6rLrH/ANe3/ttZP2rP/wAWnVKc&#13;&#10;W+52R0nI43fmNBa23Z/orsbf7/T/AEV9f/gSU+sqL3tYNziAPErG+uH1kZ9W+m2ZxAc/RtbTw6x3&#13;&#10;83/Yb/Ov/kVrhei/ULN+uNTerfWDKti73V1tiQw/Qd+k300Mf/g666UlPqjXB43NIIPcJ15D9bP8&#13;&#10;XWR9WcOzM6Nk3GjaRfWXQ41u9j3/AKD0q76/9Iz0v+EXdf4uXOd9XsMuJJ2Ea+AfZtSU9IkkqfWM&#13;&#10;09PwcjLGppqfYP7DXWpKeT+s/wBfsinN/YvQaRk58w4nWus/nM+kz31/4XfYymj89U7MT6/0s+0j&#13;&#10;Ix7CNfQAZu/qbvs1Tf8A2bQf8S2C2zHyuqWe6+y30y4/ShoZkWf9u2X+/wD4telJKfPv8Xv126n9&#13;&#10;YepZGL1FrGCqudjW7Nj2ObTb9Pfb/X9RU/8AHD9WqHY563vf6zdlWyR6e2Xfm7d7P89df0z6pUdN&#13;&#10;6vk9Yqed2U2DXHtaZa+1+/8A4R9ayP8AG9/yA7/ja/ypKek6FYG9LxXPMfoKpJP8hi0AQRI4XmPR&#13;&#10;P8XNv1kwqMzruVcd1bfRqrLWtqqj9B/OMtZ7qv8Ag/8AjP0ih9Wa8v6m/WVvQHWutwslhdWHdtLL&#13;&#10;K7Nn5lnqUWUW7P5z+cSU+pJnODBucQAO5TrzXN/xb035T8r6w9Tc9rnEtBc2r2z7ffkutYz/AIum&#13;&#10;pJT6Qx7bBLCCPEaqS8c6/wBHo+pPo9Z+ruYbGCwMsr9RtgIO5/v9DZvof6Xpv9Rev49wyKmWt+i9&#13;&#10;ocPg4bklJEl5d/jG+qb+nY+T1urNyC51gPpl3sb6jtmxm3/B17/0Sj0fpvW/r1h0Nybn4fTKqmVi&#13;&#10;CTZlPY1td2Q/6PqMss/0v6L/AIO2z1LElPqLLGvnaQY5gqS4HoX+K09A6rVn4eW/0WTuYR736fzT&#13;&#10;rK3em+v/AK0u+SUpJJJJSkkkklKSSSSUpJJJJSkkkklKSSSSUpJJJJSkkkklKSSSSUpJJJJSkkkk&#13;&#10;lKSSSSUpJJJJSkkkklKSSSSUpJJJJSkkkklKSSSSUpJJJJSkkkklKSSSSUpJJJJSkkkklKSSSSUp&#13;&#10;JJJJSkkkklKSSSSUpJJJJSkkkklKSSSSUpJJJJSkkkklKSSSSUpJJJJSkkkklKSSSSUpJJJJSkkk&#13;&#10;klKXP/X/AP5Azf8Aij+Vq6Bc/wDX/wD5Azf+KP5WpKfH/wDFb/4pMT/rv/nnIXsf1wzOrYWF63Ra&#13;&#10;67bWul4efo1AOc97N1lK8c/xW/8AikxP+u/+eche69W/oV//ABT/APqXJKeC+pX1u+s/1juZf6ND&#13;&#10;sAWbLXj2FsBtj9jPX9XfstZ/gdin9d/rX9Zvq9dZfXTQOn7w2uw+5ztw3e9nr+tv+n/gVh/4tvr3&#13;&#10;0z6udNsxc5zxY69zxtbuG0sor/8ARSn/AIxfr90v6w9MGJhOebRa1/ubtG1os/8AJpKfQPqZn9V6&#13;&#10;hgjJ6xXXXY8h1ez86pzWPrsf+kuW8s/6vf8AJmJ/xFX/AFDF5zf1DqX+MXqt3T8K92P0ujR7m/nt&#13;&#10;nY1z/oeq/J/wNT/0VdX/AAn84lPqbbWOcWBwLhyJ1U157kf4menNqnCvvqyW6teXNcN38tlddTv+&#13;&#10;23pf4u/rTnOzLvq91hxfk4+7Y8mXO2HbbU+z/C/6Wm3/AEaSn0JJcN9fPqPm9XL+odOyrW3hoinc&#13;&#10;W1u2/mU/6Kx//nxZ/wDi66xh1dLysXOyrqsmvcbxa+HVCPR9XD3+/wBv/brMj/re9KfSUl419Vfq&#13;&#10;dlfWW63IrysmrprSRVY9x9W4/wAlm7Zs/f8A+2v9Js9hx6fQqZVuc7Y0N3OMudtG3fY799ySkiSS&#13;&#10;SSlJJJJKUkkkkp8//wAYP1s6/wDVu71saqn7A4tY2x3ucbHB9jmPZ6zLP8HZ/gvTVUdd+vvpNvGF&#13;&#10;S6twDhG10g+7+brzPVVr/HX/AMi0/wDhpn/nvKXa9J/oVH/FM/6lqSnkPqp/jMHUsv8AZfVqfsma&#13;&#10;TtHIY5/+hdXd+lx7v9Hv3+ou6XmX+OnpzK6cXq1XtvZZ6W4aOIIfkU/9svps2f8AGLrM360t6d0B&#13;&#10;nWrhLnUVvDf3rLWs9Ov/ALcsSU9A5waJJgDumY9tglhBHiNV5X9X/qjm/Xuv9r9fybPQeT6VTDt9&#13;&#10;oP02b99VFX5n816tv+kRPrD/AIvbvqrQ7q/1dybmPoG+xjiDLG/zj/Y1jH+n9Oym9ln/AKLSU+pJ&#13;&#10;LA+pX1mH1l6YzNcA21pLLQPoixv7n8h9b2Wrhn5XUv8AGV1G7GxbnY3SaDBIn3j8ze1u31rb9nqM&#13;&#10;rf8AoqK/+E/nUp9Vbax5LWuBI5AKmvOMj/EviVVb+n5V9eU3VrnFuzd/1iuq2v8A7cVT/FR9tr6v&#13;&#10;1CrqDnuyGtaLN5LiXMd6fuf/AIT2/Qekp9SSSSSU4v1r+tWL9V8T7Vk+57jFdYPusd/32tn+Ft/M&#13;&#10;XJYmT9efrAwZeO6jApfqxr2iXN/N/nKc23/P9FUPrGB17684/Tb9aKNvtP0TFf7Ss/7d/m3r1ZJT&#13;&#10;5J1b67fWv6vX1YXUm1bnPaRaGA+qydtjGPZ+h/r/AKGu+tekfWLoNP1hwn4GQ97GPIJLDDvad/52&#13;&#10;9uxVPrZ9UqPrPXSy55rdRYHhzRJj/CVe7/SLeSU+bf4m6RjnqNDSS2u5rRPl6zF6Oyxr5DSDHMHh&#13;&#10;eK/VHoOf9YczPwqsh2Pg+qXXln0rDut9Cj/z7/wf7/8Ag1ofWr6hu+peOOtdFybmupc0PDyJhx9N&#13;&#10;rt1TKf0fqbGWU2VpKfXElR6J1D9qYGPmkQbqmPI8C5u57Vg/Xb6p5P1ifVGacXDYD6jANHH/AEn8&#13;&#10;5Uz6Ps/S/wA2kp6kXMc7YHAu8J1U15dZ/iy+rz6jXhZ5GWB7XG2t3v8A5dVbWP8Ap/uLd/xV9fye&#13;&#10;r9MfVmuL7saw17jq5zY31+o/897PfWkp7RJYP1q+qv8AzjZUz7Tdj+kSf0RgP3bf51v8jZ+j/wCu&#13;&#10;LzH6sZ3XK8rN6J0l77LX2hnr2OJFFdLr6rbvfvZXZdvr/wDRf6X00lPtTrGtIaSATwJ5Ul5ll/4m&#13;&#10;PtFZtdnWPzDqXvbua4/5/r/9c9Veg9HwrOn4VOLdYbrKmBrrDy8j85JTcSSSSUpJJJJT5V/j0/7Q&#13;&#10;f9f/APdRaH+JL/kzI/4//vlSz/8AHp/2g/6//wC6i0P8SX/JmR/x/wD3ypJTL6//AFv+sH1ayTZR&#13;&#10;VSMBxa2t7huc5+31LW2M9b1Pp+p/gvT2LZ+r+d9ZsjBybeo0UsyQ2cZoIh7tr/5/07rfZv8AR/wl&#13;&#10;f56xP8dv/JmP/wAf/wB8tVzH/wAbfQa62sLrZDQD+jPYJKcB312+uDOot6Q7HxxmPEivTja67+d+&#13;&#10;1ej/ADdb/wDCL1WkvLGmwAPgbgON3521eT9O67i9f+vWNmYZcaixzfcNpltORu9q9D+tn1gZ9Xem&#13;&#10;257huc0AMb+9Y721N/q/n2f8Gkp13ODRLjAHcpmPa8bmkEeIXlv1f+peZ9dqh1f6w5NprsJNVTCG&#13;&#10;+39/3b6qK/3K66v+E9RP9YvqJkfU+l3WPq9k2t9H3WVuIMs/Of7GsrtYz/CU3VpKfU0lh/VD6wt+&#13;&#10;s3S2ZsbLDLLAPzbG/T2f+fa15v8AXT6l9Q+r23NpysjIwp/SnefVr1+l+5td/pf9J/OJKfZEl5z9&#13;&#10;butdMy/q5juozLy47RSGO/T3WMb6XpZv+dvyf+F/0n6P1DfUP6i52Caep9SybhfqfQ3HaGuGxjMn&#13;&#10;f+f/AIT00lPoCSSSSlJJJJKUkkkkphcXhjjWAXwdoPG783cvKz9dvrh+0v2QMfH+2Ru9PTjb6387&#13;&#10;9q9H+b/4VerrzT/84f8A1r/0Qkphl/W/659GHr9QwK3UN1cWjdtH73q4t+R6X9exi7H6pfW/E+tO&#13;&#10;Mb8aWWMgWVu+kwn/AKup/wDg7FurybpFQ+rv17fhY3tx8iRtHEWV/bGt2/8AB5H0P+DSU+sqD7WV&#13;&#10;xvcGzxJhcP8A4yPrdl9Osp6N0nTNyo9w+k1rz6NTav8Ahb7N/v8A8Eq+H/idxLq/U6tk335T9Xua&#13;&#10;4AT/ACfWZdbZ/wAZZ/20kp9DSXkt9vUP8WPUaazc/I6Tefou12gbfV2N/wAHfTv/AMF+jyP/AD36&#13;&#10;F9aPrFX9X+mWdRID4AFbf33v/mv7H57/APg0lOu5wYNziAB3KZj2vG5pBHiF5X0T6kZ/13rHVuv5&#13;&#10;Vgrt1qrZ+5++z1N9OPX/AKL9F7/5xD+tH+LfI+reHbndDybvTa0+tWXQ41EbbX76PRZaxv8AhK31&#13;&#10;fzaSn1pJct/iwc531bxC4kmLBr4C2/aupSUpcT9a/r9bh5g6N0Sn7T1B2h7srP7v5u+xrfp++uqn&#13;&#10;/CLruoZX2PGtyYn0q3Pj+oPUXnP+JnEGT9s6tf78iyzZuPOv6xf/ANvPsr/7bSU234f1/Y37QMjH&#13;&#10;cefQAZP9Td9mYz/2cS+oP136r17q9+D1JrKxVSSWNaWFllb6aH7vU32f4X3r0NYOD9UqMHrWR1yt&#13;&#10;535Few1x7Qf0W+3f/L+z/wDnxJTy3+N/6tUX4jutF7/WqDKwyR6e1z/pbdu/f+l/fXY/VawN6Lgv&#13;&#10;eYH2WmST/wAHWsX/ABsf+J2/+tX/ANWxc79Xv8Xl31m6fj5XW8q70/SYKKqy1orpa3ZQ79Iy2vfZ&#13;&#10;V/wX9exJT6iCHCRqCnXlfQqMv6j/AFlq6KLnW4OW2Wh3bdv2P2fQZey6n07Nn85UvVElLOcGiXGA&#13;&#10;O5TMsbYJYQR4gyvOup/4uasvLszOv9TcanPJY0uFcNJ9jN+S6yuv9zZVUsT6w9BxvqeyvrX1bzS7&#13;&#10;ZY1tjPUbYCD+96GzfV+ZZVb/AKRJT7EkgYOUMzHryGiBaxrwP649Redf4xvqm/DxsrrtWZkbg5rh&#13;&#10;Vu9g3vqo2M2/4Nnqfo0lPpiiyxr5DSDHMHheV9DweufXfCopsufidMprawuBJsyXsGy2z8z1K/6/&#13;&#10;6H/jrVrdH/xU/sPqlOfhZjxVWZexw97h/ovUr2MdXb+f+jSU+gLP+sP/ACZl/wDEW/8AUPWgs/6w&#13;&#10;/wDJmX/xFv8A1D0lPgn1A/5fwv8AjR+Ry91+s13VacMu6LWy3K3D2vIA2f4T6dlLN/8A1xeFfUD/&#13;&#10;AJfwv+NH5HL6LSU+YfVH66fWn6x3tdTTQ/FZY1tzvobGn6f0r/V/m/8AR1WLR+vX1k+svQLbMnFp&#13;&#10;pPTWBgFjoc7c7a13qV+uy3+f/cp+guU/xZ/XXp31axr6s8vDrHhzdrd2gG1af18/xidJ670i3Cw3&#13;&#10;WG17mEbmbR7XNe73JKex+ovVer9Wwzl9WrrY2za6ks/PrcPpvZ6l2z/q10qxPqT/AMh4X/EM/wCp&#13;&#10;XEdX6t1L679as6H0y44+DRItsbMu2H07Xv27XWfpf0VFG/8ASfzln/BpT6eLWF2wOG7wnVTXn1n+&#13;&#10;JjpYqim+9l41FhLT7v3vS9Ov/wA+f9cQfqJ9ZOoYHVLPqx1l5stZPpWE7ne0et6fqO99lVuP+np9&#13;&#10;T9J/6LSn0dJcl9ePqZkfWD9Zw8qym+uvaysOIpeZ9T37P5uyz+b9X/iv3Fz/APit6nV05+Vg9Uut&#13;&#10;rzmmXV3v/Rhle5z7KN/5+z+f/wCB2W1/o0lPpqS8Y6J9WL/rP1K44GZlDplZIORY477H/uUt9n/q&#13;&#10;v+c/nfSXrvS8H9nYtWJvfb6TQ3e8y90fnPSU2kkkklKSSSSUs6YO3mNJXlN312+uFfUh0g4+P9se&#13;&#10;CW1iNWw67+e+1el/NV/n2L1deaZn/wCUPH/4o/8AnjJSUxyvrZ9dekD187ArdS3V20bob+96mLkX&#13;&#10;+l/1xi636ofXLE+tWObKAa7q49SomS2fzmO/wlTv9IugXk2PUPq79fPQxRsoydCwcRcz1Nv/ALGM&#13;&#10;9RJT6yoWWsr+m4NnxMLiv8ZP1vyukCnpnTP6blcECXMaT6TPS3f4a+39HX/5wqeF/ifx8hnrdZyb&#13;&#10;r8t4l7mu9oP9e5l1tv8Axn/gSSn0RJeSZo6h/iwzqTXc/I6VcSNj9dsfzrNv0K72t/SVWV+n637i&#13;&#10;9C+s31lp6F0t/U9HjaPTH77n/wAz/Y/wj/8Ag0lOw5wYNziAB3KZj2vG5pBHiF5X0T6kZ/13rHVu&#13;&#10;v5Vgrt1qrZ+5++z1N9OPX/ov0Xv/AJxD+tH+LfI+reHbndDybvTa0+tWXQ41EbbX76PRZaxv+Erf&#13;&#10;V/NpKfWkly3+LBznfVvELiSYsGvgLb9q6lJSkkkklKWP9aPrPi/VnEOXlakmGMH0rH/uM/8ARj1s&#13;&#10;Lyr64/5d+uWH0u7XHq2S3s6f1y//ALdr9OpJTexM367/AFkYMvENGBjv1YHgEub+b/O05lv9v06V&#13;&#10;k9e+uv1t+rBbi9RFRc47m3BgIsa3+crY5myn+v8AoGXL1wCNAsL64fVKj61YzMa55rNbw8OaJPGx&#13;&#10;9fu/fSU3frB0Srr2DZ0+9z2V2RJYYd7T6n52/wDcXC/4n8YYeX1bFYSWVW1sE/yXZle7/oL0teK/&#13;&#10;Vvomf13q/UsLGvdj4jr3OyHM+k4NfkfZ6Gf8Zvu/4P8Af3pKfaG2NeSGkEjmDwpLyT60/wCLz/mj&#13;&#10;i/tnouTc2ygt37iN21x9PfW6llX5/wDOU2b/AGL0r6u9TPV+m4+c4Q62trnAcbo/Sbf+uJKdFQFz&#13;&#10;C7YHDd4TquZ+u31WyvrD6Ta804uMwH1WgGH/AMv+cq/8FXMO/wAWX1cdX6WN1AjKH0XerU73j96h&#13;&#10;jd/0v5fqfy0lPqCS4j/FX1zK6lhXYmc42XYlmzcTLiw/Qa9/+E2Prs962frV9Vf+cbKmfabsf0iT&#13;&#10;+iMB+7b/ADrf5Gz9H/1xJTvKLrGtIaSATwJ5Xiv1YzuuV5Wb0TpL32WvtDPXscSKK6XX1W3e/eyu&#13;&#10;y7fX/wCi/wBL6a38v/Ex9orNrs6x+YdS97dzXH/P9f8A656qSn01JU+j4VnT8KnFusN1lTA11h5e&#13;&#10;R+criSlJJJJKf//R9VWT9bP+Rc7/AMK3f+e7FrLn/rl0LqHXMUY2BkjGa7c20Fsi2t49P0930klO&#13;&#10;F/inwMa/oTX21Me71X6uaHHn+UqH+ObCx8fpuO6mtjCb4Ja0N/Ms/dWl9T/qP1j6u31h2c12E0uL&#13;&#10;qWt0eXD+X9D3+9VvrT/i96z9Yb3m3Pa7GNhfXW5p/Rj8xn6P/R1/o9/+ESU9nl0PyemWU1fTfQ5r&#13;&#10;f6zmbGLyL/Fx9Wf27VfW3OvxLqnia6ztlpH865u5n57fTXrH1a6dm9Nwm4/UMj7TcCffG2G/mVfy&#13;&#10;9i5z6wf4uHX5p6t0TIOHluMuidj3H6b/ANH76/U/wv8AO1W/6NJTD/xsbv8Ay1zP88/+lFZ+qv1F&#13;&#10;w+gdSsym5b8jLcwhzXlu6Hlrn3WN/nvzPprPf9WPrrmN9HK6pUyvgmoQ+P61WNiP/wDBls/VH/F/&#13;&#10;ifVmx2ULH35b2lrrH6aE73+nV/L/AOEstSU9HmZlODS/JyXiuqsS5x4AXjvVOg5v18yMjrnTcdtW&#13;&#10;OzSsOG12WWH3v/c9TZ/6Lx/p+pYur+t/1E6x9Y73/r4GGXBzKS0hrIH/AAf85/XXQ/VLoub0XA+x&#13;&#10;5mQL3NMVlrdorrhra6f+E2pKan1I+tuP1zH+zFgx8zHGyzHjbt2+z9BX/of5H+A/m3/y+nXl93+K&#13;&#10;7rdmd+0v2iz7UDItDSx/7v8Ag/5H/pNelYddlVFdd7/Utaxoe+Nu94H6S30/zPUf70lJkkkklKSS&#13;&#10;Q8hj7KnsqdseWkNdG7a4j2WbPz9iSnzjD/8Ayh5H/FD/AM8Yy9JssZU02WENY0SSTAAH5znLzNv+&#13;&#10;LTrzc13Um9SaMtwg2bTuIhtf/ntisXf4ter9V9nVuq2WUzqxocQf7L7GVf8AgViSmh9T/wDsk+uG&#13;&#10;V1qoE49M7XeMt+wY3/bmP6lqpfXrp5f9cKm33Px68hte21pgs0+z+x/5v6dnv/rr1HoXQcPoGK3D&#13;&#10;wmbWDUk6ue7/AEtz/wA96p/Wz6oYn1pxxTkyyxkmuxv0mE/S/r1v/wAJWkpwf/Gxu/8ALXM/zz/6&#13;&#10;UVTqH+KvGe1ruo9TvdW06eq4Rr+4693se9So+qv1z6e0Y+H1Op1A0BsG5+3/AK9jZb//AGYUsb/F&#13;&#10;Xbn3tyvrDm2Zbh+Y2Qz+p6r/AHen/wATVjpKZf448F7+iVOqBLKLml3k0tsoY/8A7cexn/XF1X1U&#13;&#10;6jT1LpWNkY5BaamtIH5rmj07Kv8Arb1oZOHTl0OxbmB1L2lrmngtP5q89d/i16t0W57/AKt5/o1P&#13;&#10;MmuwkAf5jL67v6/oJKe/6hm42BQ6/Me2ulo9znmG/wBX+1+4l07Lxs3Grvw3NdQ5vsLdG7f5K4Fv&#13;&#10;+LPqnWbW2fWPqBuYwyK65j+y+1tVdP8A7DL0DBwqen0MxcZoZVWA1rR2ASUnVXqmEM/EuxDoLq31&#13;&#10;z/Xa6pWkklPln+KDqo6ddk9AzP0d4sL2tPd7R6OVV/xn6Kv/AMEXqa4/64/4ucb6xWDNx3nGzRHv&#13;&#10;aPa+Poes1ux3qM/MvZ/4J7Fhf8xvrhY37Pb1UCjiRZaXx/21W/8A9mElPoVXV8O7Kdg13MdksG51&#13;&#10;YcC9o/lsXK/43v8AkB3/ABtf5Vf+qP1DwvqvutYTdlPEPtdoY+lsqr/wTP8APf8A8IqP13+pnU/r&#13;&#10;LZspzG14kN/Qubpvb/hNzPppKek+r3/JmJ/xFX/UMXFfWL/xd9N/4gflz1031P6J1HouO7H6jlDJ&#13;&#10;A2iuBHpsaNmzcuTy/wDFv1/Kzm9Rs6k12TXoyzaQ5rff7W7fYz+dsSU9h9c+sW9E6Pk51H87W0Bv&#13;&#10;k6xzMdln/W/V9Rcb9Tf8XuF1zCZ1jrL7Mq/JlxBe4NAnZ7n1/pn2fv8A6T/g13b+kfbem/s7qT/X&#13;&#10;L6gy14Gze6Pdc3/Ru3/pGLhcb/F/9ZujbsfpHUWNxCSQHlwIn/gvRya2P/4uytJTmf4zvqf0ToGF&#13;&#10;Xbgt9LIfYAGb3P3Mh3qv2Xutf7P0fvXqnSf6FR/xTP8AqWrgsr/FHZnY9luZmOv6i/bFr5LGAH31&#13;&#10;7N3qf6/zK6b6odD6p0dj6+pZn2ppDRW3bHphv8v+V7ElNH/Gx/4nb/61f/VsW19Uv+RcH/wrT/57&#13;&#10;rXIdZ+oH1h6uLKcjqYsx3unY5pA531+xn7qfH+o/1oxamUU9WDa62hrWgGGtaNjGJKfRElS6PjZO&#13;&#10;Jh1U5lvr3tbD7IjeVdSUpJJJJSkkkklKSSSSUpJJJJSkkkklKSSSSUpJJJJSkkkklKSSSSUpJJJJ&#13;&#10;SkkkklKSSSSUpJJJJSkkkklKSSSSUpJJJJSkkkklKSSSSUpJJJJSkkkklKSSSSUpJJJJSkkkklKS&#13;&#10;SSSUpJJJJSkkkklKSSSSUpJJJJSkkkklKSSSSUpJJJJSkkkklKSSSSUpJJJJSkkkklKSSSSUpJJJ&#13;&#10;JSkkkklKXP8A1/8A+QM3/ij+Vq6Bc/8AX/8A5Azf+KP5WpKfH/8AFb/4pMT/AK7/AOeche69W/oV&#13;&#10;/wDxT/8AqXLwr/Fb/wCKTE/67/55yF7N9a+k5/VsT7P07J+zPLve6N2+uHNfT/ISU8l/ibwcfI6P&#13;&#10;c66tj3DJcJc0OMenjfvIv+N7Ax8fojX1VMY712CWtDTxb+6pfVP6gdY+rt7AzPb9kFm+yprTFmmx&#13;&#10;/wDOfvtYz3qf1u+onWPrFfYPt7RhucHMpc0wyBt/waSnquhtL+k4zWmCcasA/wDW2LyH/F59WXdW&#13;&#10;uysN2Zdh5FJEsrO0v2l9Vu/3f9p7P/Pq9W+qXR87o2F9lz8j7S5p9hA27KwGsZT/AC1jfWf/ABdD&#13;&#10;qOZ+1elXuw87kuE7Hn9/9H76n/6T6fqf6JJSD/xsbv8Ay1zP88/+lEb6vfUHD6J1YZrsx+Rlhrjt&#13;&#10;eW7yHD0nWv8A8M/2Kkfq19dsgejf1SptfG5giz/PrxMez/wdan1U/wAXWN9X8j7fba/JzCCPUdoB&#13;&#10;u+nsr97t/wDxttiSnqcnJqxKnX3uDK2Auc5xgNAXj/WOiZf+MLLyOrdLobVj1N21ucNrst7D/wCf&#13;&#10;Nn5//FUWf8F1f1x+o/WPrHe8Nzw3CcWltJaYaWj870/539J+k962/qb0LN6DhfY83IbeGn9HtbsF&#13;&#10;bI/m/wCWkpp/UX62UdXo+wWVjGzcYbH0RsjZ7N+PX/o/+D/wH/TXVrzDL/xX9ayc79pO6iz7SDLb&#13;&#10;Awsfp9D+a/k/+k/oL0fp9N1GNXVk2erc1gD7I273Ae+zZ+bvSU2EkkklKSSSSUpJJJJT5/8A46/+&#13;&#10;Raf/AA0z/wA95S7XpP8AQqP+KZ/1LVyX13+o3U/rPfDMxrMQbXNpc3RtjQ5nqez6f03qmPqL9Zyw&#13;&#10;Unq5bWBHtDgQB+7s9P8A6tJTV/xwdRGe7F6Fi/pMl9oeWDlriPQxmO/lW+vYtD/GV0p+N9VmY1Ml&#13;&#10;uL6IdH7lY+zf+QWj9VP8XWF9XrjmWPdk5hn9K8Rtn6bqq/0n6R/+k9Sx66nIx68mt1NzQ6t4LXNP&#13;&#10;Dmu9rmpKfMfqn9Rz1jpdGXR1TKY1zYLGOO2tzfZZTt3/AJi1n/4rrHtLX9Vyy0iCC4wR/K96rH/F&#13;&#10;x1Xolz7fq1n+jW8yarZLR/0Miu7/AK5j+olf9RfrN1oen1nqgFJ+k2kGHfyXVsrwa/8AP3pKd76r&#13;&#10;fVbF6L02/C6ff6/qufL5adry30dn6H6HprmP8S+XXQzL6Zb7Mltm8tOjiAPQs/7YsZ7/APjF3H1a&#13;&#10;+rOJ9WsX7Jh7iC7c5zjLnu+jvd+b+b+YsD60/wCLhvU8v9qdLuOHnTJc2dr3f6T9H+kpt/fez+c/&#13;&#10;0aSntVndP6x03PyLqcO2uy+uPV2c/uM3v/wmz6H/AAa4iz6lfW7qDfs+d1RgoOh2FxcW/wAtracT&#13;&#10;1P7dy6r6p/U3C+q1Lq8WX2vjfY76To/N/wCDq/kJKd5JJJJT5N9di76s/W3G648H0Ldpc4fyW/Ys&#13;&#10;pn9dmPssXqtF9eTW26lwfW8AtcDIcD+c1UuvdAxPrBiuw81u5h1BH02O/Ntpf+Y9cDV/i4+sfRya&#13;&#10;uj9SDaCdGvc+uP8ArLGZVW/+Wkp9E6j1bD6UwW5tzKWEwC9wbJ/kq0DOoXn3S/8AFY+7IGZ9Ycp2&#13;&#10;bY3hkuLP+uW3fpH1/wDBbKV2HX8DMzcJ2P06/wCy3kiHxugA+5n8hJTxn+KT+e6p/wAePy5C2v8A&#13;&#10;Gl/4m8v/AK1/5+x1k/Vb/F/1joGaMgZzfRe8PuY1p/S/S+lv/rrT+vH1T6n9ZIpxssU4hYA+otkP&#13;&#10;e13rervZ/wBa/wC2klOn9Sf+Q8L/AIhn/UrhH4tn1++smVg51z2YWE5wFTTG703fZt3/AFx/6Sy7&#13;&#10;6f8Agl2P1K+rvUugVOx87KGRUA1tTA2BUG7vz/pfuLI+sn+LvLu6iesdCyfsuU/6YJIa4/nP9Spt&#13;&#10;n85/han1WJKbWT/iw+rNFDn20mtrAS6w22DaB+e7fb6P/gayP8SgaMXMDNW+sI+G1Gr/AMXvWesO&#13;&#10;A+sfUTbQ0gmqona+P3vZjs/9l1Lon+LvqnQswvwc8V4ZuD3VhpJdWD/Mv3/8F+iSU+grzn/Fb/yn&#13;&#10;1r/j2/8AV5y6L61dE6z1O2t/Ss77KxrSHNj6Tp/nN65bA/xa9f6bZbbidSbW+87rC1rve73u3P8A&#13;&#10;+3bElPpqS5r6q9E6z0y2x/VM77VW5oDWx9F0/wA5uXSpKUkkkkpSSSSSnyr/AB6f9oP+v/8AuotD&#13;&#10;/El/yZkf8f8A98qWf/j0/wC0H/X/AP3UWh/iS/5MyP8Aj/8AvlSSlf47f+TMf/j/APvlq7XF6Vhm&#13;&#10;lhNFX0R+Y3w/qrlPrt9Q+p/WfJLm5jW4g2llLmn2ODfTe72fT3+9/wDbWp0LoPWsHCyMfLz/AFbr&#13;&#10;GxS/Z/MGHN9T3/zv+D/R/wDBf8Ikp5i+iuj/ABg4zKmtY30jo0Bo/mMn91an+OPGsu6EH1ztqvY9&#13;&#10;/wDVi2j/AM+31LMP+LTrzs1vUndSactogWbTuAj0/wDz29ei3YbMrHOLlAWsezY+RAfI22e383ek&#13;&#10;p85+rH1FPVumY+XR1TKa19bZYxx21uA2W0M9/wDgbP0a0bf8V1ljHMs6pluY4EOBdLS0/Sa/3/RV&#13;&#10;cf4uusdDtc76t5/pVPM+nb9Ef+B5NNv/ABn2dK/6h/WPrfs611Mej+cykHa7+w1mFV/n12JKem+p&#13;&#10;f1fxPq/guxcK712Osc9z5affDKns/Rfueip/W36y4n1ewnW5QFjrAW108m5x/wAHt/0X+mf/AOcI&#13;&#10;nRPqzj/V/p7sDpxLCdx9R3vd6rh6f2h7faz8yv8ARriMr/Fj13My2Z1/UW2ZFcbHuaTt2+5npt+g&#13;&#10;z3JKcLC+rnVPqm+n6zXYrH1bnPsoAO7GY76D9r9/pbGfzf8AOfZv8OvXuj9Zxet4zczCeH1P+9p/&#13;&#10;OqtZ+ZYxVer9M6hmdL+x4+SK8va0Ou2CHkfz/wCi/wAF665P6p/4ueq/V3NbkMzmikuBtra0xa0f&#13;&#10;mbH/AKP+3/g0lPoiSSSSlJJJJKUkkkkpS80//OH/ANa/9EL0i1rnMc1h2uIIDonaf39q80P+LTrx&#13;&#10;zf2l+0m/a4j1Np3RHp/+e0lPpj3traXvIDQJJOgAC8r+rjh9Z/rpf1WjXFxgYd+aYZ9io/7e/SZD&#13;&#10;Fo3f4tus9U/R9V6s99PdjQ4h39h1ldX/AIHYuy+r/wBXcP6u4oxMJsN5c46ve7/SXPSU+Zf4xcKf&#13;&#10;rVjG+12PTc2sC5pg16vqdtf+Zsf9P+uul/8AGxu/8tcz/PP/AKUXQ/Wr6qYn1oxfs2VLXNM12N+l&#13;&#10;W7/vzH/4Stcpj/VL649Mb9mwep1OoGjfUEuDf5PrY2Zs/wC30lLdR/xWY72B3Uep3uqaebXDaD/W&#13;&#10;vfsarX+Nrpzj9XmNoksx7ayf+LDbMb/q7qkCn/FZkdSubkfWHOsyiPzGyG/1fVf9Gv8A4mmld7Zh&#13;&#10;020HFewGkt2Fh+jsjZs/zUlOV9Suo09R6NiW0EENqYxwH5r62tqtr/zm/wCYtTNzKMKl1+U9tdLR&#13;&#10;7nOMNhef2/4tOqdHvfb9Ws70K3mTXYTA/tsZey7+R6mOm/8AG06v1qxrvrF1A21tM+nVJH9n1GU1&#13;&#10;U/1/sz0lPfdLzcXOxmZGC5rsdw9haIbAOz6P8l6tKt07p9HTMdmJitDKaxDWhWUlIc3GGXRZju+j&#13;&#10;YxzD8HjYvL/8U3Uv2Pm5XQM79HcXywHvYz9FfU3+uz07Kv316suR+uX+LvF+sjxlVP8As+Y3/CNE&#13;&#10;h8fQ9dns97P8Hd/58SU9cqjOr4b8o4DbmHJDdxrDhvDf6i89H1H+uDh6DuqgU8SLLfUj/trf/wCz&#13;&#10;C6X6o/UHD+rJOQHG/LeCHWu05+n6Vfv9Pf8A9cs/4RJTX/xsf+J2/wDrV/8AVsW19U/+RcH/AMK0&#13;&#10;/wDnutYn14+p/U/rK4V4+YKsQtAdS5uhe07/AFd7P7Cv/UzoPUehUOx+oZQyWAMbS0CPSYwbNm76&#13;&#10;X+i/7bSU859bv/Fl0r+qP+quXX/Wzq1nRulZOdSJsrZLZ/ecfSrf/Ye/euM6j/i467nZw6g/qLTd&#13;&#10;WT6Ti0hzGy5zWt2ez89dvX0p2R00dP6m/wC0OdVstfG3fI970lPA/Uv6g4n1jw29a61ZZlXZBcYL&#13;&#10;yGgNc6v3vZ+l3+z/AEn6P6Cqf4zPqb0PoPT234bPRyHPDWt3ufvH+G/R3vt+gr+P/i9+snRHOp6L&#13;&#10;1FjMVxkB5cCJ/wCC9HJq9T/hK/S9RFyf8UtvUMe23qGa+/qLwAyx0muuDuczZu9Sz2fo/wDg/wDQ&#13;&#10;pKe3+r3/ACZif8RV/wBQxYn+NL/xN5f/AFr/AM/Y6N9T+gdV6K11fUMz7TVta2tgbHp7f5bv5Cwu&#13;&#10;ufUP6wdX9am3qYdi2uJ9NzSBt3erUzaz/R+xJT0/1J/5Dwv+IZ/1K2151i/UX6z4dTMejqoZUwBr&#13;&#10;WgGGtH5q7boeJlYWFXRnXfaMhoO+yI3auc3/ADGfo0lN9Z/1h/5My/8AiLf+oetBZ/1h/wCTMv8A&#13;&#10;4i3/AKh6SnwT6gf8v4X/ABo/I5fRa+dPqB/y/hf8aPyOXu/1jwM7qGGaem5H2W/cDvjd7R9Ov+Qk&#13;&#10;p4L/ABL4dGTh5RurY8i1sbmh35v8tbP+NLp+NR0C59VVbHB1erWhp+mz91Ufqz/i56z9X72mjqDW&#13;&#10;Ueo11jGtJ9QN+kz9J++z2K/9cvqX1f6xXWNrzgzCeGxQ5ujSz+p/Ofpf0v8A0ElO59Sf+Q8L/iGf&#13;&#10;9SvKvqh9XHdQ6vm9Pty7sTIrc7+bO02bXubbu93v2fTXp/1M6Bn9BxTi52SMhogVANgVMaNuzd9N&#13;&#10;UPrZ/i9r61kDqWDc7Ez2x+kbw/b9Dfs2WMs/4av/AKaSmp/42N3/AJa5n+ef/Sil0f8AxeYfSurV&#13;&#10;Z12dZflNktZY5u9/tdV+d+msZWxVv+bf13sb6NnU6RVxuaP0n+f9jrs/8HWh9WP8W1HRssdSy77M&#13;&#10;vNEkPdo0Fw2Oft3WWWWfy7bf+tpKewe9tbS95DWtEknQAD85y8l+sOBb/jI6i9/SK2Nx8VhZ9pcC&#13;&#10;317PpMp/qf6L/RV/pbP5yupdX9dPqj1b6w2FmNnCnDcwB1JBgkHd73V/zm5WfqL9WM76tUPxcrJb&#13;&#10;dTp6bGt2iv6XrO3/AE3eqkpof4vvrNWax0DNqGJn4o2+nG0WAf4Wr/hv8Jb/AKX+kV/8H2682+sH&#13;&#10;+LTq3WOoOz3ZzJDyajtLX1tn1Ka2vq/0H5i7vomLlYeHXRnXfaMhoO+yNu7X2+3+Qz9H/L+mkpvJ&#13;&#10;JJJKUkkkkpS80zP/AMoeP/xR/wDPGSvSnAkEAwexXmdv+LTr1mcOpnqTTlNkCzaQ4CHV/wBX+bek&#13;&#10;p9Mc4MBc4wBqSV5V0p4+tP13fn4/uxcUTuHB2N+z1e7/AIXJ/S1/8CtG/wDxcdb6oPS6n1Z76Tyx&#13;&#10;ocQ7+x6lVX/QsXYfVz6tYX1bxvsuE2AdXPdq+x379r0lPm3+NHE/7JMOy+x1FFrK2+s3Q17bH+q9&#13;&#10;jv8AgPVZauj/APGxu/8ALbM/zz/6UXR/Wf6r4n1mxfsuWCCDLHt+nW795v8A6MrXJY/1Q+uHSm/Z&#13;&#10;undTqdjt0b6olwb/ACW24+bs/wC3klK6j/isofXu6h1TIdU0z+lcNoP/AF9+xiN/jU6WWfVuqrGl&#13;&#10;1eK+ok8/o2tfitc7/t2pCr/xXZXVLhf9Yc+zJj/BskN/7cs+gz/isetd4cGh2P8AYywGjZ6ew6t2&#13;&#10;R6fp/wCYkpzPqV1GnqPRsS2gghtTGOA/NfW1tVtf+c3/ADFqZuZRhUuvyntrpaPc5xhsLz+3/Fp1&#13;&#10;To977fq1nehW8ya7CYH9tjL2XfyPUx03/jadX61Y131i6gba2mfTqkj+z6jKaqf6/wBmekp77peb&#13;&#10;i52MzIwXNdjuHsLRDYB2fR/kvVpVundPo6ZjsxMVoZTWIa0KykpSSSSSlLyj/GCH/V76z4nXS0mh&#13;&#10;+3cR41/ociv/ANhXs9Nerqh1vomJ13FdhZrN1bu/5zHfm20v/MsYkptYuVVmVNvocH1PAc1w1DgU&#13;&#10;LqPVMTpdfrZtrKa5iXnbJ/krzqv/ABbfWHo5NfRepBtBM7Xl9f8A4FWzKq3/AMtXOnf4rLcrIbl/&#13;&#10;WPLdmObxWC4s/tXW/pPT/wCCrrpSU+hNcHgOaZB1BC87/wAVv/KfWv8Aj2/9XnLtOt4OVlYL8bp1&#13;&#10;wxbiAGPDZDQD9DZ/U/Rrjfq3/i96z0TO+1tz27LLGvvaGn9MGlz3sfv/AH/Vt/7cSU73+Mj/AMTu&#13;&#10;Z/Vb/wBXUi/UD/kDC/4oflcqn13+q3U/rEG0YmWKMYtiystkPM79+9qn9Sfq11L6vVuozcsX0Bob&#13;&#10;VWGwK43bve73JKeTzaLfr19ZsjpeXc+vBwwYraY37Cypzv3N9ltn87+ZV+jXR3f4rvq1TS42Ulga&#13;&#10;CXWG2wbQPz3brfR/8DVb60f4vcnM6h+2OiZH2XMP05Ja1xjZv9Sre5m9v87X6dldiqs/xf8AXOsE&#13;&#10;M+sPUTZjggmqmYfH736PHr/8AtSUg/xLtraOoNpM1i1gafFv6fYvS1570r/Fz1Poma+3pmcKcR9o&#13;&#10;eaw0uJrafZS/f/ObK/0S3vrV0TrPU7a39KzvsrGtIc2PpOn+c3pKed/xW/8AKfWv+Pb/ANXnL0Ze&#13;&#10;ZYH+LXr/AE2y23E6k2t953WFrXe93vduf/27Yuo+qvROs9Mtsf1TO+1VuaA1sfRdP85uSU9Kkkkk&#13;&#10;pSSSSSn/0vVUl4f9ffrV1bB65lY+Nl3V1Mc3a1ryGj2Vu9rVz/8Az265/wBzb/8APckp+kEl83/8&#13;&#10;9uuf9zb/APPcl/z265/3Nv8A89ySn6QSXzf/AM9uuf8Ac2//AD3Jf89uuf8Ac2//AD3JKfpBJfN/&#13;&#10;/Pbrn/c2/wDz3Jf89uuf9zb/APPckp+kEl83/wDPbrn/AHNv/wA9yX/Pbrn/AHNv/wA9ySn6QSXz&#13;&#10;f/z265/3Nv8A89yX/Pbrn/c2/wDz3JKfpBJfN/8Az265/wBzb/8APcl/z265/wBzb/8APckp+kEl&#13;&#10;83/89uuf9zb/APPcl/z265/3Nv8A89ySn6QSXzf/AM9uuf8Ac2//AD3Jf89uuf8Ac2//AD3JKfpB&#13;&#10;JfN//Pbrn/c2/wDz3Jf89uuf9zb/APPckp+kEl83/wDPbrn/AHNv/wA9yX/Pbrn/AHNv/wA9ySn6&#13;&#10;QSXzf/z265/3Nv8A89yX/Pbrn/c2/wDz3JKfpBJfN/8Az265/wBzb/8APcl/z265/wBzb/8APckp&#13;&#10;+kEl83/89uuf9zb/APPcl/z265/3Nv8A89ySn6QSXzf/AM9uuf8Ac2//AD3Jf89uuf8Ac2//AD3J&#13;&#10;KfpBJfN//Pbrn/c2/wDz3Jf89uuf9zb/APPckp+kEl83/wDPbrn/AHNv/wA9yX/Pbrn/AHNv/wA9&#13;&#10;ySn6QSXzf/z265/3Nv8A89yX/Pbrn/c2/wDz3JKfpBJfN/8Az265/wBzb/8APcl/z265/wBzb/8A&#13;&#10;Pckp+kEl83/89uuf9zb/APPcl/z265/3Nv8A89ySn6QSXzf/AM9uuf8Ac2//AD3Jf89uuf8Ac2//&#13;&#10;AD3JKfpBJfN//Pbrn/c2/wDz3Jf89uuf9zb/APPckp+kEl83/wDPbrn/AHNv/wA9yX/Pbrn/AHNv&#13;&#10;/wA9ySn6QSXzf/z265/3Nv8A89yX/Pbrn/c2/wDz3JKfpBJfN/8Az265/wBzb/8APcl/z265/wBz&#13;&#10;b/8APckp+kEl83/89uuf9zb/APPcl/z265/3Nv8A89ySn6QSXzf/AM9uuf8Ac2//AD3Jf89uuf8A&#13;&#10;c2//AD3JKfpBJfN//Pbrn/c2/wDz3Jf89uuf9zb/APPckp+kEl83/wDPbrn/AHNv/wA9yX/Pbrn/&#13;&#10;AHNv/wA9ySn6QSXzf/z265/3Nv8A89yX/Pbrn/c2/wDz3JKfpBJfN/8Az265/wBzb/8APcl/z265&#13;&#10;/wBzb/8APckp+kEl83/89uuf9zb/APPcl/z265/3Nv8A89ySn6QSXzf/AM9uuf8Ac2//AD3Jf89u&#13;&#10;uf8Ac2//AD3JKfpBJfN//Pbrn/c2/wDz3Jf89uuf9zb/APPckp+kEl83/wDPbrn/AHNv/wA9yX/P&#13;&#10;brn/AHNv/wA9ySn6QSXzf/z265/3Nv8A89yX/Pbrn/c2/wDz3JKfpBJfN/8Az265/wBzb/8APcl/&#13;&#10;z265/wBzb/8APckp+kEl83/89uuf9zb/APPcl/z265/3Nv8A89ySn6QSXzf/AM9uuf8Ac2//AD3J&#13;&#10;f89uuf8Ac2//AD3JKfpBJfN//Pbrn/c2/wDz3Jf89uuf9zb/APPckp+kEl83/wDPbrn/AHNv/wA9&#13;&#10;yX/Pbrn/AHNv/wA9ySn6QSXzf/z265/3Nv8A89yX/Pbrn/c2/wDz3JKfpBJfN/8Az265/wBzb/8A&#13;&#10;Pcl/z265/wBzb/8APckp+kEl83/89uuf9zb/APPcl/z265/3Nv8A89ySn6QSXzf/AM9uuf8Ac2//&#13;&#10;AD3Jf89uuf8Ac2//AD3JKfpBJfN//Pbrn/c2/wDz3Jf89uuf9zb/APPckp+kEl83/wDPbrn/AHNv&#13;&#10;/wA9yX/Pbrn/AHNv/wA9ySn6QSXzf/z265/3Nv8A89yX/Pbrn/c2/wDz3JKfpBJfN/8Az265/wBz&#13;&#10;b/8APcl/z265/wBzb/8APckp+kEl83/89uuf9zb/APPcl/z265/3Nv8A89ySn6QSXzf/AM9uuf8A&#13;&#10;c2//AD3Jf89uuf8Ac2//AD3JKfpBJfN//Pbrn/c2/wDz3Jf89uuf9zb/APPckp+kEl83/wDPbrn/&#13;&#10;AHNv/wA9yX/Pbrn/AHNv/wA9ySn6QSXzf/z265/3Nv8A89yX/Pbrn/c2/wDz3JKfpBJfN/8Az265&#13;&#10;/wBzb/8APcl/z265/wBzb/8APckp+kEl83/89uuf9zb/APPcl/z265/3Nv8A89ySn6QSXzf/AM9u&#13;&#10;uf8Ac2//AD3Jf89uuf8Ac2//AD3JKfpBJfN//Pbrn/c2/wDz3Jf89uuf9zb/APPckp+kEl83/wDP&#13;&#10;brn/AHNv/wA9yX/Pbrn/AHNv/wA9ySn6QXP/AF//AOQM3/ij+Vq8P/57dc/7m3/57kLK+tnV8yp1&#13;&#10;GRl3PqeIc1zyWuH8pJTq/wCK3/xSYn/Xf/POQvoBfLeFm34FzcjFe6q1s7XtO1wkbHe7+otT/nt1&#13;&#10;z/ubf/nuSU/SCS+b/wDnt1z/ALm3/wCe5L/nt1z/ALm3/wCe5JT9IJL5v/57dc/7m3/57kv+e3XP&#13;&#10;+5t/+e5JT9IJL5v/AOe3XP8Aubf/AJ7kv+e3XP8Aubf/AJ7klP0gkvm//nt1z/ubf/nuS/57dc/7&#13;&#10;m3/57klP0gkvm/8A57dc/wC5t/8AnuS/57dc/wC5t/8AnuSU/SCS+b/+e3XP+5t/+e5L/nt1z/ub&#13;&#10;f/nuSU/SCS+b/wDnt1z/ALm3/wCe5L/nt1z/ALm3/wCe5JT9IJL5v/57dc/7m3/57kv+e3XP+5t/&#13;&#10;+e5JT9IJL5v/AOe3XP8Aubf/AJ7kv+e3XP8Aubf/AJ7klP0gkvm//nt1z/ubf/nuS/57dc/7m3/5&#13;&#10;7klP0gkvm/8A57dc/wC5t/8AnuS/57dc/wC5t/8AnuSU/SCS+b/+e3XP+5t/+e5L/nt1z/ubf/nu&#13;&#10;SU/SCS+b/wDnt1z/ALm3/wCe5L/nt1z/ALm3/wCe5JT9IJL5v/57dc/7m3/57kv+e3XP+5t/+e5J&#13;&#10;T9IJL5v/AOe3XP8Aubf/AJ7kv+e3XP8Aubf/AJ7klP0gkvm//nt1z/ubf/nuS/57dc/7m3/57klP&#13;&#10;0gkvm/8A57dc/wC5t/8AnuS/57dc/wC5t/8AnuSU/SCS+b/+e3XP+5t/+e5L/nt1z/ubf/nuSU/S&#13;&#10;CS+b/wDnt1z/ALm3/wCe5L/nt1z/ALm3/wCe5JT9IJL5v/57dc/7m3/57kv+e3XP+5t/+e5JT9IJ&#13;&#10;L5v/AOe3XP8Aubf/AJ7kv+e3XP8Aubf/AJ7klP0gkvm//nt1z/ubf/nuS/57dc/7m3/57klP0gkv&#13;&#10;m/8A57dc/wC5t/8AnuS/57dc/wC5t/8AnuSU93/j0/7Qf9f/APdRaH+JL/kzI/4//vlS8n6l1vO6&#13;&#10;tt+3X2XbJ273F23dt37N37+xS6d9YOo9LYa8LIspY4yQxxaCf3vakp+m0l83/wDPbrn/AHNv/wA9&#13;&#10;yX/Pbrn/AHNv/wA9ySn6QSXzf/z265/3Nv8A89yX/Pbrn/c2/wDz3JKfpBJfN/8Az265/wBzb/8A&#13;&#10;Pcl/z265/wBzb/8APckp+kEl83/89uuf9zb/APPcl/z265/3Nv8A89ySn6QSXzf/AM9uuf8Ac2//&#13;&#10;AD3Jf89uuf8Ac2//AD3JKfpBJfN//Pbrn/c2/wDz3Jf89uuf9zb/APPckp+kEl83/wDPbrn/AHNv&#13;&#10;/wA9yX/Pbrn/AHNv/wA9ySn6QSXzf/z265/3Nv8A89yX/Pbrn/c2/wDz3JKfpBJfN/8Az265/wBz&#13;&#10;b/8APcl/z265/wBzb/8APckp+kEl83/89uuf9zb/APPcl/z265/3Nv8A89ySn6QSXzf/AM9uuf8A&#13;&#10;c2//AD3Jf89uuf8Ac2//AD3JKfpBJfN//Pbrn/c2/wDz3Jf89uuf9zb/APPckp+kEl83/wDPbrn/&#13;&#10;AHNv/wA9yX/Pbrn/AHNv/wA9ySn6QSXzf/z265/3Nv8A89yX/Pbrn/c2/wDz3JKfpBJfN/8Az265&#13;&#10;/wBzb/8APcl/z265/wBzb/8APckp+kEl83/89uuf9zb/APPcl/z265/3Nv8A89ySn6QSXzf/AM9u&#13;&#10;uf8Ac2//AD3Jf89uuf8Ac2//AD3JKfpBJfN//Pbrn/c2/wDz3Jf89uuf9zb/APPckp+kEl83/wDP&#13;&#10;brn/AHNv/wA9yX/Pbrn/AHNv/wA9ySn6QSXzf/z265/3Nv8A89yX/Pbrn/c2/wDz3JKfpBJfN/8A&#13;&#10;z265/wBzb/8APcl/z265/wBzb/8APckp+kFn/WH/AJMy/wDiLf8AqHr5/wD+e3XP+5t/+e5Rt+uP&#13;&#10;WrmOrszL3McCHAvMEH6TUlJ/qB/y/hf8aPyOX0WvlrFyrcO1t+O8stYZa5phzT/JWr/z265/3Nv/&#13;&#10;AM9ySn6QSXzf/wA9uuf9zb/89yX/AD265/3Nv/z3JKfpBJfN/wDz265/3Nv/AM9yX/Pbrn/c2/8A&#13;&#10;z3JKfpBJfN//AD265/3Nv/z3Jf8APbrn/c2//Pckp+kEl83/APPbrn/c2/8Az3Jf89uuf9zb/wDP&#13;&#10;ckp+kEl83/8APbrn/c2//Pcl/wA9uuf9zb/89ySn6QSXzf8A89uuf9zb/wDPcl/z265/3Nv/AM9y&#13;&#10;Sn6QSXzf/wA9uuf9zb/89yX/AD265/3Nv/z3JKfpBJfN/wDz265/3Nv/AM9yX/Pbrn/c2/8Az3JK&#13;&#10;fpBJfN//AD265/3Nv/z3Jf8APbrn/c2//Pckp+kEl83/APPbrn/c2/8Az3Jf89uuf9zb/wDPckp+&#13;&#10;kEl83/8APbrn/c2//Pcl/wA9uuf9zb/89ySn6QSXzf8A89uuf9zb/wDPcl/z265/3Nv/AM9ySn6Q&#13;&#10;SXzf/wA9uuf9zb/89yX/AD265/3Nv/z3JKfpBJfN/wDz265/3Nv/AM9yX/Pbrn/c2/8Az3JKfpBJ&#13;&#10;fN//AD265/3Nv/z3Jf8APbrn/c2//Pckp+kEl83/APPbrn/c2/8Az3Jf89uuf9zb/wDPckp+kEl8&#13;&#10;3/8APbrn/c2//Pcl/wA9uuf9zb/89ySn6QSXzf8A89uuf9zb/wDPcl/z265/3Nv/AM9ySn6QSXzf&#13;&#10;/wA9uuf9zb/89yX/AD265/3Nv/z3JKfpBJfN/wDz265/3Nv/AM9yX/Pbrn/c2/8Az3JKfpBJfN//&#13;&#10;AD265/3Nv/z3Jf8APbrn/c2//Pckp+kEl83/APPbrn/c2/8Az3Jf89uuf9zb/wDPckp+kEl83/8A&#13;&#10;Pbrn/c2//Pckkp//0/SL+i4GQ823Y9L3u5c6trnH+s9zVD/m90z/ALiUf9tM/wDILQXnt/176x1z&#13;&#10;LtxvqvjMtpoMOus+i4/8HusorZv/AMH/ADlln85+jSU9l/ze6Z/3Eo/7aZ/5BL/m90z/ALiUf9tM&#13;&#10;/wDILn/qj9eL+pZdnSOr0jG6jWJ2j6FgH0vT3b/zP0n85b6tX6Stdgkpz/8Am90z/uJR/wBtM/8A&#13;&#10;IJf83umf9xKP+2mf+QWgkkpz/wDm90z/ALiUf9tM/wDIJf8AN7pn/cSj/tpn/kFoLO6/1zH6DhWZ&#13;&#10;+UfZWNAPpPcf5upn8p6Sl/8Am90z/uJR/wBtM/8AIJf83umf9xKP+2mf+QXCs+uP1uyqP2rj4FX2&#13;&#10;GNwaZNjq/wDSfzzLrP67Mf8A60ux+qv1mx/rNgtzaBtM7XsOprePzP5f79b0lNn/AJvdM/7iUf8A&#13;&#10;bTP/ACCX/N7pn/cSj/tpn/kFoLz/ADPr31brGdbg/VfGZcygw+6z6E/8H+kor/4v+c9b9xJT2H/N&#13;&#10;7pn/AHEo/wC2mf8AkEv+b3TP+4lH/bTP/ILnfqp9eMnOzXdG61QMbqDRIA+hZA3+z3We70/0n87b&#13;&#10;XauySU5//N7pn/cSj/tpn/kEv+b3TP8AuJR/20z/AMgtBJJTn/8AN7pn/cSj/tpn/kEv+b3TP+4l&#13;&#10;H/bTP/ILQSSU5/8Aze6Z/wBxKP8Atpn/AJBL/m90z/uJR/20z/yC0EklOf8A83umf9xKP+2mf+QS&#13;&#10;/wCb3TP+4lH/AG0z/wAgtBJJTn/83umf9xKP+2mf+QS/5vdM/wC4lH/bTP8AyC0FwPUfr31Tqefb&#13;&#10;036sY7LzQYsus+hP0f0f6Siv6fs+n+m/wVf+ESU9d/ze6Z/3Eo/7aZ/5BL/m90z/ALiUf9tM/wDI&#13;&#10;Lm/qx9ecrIzz0TrtAxs6JYW/zdn5+1vut/M97HstsqsXaJKc/wD5vdM/7iUf9tM/8gl/ze6Z/wBx&#13;&#10;KP8Atpn/AJBaCSSnP/5vdM/7iUf9tM/8gl/ze6Z/3Eo/7aZ/5BE6p1bG6TV6+W7YwkNGhdLj+b7F&#13;&#10;X6V9ZsDq9hqxbNzwJggt0/tpvFEGrHF2ZRgyygcghM4o75OH9X/jpP8Am90z/uJR/wBtM/8AIJf8&#13;&#10;3umf9xKP+2mf+QQ+q/WXA6RY2nLeWvc3cAGl3tnb+YodM+tPT+q3fZ8awusgmC1zdB/Walxxvhsc&#13;&#10;XZd91zmHucGT2q4vc4PRwp/+b3TP+4lH/bTP/IJf83umf9xKP+2mf+QWfZ9e+kVuLDaZBjRjv/Ir&#13;&#10;To6zi5GIc9j5xwCS6DoG/T9n00hOJ2IKp8rnxgGePJASPDHihL1SYf8AN7pn/cSj/tpn/kEv+b3T&#13;&#10;P+4lH/bTP/ILNH196Of8K7/Md/5FXeqfWfA6S9tWVYWuc3cAGl3tPt3exD3IVdxpceT5gSETjy8U&#13;&#10;/ljwS9XCl/5vdM/7iUf9tM/8gl/ze6Z/3Eo/7aZ/5BZv/P7o/wDpXf5jv/IrawM6nqNDcnHdurfM&#13;&#10;GI4Ox30v5SMZxloCCty8tmwjiyQnjj8vFOPA1/8Am90z/uJR/wBtM/8AIJf83umf9xKP+2mf+QR+&#13;&#10;odQo6bQ7JyXba2xJgnk7fzVjf8/uj/6V3+Y7/wAilKcY6EgKxctmzDixwyZI/LxQhxul/wA3umf9&#13;&#10;xKP+2mf+QS/5vdM/7iUf9tM/8gh9J+smD1h7q8R5c5okgtLdP7a1EQRIWDYY8mOeKXDkjLHP92fp&#13;&#10;c/8A5vdM/wC4lH/bTP8AyCX/ADe6Z/3Eo/7aZ/5BaCSKxz/+b3TP+4lH/bTP/IJf83umf9xKP+2m&#13;&#10;f+QV9zgwbnEADuUM5NTWG0vaGN5dI2j+s9JTU/5vdM/7iUf9tM/8gl/ze6Z/3Eo/7aZ/5BEwus4O&#13;&#10;e4sxMim5w5FdjXkf9tOVxJTn/wDN7pn/AHEo/wC2mf8AkEv+b3TP+4lH/bTP/IK4y+uwwxzXHyIK&#13;&#10;d9rK9XuDfiYSU0v+b3TP+4lH/bTP/IId3RekY7Dbdj4zGN5c6utrR/We5q0mWNsEsII8QZVPrPRs&#13;&#10;breK/CzGl1L4kAlplp3s9zf5SSnOa36tPIa0YJJ0AHoq/wD83umf9xKP+2mf+QXln+MH6ldO+rTc&#13;&#10;S3ADw6y7a7c7doPcvY0lOf8A83umf9xKP+2mf+QVGyv6t1ONdgwWvaYIIpBB/lNW8uD+sH+LHojc&#13;&#10;fKzmssFoZZaIedu8Nfb9H+ukp6fH6P0bKYLaMfGsYeHNZW5v+exqL/ze6Z/3Eo/7aZ/5Bc1/ih/5&#13;&#10;Ab/xtn5V2qSnP/5vdM/7iUf9tM/8gl/ze6Z/3Eo/7aZ/5BaCSSnP/wCb3TP+4lH/AG0z/wAgl/ze&#13;&#10;6Z/3Eo/7aZ/5BaCSSnP/AOb3TP8AuJR/20z/AMgl/wA3umf9xKP+2mf+QWgkkpz/APm90z/uJR/2&#13;&#10;0z/yCX/N7pn/AHEo/wC2mf8AkFoJJKc//m90z/uJR/20z/yCX/N7pn/cSj/tpn/kFoJJKc//AJvd&#13;&#10;M/7iUf8AbTP/ACCX/N7pn/cSj/tpn/kFoJJKc/8A5vdM/wC4lH/bTP8AyCX/ADe6Z/3Eo/7aZ/5B&#13;&#10;aCSSnP8A+b3TP+4lH/bTP/IJf83umf8AcSj/ALaZ/wCQWgkkpz/+b3TP+4lH/bTP/IJf83umf9xK&#13;&#10;P+2mf+QWgkkpz/8Am90z/uJR/wBtM/8AIJf83umf9xKP+2mf+QWgkkpz/wDm90z/ALiUf9tM/wDI&#13;&#10;Jf8AN7pn/cSj/tpn/kFoJJKc/wD5vdM/7iUf9tM/8gl/ze6Z/wBxKP8Atpn/AJBaCSSnP/5vdM/7&#13;&#10;iUf9tM/8gl/ze6Z/3Eo/7aZ/5BaCSSnP/wCb3TP+4lH/AG0z/wAgl/ze6Z/3Eo/7aZ/5BaCSSnP/&#13;&#10;AOb3TP8AuJR/20z/AMgl/wA3umf9xKP+2mf+QWgkkpz/APm90z/uJR/20z/yCX/N7pn/AHEo/wC2&#13;&#10;mf8AkFoJJKc//m90z/uJR/20z/yCX/N7pn/cSj/tpn/kFoJJKc//AJvdM/7iUf8AbTP/ACCX/N7p&#13;&#10;n/cSj/tpn/kFoJJKc/8A5vdM/wC4lH/bTP8AyCX/ADe6Z/3Eo/7aZ/5BaCSSnP8A+b3TP+4lH/bT&#13;&#10;P/IJf83umf8AcSj/ALaZ/wCQWgkkpz/+b3TP+4lH/bTP/IJf83umf9xKP+2mf+QWgkkpz/8Am90z&#13;&#10;/uJR/wBtM/8AIJf83umf9xKP+2mf+QWgkkpz/wDm90z/ALiUf9tM/wDIJf8AN7pn/cSj/tpn/kFo&#13;&#10;JJKc/wD5vdM/7iUf9tM/8gl/ze6Z/wBxKP8Atpn/AJBaCSSnP/5vdM/7iUf9tM/8gl/ze6Z/3Eo/&#13;&#10;7aZ/5BaCSSnP/wCb3TP+4lH/AG0z/wAgl/ze6Z/3Eo/7aZ/5BaCSSnP/AOb3TP8AuJR/20z/AMgl&#13;&#10;/wA3umf9xKP+2mf+QWgkkpz/APm90z/uJR/20z/yCX/N7pn/AHEo/wC2mf8AkFoJJKc//m90z/uJ&#13;&#10;R/20z/yCX/N7pn/cSj/tpn/kFoJJKc//AJvdM/7iUf8AbTP/ACCX/N7pn/cSj/tpn/kFoJJKc/8A&#13;&#10;5vdM/wC4lH/bTP8AyCwvrz0Tp9HQ8uyrGpY9tZIc2trXDX81zWLrVz/1/wD+QM3/AIo/lakp8b/x&#13;&#10;a49WT9YcWq9jbKz6ktcA5piq930Hr3T/AJvdM/7iUf8AbTP/ACC8P/xW/wDikxP+u/8AnnIX0Akp&#13;&#10;z/8Am90z/uJR/wBtM/8AIJf83umf9xKP+2mf+QWguV+uf11PQHVYWHV9o6hkfzdesAE7G2WbPe/e&#13;&#10;/wChX/00lO1/ze6Z/wBxKP8Atpn/AJBL/m90z/uJR/20z/yC4l/15+sP1esrf9Y8NjcS1wHqVc1k&#13;&#10;/wBS7IZ/1r2ep/g7F6HTay9jbayHMeA5pHBafc1ySml/ze6Z/wBxKP8Atpn/AJBL/m90z/uJR/20&#13;&#10;z/yC0EklOf8A83umf9xKP+2mf+QS/wCb3TP+4lH/AG0z/wAgtBVupdQp6ZjWZmQYqqaXOI1MD91J&#13;&#10;SD/m90z/ALiUf9tM/wDIJf8AN7pn/cSj/tpn/kFw+N9efrJ9ZHOf0HBY3GaSN9p5j/hHW49W7/g6&#13;&#10;vW2fvrQ+r319yz1AdF+sGOMXMd/Nub/N2fus+nb/ADn+Dtrusrsf+jSU9R/ze6Z/3Eo/7aZ/5BL/&#13;&#10;AJvdM/7iUf8AbTP/ACC0Fyv1z+up6A6rCw6vtHUMj+br1gAnY2yzZ7373/Qr/wCmkp2v+b3TP+4l&#13;&#10;H/bTP/IJf83umf8AcSj/ALaZ/wCQXEv+vP1h+r1lb/rHhsbiWuA9Srmsn+pdkM/617PU/wAHYvQ6&#13;&#10;bWXsbbWQ5jwHNI4LT7muSU0v+b3TP+4lH/bTP/IJf83umf8AcSj/ALaZ/wCQWgkkpz/+b3TP+4lH&#13;&#10;/bTP/IJf83umf9xKP+2mf+QWgkkpz/8Am90z/uJR/wBtM/8AIJf83umf9xKP+2mf+QWgmc4NBJ4C&#13;&#10;Smh/ze6Z/wBxKP8Atpn/AJBL/m90z/uJR/20z/yC4tv14+sXX7HH6v4AGM0x6t+m6P61mPV/1tn2&#13;&#10;hWvq99fs39pDon1gxxjZb/oOb9B5/Mb9O3+d/wAHbVb6fq/o0lPVf83umf8AcSj/ALaZ/wCQS/5v&#13;&#10;dM/7iUf9tM/8gtBcN9ZP8Yl+Nnno3RMY5Wa3RxM7GmN23YzY+zZ/hbPVprrSU9T/AM3umf8AcSj/&#13;&#10;ALaZ/wCQS/5vdM/7iUf9tM/8guIyfrl9afq8G5PW8Kt2ISA51R9zJ/lMuvY3/rrPf/pl33TeoUdT&#13;&#10;xq8zGduqtaHNP+v5376SkH/N7pn/AHEo/wC2mf8AkEv+b3TP+4lH/bTP/ILQSSU5/wDze6Z/3Eo/&#13;&#10;7aZ/5BL/AJvdM/7iUf8AbTP/ACC0FV6h1LH6bUb8p4YzxPc/usb9J6BNaldGJmRGIMpS2jH9JD/z&#13;&#10;e6Z/3Eo/7aZ/5BL/AJvdM/7iUf8AbTP/ACCxR/jH6WX7Ytj97aNv/nz1P/A1q9K+s2F1e59GI4uL&#13;&#10;AHSRtBH8jcmjLCRoEW2MnI8ziiZTxzhEeoy4flS/83umf9xKP+2mf+QS/wCb3TP+4lH/AG0z/wAg&#13;&#10;tBJParn/APN7pn/cSj/tpn/kEv8Am90z/uJR/wBtM/8AILQSSU5//N7pn/cSj/tpn/kEv+b3TP8A&#13;&#10;uJR/20z/AMgtBJJTn/8AN7pn/cSj/tpn/kEv+b3TP+4lH/bTP/ILQSSU5/8Aze6Z/wBxKP8Atpn/&#13;&#10;AJBL/m90z/uJR/20z/yC0EklOf8A83umf9xKP+2mf+QS/wCb3TP+4lH/AG0z/wAgtBJJTn/83umf&#13;&#10;9xKP+2mf+QS/5vdM/wC4lH/bTP8AyC0EklPkX+Onp2LhfYfs1VdW71t2xrWbo+y7d/pq9/ic6XiZ&#13;&#10;vTsh+TTXa4XwC9jXkDZX/pGoP+PT/tB/1/8A91Fof4kv+TMj/j/++VJKe1/5vdM/7iUf9tM/8gl/&#13;&#10;ze6Z/wBxKP8Atpn/AJBaCSSnP/5vdM/7iUf9tM/8gl/ze6Z/3Eo/7aZ/5BcfmfXvq3WM63B+q+My&#13;&#10;5lBh91n0J/4P9JRX/wAX/Oet+4r31U+vGTnZrujdaoGN1BokAfQsgb/Z7rPd6f6T+dtrtSU9F/ze&#13;&#10;6Z/3Eo/7aZ/5BL/m90z/ALiUf9tM/wDILQSSU5//ADe6Z/3Eo/7aZ/5BL/m90z/uJR/20z/yC0Ek&#13;&#10;lOf/AM3umf8AcSj/ALaZ/wCQS/5vdM/7iUf9tM/8gtBcT/jC+vl31cdVjdPayzJcDZYHguayke33&#13;&#10;+m6r+ds/l/4P/hK0lPTf83umf9xKP+2mf+QS/wCb3TP+4lH/AG0z/wAgofVrqr+sdNx861oa+5gc&#13;&#10;Q36IP8nctNJTn/8AN7pn/cSj/tpn/kEv+b3TP+4lH/bTP/ILkeo/XvqnU8+3pv1Yx2XmgxZdZ9Cf&#13;&#10;o/o/0lFf0/Z9P9N/gq/8IrX1Y+vOVkZ56J12gY2dEsLf5uz8/a33W/me9j2W2VWJKek/5vdM/wC4&#13;&#10;lH/bTP8AyCX/ADe6Z/3Eo/7aZ/5BaCSSnP8A+b3TP+4lH/bTP/IJf83umf8AcSj/ALaZ/wCQWgkk&#13;&#10;pz/+b3TP+4lH/bTP/IJf83umf9xKP+2mf+QWgkkpz/8Am90z/uJR/wBtM/8AIJf83umf9xKP+2mf&#13;&#10;+QV9zg0FzjAGpJXBZn+MXM6nlOwfqxi/a3V/SufpT/1VP6P9yyzIr9T/AAdaSnrv+b3TP+4lH/bT&#13;&#10;P/IJf83umf8AcSj/ALaZ/wCQWR9W7frO/I/yyzGbj7f8GT6m/wDN/Psr/rrp0lOf/wA3umf9xKP+&#13;&#10;2mf+QS/5vdM/7iUf9tM/8gl17rNPQ8G3Pv8Ao1NkD9530aqm/wDG2excr/i8+vGf9ZMi/Gz662Op&#13;&#10;aHDYHNPuP0bG2PsSU9V/ze6Z/wBxKP8Atpn/AJBL/m90z/uJR/20z/yC0EklOf8A83umf9xKP+2m&#13;&#10;f+QS/wCb3TP+4lH/AG0z/wAgtBJJTn/83umf9xKP+2mf+QS/5vdM/wC4lH/bTP8AyC0EklOf/wA3&#13;&#10;umf9xKP+2mf+QS/5vdM/7iUf9tM/8gtBJJTn/wDN7pn/AHEo/wC2mf8AkEv+b3TP+4lH/bTP/ILQ&#13;&#10;XP8A1j67kY11XTunNDsy/UE/RrZ/pHf6/mJspCIssuHDLPPghv8AMZS+SEI/PObof83umf8AcSj/&#13;&#10;ALaZ/wCQS/5vdM/7iUf9tM/8gubzc3rf1bdXk51zcnGc4NsAaAWz+77K/wDra7Nrg4Bw1B1CEZ8V&#13;&#10;ijEjpJkz8scIjLihlx5L4MmL5fR88Wh/ze6Z/wBxKP8Atpn/AJBL/m90z/uJR/20z/yC0Ek9rOf/&#13;&#10;AM3umf8AcSj/ALaZ/wCQS/5vdM/7iUf9tM/8gtBJJTn/APN7pn/cSj/tpn/kFQ690Hp1fTsp7MWg&#13;&#10;OFFhBFbAQQx/8hb6z/rD/wAmZf8AxFv/AFD0lPgX1Gprv65iV2tD2OsALXDc06fnNcvff+b3TP8A&#13;&#10;uJR/20z/AMgvBPqB/wAv4X/Gj8jl9FpKc/8A5vdM/wC4lH/bTP8AyCX/ADe6Z/3Eo/7aZ/5Bcj1H&#13;&#10;699U6nn29N+rGOy80GLLrPoT9H9H+kor+n7Pp/pv8FX/AIRWvqx9ecrIzz0TrtAxs6JYW/zdn5+1&#13;&#10;vut/M97HstsqsSU9J/ze6Z/3Eo/7aZ/5BL/m90z/ALiUf9tM/wDILQSSU5//ADe6Z/3Eo/7aZ/5B&#13;&#10;L/m90z/uJR/20z/yC0EklOf/AM3umf8AcSj/ALaZ/wCQS/5vdM/7iUf9tM/8gr7nBoLnGANSSuCz&#13;&#10;P8YuZ1PKdg/VjF+1ur+lc/Sn/qqf0f7llmRX6n+DrSU9d/ze6Z/3Eo/7aZ/5BL/m90z/ALiUf9tM&#13;&#10;/wDILI+rdv1nfkf5ZZjNx9v+DJ9Tf+b+fZX/AF106SnP/wCb3TP+4lH/AG0z/wAgl/ze6Z/3Eo/7&#13;&#10;aZ/5Bcn1b69dSzeo2dJ+rWO2+ynS21/0GkfTaz30s9j/ANHvfZ+k/wAFV+ejfVz685j+o/sT6wUD&#13;&#10;GzXCa3N/m7P5P0rfp/mWMt9N/wDNfo7ElPTf83umf9xKP+2mf+QS/wCb3TP+4lH/AG0z/wAgtBJJ&#13;&#10;Tn/83umf9xKP+2mf+QS/5vdM/wC4lH/bTP8AyC0EklOf/wA3umf9xKP+2mf+QS/5vdM/7iUf9tM/&#13;&#10;8gtBJJTn/wDN7pn/AHEo/wC2mf8AkEv+b3TP+4lH/bTP/ILQSSU5/wDze6Z/3Eo/7aZ/5BL/AJvd&#13;&#10;M/7iUf8AbTP/ACCvkxqV57d9fur9dy7Mb6r4zLaaTDrrPon+p+korZv/AMH/ADltn00lPZ/83umf&#13;&#10;9xKP+2mf+QS/5vdM/wC4lH/bTP8AyC5jof16zauoN6P9Y8cYuTZ/NPaf0VhP0GfTt/nP367n/pf0&#13;&#10;X6Ndukpz/wDm90z/ALiUf9tM/wDIJf8AN7pn/cSj/tpn/kFPrHWMXouK/MzH7KmfeT+bXW38+x64&#13;&#10;nH+uX1m+sM29DwWV4sw2y8/S/lN/SUN/7aZf/wAYkp7P/m90z/uJR/20z/yCX/N7pn/cSj/tpn/k&#13;&#10;EL6uO6s7GJ602lt+47RVMbP+E3f4Td+4tVJTn/8AN7pn/cSj/tpn/kEv+b3TP+4lH/bTP/ILQSSU&#13;&#10;5/8Aze6Z/wBxKP8Atpn/AJBL/m90z/uJR/20z/yC0EklOf8A83umf9xKP+2mf+QS/wCb3TP+4lH/&#13;&#10;AG0z/wAgtBJJTn/83umf9xKP+2mf+QS/5vdM/wC4lH/bTP8AyC0Fndexc3KxTX0+0VXbgdxn6I/M&#13;&#10;3N+ggTQvdfjiJyESRjEj88/lgv8A83umf9xKP+2mf+QS/wCb3TP+4lH/AG0z/wAgsjD+sWf06Kuu&#13;&#10;UOaP9PWN9f8A1/0d3p/6/oV0lNzL2CyshzHCQRqCChGYltv+6yZuXnhPqqUD8uXGfcxT/u5Gl/ze&#13;&#10;6Z/3Eo/7aZ/5BL/m90z/ALiUf9tM/wDILQSTmBz/APm90z/uJR/20z/yCX/N7pn/AHEo/wC2mf8A&#13;&#10;kFoJJKc//m90z/uJR/20z/yCX/N7pn/cSj/tpn/kFoJJKc//AJvdM/7iUf8AbTP/ACCS0EklP//U&#13;&#10;7f6957un9CzL2GHentB8DaW43/o1UP8AFb09uF0ChwEPuLrHHxLnOZX/AOAV1I3+Myl131dy2t5D&#13;&#10;WO+TLKbXf9Qp/wCLq5t31ew3N4DC35sc+t3/AFCSnmP8ZQ/ZXXOl9Xr0cX7Hnxax1f0v69WTdWvQ&#13;&#10;ep3342Lbdi1+tc1pLK5273fub159/jf/AE+R0zFZ9N9ro+Zx62r0tJT5ni/4zus2dRZ0u3p7G5Dn&#13;&#10;AFheWO/e/wAL7P5v3rovr19as/6tVsyMbGbdRr6ljnbQx0/o69n0/eg/4yOgYGdgO6hkWDGyMYbq&#13;&#10;7+8/4Oh2z9I/1LP5r/CV2/zX8vivqxnu+uvUqMb6x3e2hgdTSRsbkv8A9Lb/AKR/p+//AIf/AAfs&#13;&#10;9VJT3P1L+s/VuvuNmbhfZ8Y1767ZPvM+1np2e/3s/Sep/wClFhf42nuzcrpnSAfbfdLh5udVjU/+&#13;&#10;fb16Q1oaA1ogDQALzX/GX+r9e6PlP+gLW/8AgdtFj/8Az4kp9JrrbU0VsAa1oAAHAAXm31DH7J+t&#13;&#10;PU+lM9tLpsa3sNrmPpa3/rOWvS15p9Wf1n69dQtZ9FlbgfiDjUf99SU9l9cc93TujZeSww9tTg0+&#13;&#10;Dn/oq3f59ixv8U3T24nQKrQIfe973H4OdRX/AOB0rQ/xhUuu+r+Y1vIr3fJjmWu/6hA/xY3Nt+ru&#13;&#10;Lt/ND2n4iy1JTzv+NYfszqHTes16Prs2uPi1jq7q2/8ATyF6WvNP8dP6avBxW/TstdH3V1/+jl6W&#13;&#10;kpSSSSSlJJJJKUkkkkpSSSSSnL+s+e7p3SsrKYYfXS8tP8vb+i/8EXOf4oOntxuhjIA9+RY9xPch&#13;&#10;h+zM/wDPL1tfXml13Qs1refRc7/MHqu/6hZ3+Km5tn1dx2jljrGn4+pbb/6NSU4f+N5hwLun9YpE&#13;&#10;W027ZHfbtyaWf+B3f9uL0lrg4Bw1B1C84/x2PnBxKBq99xIH9Vuz/wBHL0Wlnp1tYfzQB9ySmaSS&#13;&#10;SSkWRjVZTPTvY2xnO1wDm/5r15ZgUXYdl/VcTnEvAc0cem8va7+x/g/6i9YXGfUSplx6hXYA5jrI&#13;&#10;IPcH1tyr5o8Uojr6tXY+HZzhwZ5H1wj7PFj/AEZY8mTgy/8Ajb0D68HrOK3LdXXa1zCWl7WuLf5P&#13;&#10;v+isH/Fpj1fYbL9jfV9Vzd8Ddt20u9P1Pp7FHoVruhZl/Q7z+jeHWY7j3BH0P9f8LVYjf4tP+TbP&#13;&#10;+Pd/1FCAPFOJI9Xr4v7y/JjOHlc8YyMsMpcvPBL97Bl93+WRodewMZv1kxKhUwVvY0vbtG15Lr9z&#13;&#10;rGfnrt2Y1VdfoMY1tURsAAZB/N9P6C4/r/8A4qML+o3/AKrIXap+IDin/ea/PzkcXL2T/McX/Pm8&#13;&#10;M/p2K360MxxTWKvTnZtbsna/3ent2LsMnpuLmEOyKa7CBAL2NfA/ttXL2f8AitZ/xX/fHrsUsQHq&#13;&#10;0/TKufyTHsHilf3XHrf994L6gdOxcv7V9oprs2vaG72tdt/nPob2ruqaa6GCupoYxuga0bWj+q1q&#13;&#10;47/Fv/2s/rt/9Grr8m8Y1T7nahjS4x/JG9DAAMYKfi0pS5ycLJH6vhj/ANSgvdRXkMNdzWvYeWuA&#13;&#10;c0/2XLhut9OxavrHiUMprbU5jS5ga0Md7r/p17di67ofVm9YxGZbGlgdI2kzG07FzPX/APxUYX9R&#13;&#10;v/VZCWapRBHWUV3w/wBzFmyY5XAww5+KF/LkhB63F6di4ZJxqq6iedjWsn/ttWEll4/XWX9Tt6UG&#13;&#10;EPqYHl06GfT9v/g7FLYjQ2vZzhHJm4pC58Efcmf9W6iSSScxOZ9YPq/i/WHFOFmbvTLg72na7c1e&#13;&#10;Sf4vvqefrG/IpybXt6fRZLq2mPVt9za93/F1s/8ASa9uXnX+Jv8Amc7/AI8fkSU5n18+ouN9WMZn&#13;&#10;WeiufRZRY2RuLvpHay2tz/fv9T8z89ekdPub1nplVtohuVQ1zgDGlzNz27v+uLn/APGx/wCJ2/8A&#13;&#10;rV/9WxbX1T/5Fwf/AArT/wCe60lPn/1b6Hj9A+ursHE3ek2gkbjLvcxljv3V3H1n+pmB9aDUc42A&#13;&#10;07tux236e3du3Ns/0a5U2tx/8YJ9U7fUpDWz3Ppt/wDSa9Cy8urCpfkZDgyqsFznHgAJKfPv8S7f&#13;&#10;Txs1g4beAPuXo684/wAS7xZjZrxw64H7wvR0lPnX+OT+Zwf+PP5F6KvOv8cn8zg/8efyL0VJSln/&#13;&#10;AFh/5My/+It/6h60Fn/WH/kzL/4i3/qHpKea/wAUP/IDf+Ns/Ku1XFf4of8AkBv/ABtn5V2qSlJJ&#13;&#10;JJKUkkkkpSSSSSlJJJJKUkkkkpSSSSSlJJJJKUkkkkpSSSSSlJJJJKUkkkkpSSSSSlJJJJKUkkkk&#13;&#10;pSSSSSlJJJJKUkkkkpSSSSSlJJJJKUkkkkpSSSSSlJJJJKUkkkkpSSSSSlJJJJKUkkkkpSSSSSlJ&#13;&#10;JJJKUkkkkpSSSSSlLn/r/wD8gZv/ABR/K1dAuf8Ar/8A8gZv/FH8rUlPj/8Ait/8UmJ/13/zzkL6&#13;&#10;AXz/AP4rf/FJif8AXf8AzzkL6ASUpeafVsftf67Z2Xb7hitcxn8lzSzC9v8AY+0L0teafUT9X+tn&#13;&#10;V6H/AEnuseP6vq7/AP3YYkp6768dPb1DoeXU4SRU57f69Q9ev/z2s7/FXnuzegUh5l1LnVz5NO6v&#13;&#10;/MqsYxbX1oubR0jMsdwMe3/qHrnP8T9Lq+ghx4fdY4fD2Vf+iklIPrf9fur/AFcyHg4AOIHBrLnO&#13;&#10;MP03f4P6H9RbnR+v9R6l0U9S+yt+0lrnVVNeC20f4J/q/mb/ANxbWfgUdRofi5TBZTYIc0914l1D&#13;&#10;quT9Wb8roXTMwu6c6wNdaGlzsfef09bLGf4T6fq+j/PbP0fpXeokp6npv+MrrvU8h+NjdNba+oxY&#13;&#10;GuPs12e+7+aYvRc7Cp6hQ/FyWh9NjS1zT3af6qzfqn0bp/SOn11dMIfS8B3qDU2k/wCHe/8A19Nb&#13;&#10;KSmvgYFHTqGYuKwV01iGtHYLzn/GFY3qv1j6Z07C1yqXhz3D8wOdVezf/wARVRZk/wBSxb316+vT&#13;&#10;egtGDgj1epWwGMA3enu+hZYz/Sf6Cj/Cf1FH6gfUyzowf1LqR9TqWRJeSd3ph3vdXv8A9M9/8+//&#13;&#10;AK2z/hEp7JeafVsftf67Z2Xb7hitcxn8lzSzC9v9j7QvS15p9RP1f62dXof9J7rHj+r6u/8A92GJ&#13;&#10;Keu+vHT29Q6Hl1OEkVOe3+vUPXr/APPazv8AFXnuzegUh5l1LnVz5NO6v/MqsYxbX1oubR0jMsdw&#13;&#10;Me3/AKh65z/E/S6voIceH3WOHw9lX/opJT26SSSSlJJJJKUkkkkpHfkVYzDZc9rGDlziGtH9p68z&#13;&#10;+suRV9avrPgUdKIt+yOD7rWe5jWtey/+eb7P0ez/ALdt9Jd/136v4f1gxxiZ7C+sODxBLSHAOZv3&#13;&#10;M/4xecde6dd/izyaeodKte7BufttoedwJHu/6VW/0rf52n/hElPrCoYvQ8LEy7c+moNyb4Fj9ZdH&#13;&#10;/QZ/L9P+c/PV1jw9oc3giQqnWOsYvRcV+ZmP2VM+9x/Nqqb+fY9JTk/4wuoY+D0LKOTH6Ws1MH71&#13;&#10;lg21bf8Ai/5//rSrf4r8O7E+r+O2/Qv3PaD2Y92+v/tz+e/64uY6X0/N/wAZHUG9U6k019JocfSq&#13;&#10;/wBJ/I/l/wDdu/8A9B6v+C9Sa0NAa0QBoAElLpJJJKUuF+srq8j6w42PnmMVrQQHH2S7f9L/AIy5&#13;&#10;ldVi7pYnWOm9M6/YcO9wORUJ9pixgP8A31RZYmUaHfY/pN74fmjhymUhLh9ucJZMf85g9z0e8632&#13;&#10;al1fo7GmqI2wNsf1PoLn+hfVV/R+p35VZaMWxhDGidw3OZZt/qVbFQ/5g5eN/Qs57AOB7m/9Oq3/&#13;&#10;ANFon1c611DG6iejdUO98Esf30Hq/T/wldlX/XEwyuUeOPAb9MmzHEY4sv3bNHmIShxZ8UozxZPa&#13;&#10;/wA5wZHQ+tHX83o0WUY4soDQXWE6NcT6fp7f8z/txZzfrjn9Ta1nSMb1LNoNjnfzbHn/AAbNzqfo&#13;&#10;/wAuxaf15/5GyP7H/nypF+qGPXR0qgVAe5u5x8XO+mieI5OESqPDxIxnBDkxmlijkzRzHBG+P25+&#13;&#10;j3OPN6nEb9cOpdKtazreMGVuMb2dv+ndVb/UXY03MvY22shzHAEEcEFZv1px68jpeQLQCG1ucPJ7&#13;&#10;B6lf/TWd9QMlzukA2n21veAT+7/Of9/RiTGfATxAjiiSszQx5+W+8QgMGSGT2csMf81k4/knBj1b&#13;&#10;6xdVbmPwum4heWQN7wdpn/tmtn/bqqZH1j690eLupY1bseQCWHUf2mWW7f8Arladn1l6t1217ejV&#13;&#10;MZQwx6tn+v8A4H6dqB1+j6w1YF32x9FtBb79o9wE/Sb+joUUpEgyich/dNfq27iwQjKGHLj5THxc&#13;&#10;EcuPJkyffPX/AOksn+rezxMqvMpZkVGWWNDgfIrG+sf1sq6MRj1tN2U/hg7T9H1P/SaL9TTPSMef&#13;&#10;3T/1T1z/ANV2NzfrBmZF+tlZftB/N93of+B1folJKcjGIGksnX91p4eVxRy55ZAcmLkuL9X/AJ39&#13;&#10;Z7WNOOsfWmPW+x17Odse6P8Ai/tHronQfrtf1bqDMN1La2lrt2pLg9u53+Z/wfp/9cXXrJH1cx29&#13;&#10;T/arCW2bSC0Rtc4j0/V/zEjCYI4ZGQv1cSI81y2SExkw48U/bl7E8PH/ADn6HH6v+e3OpdSo6XQ7&#13;&#10;JyTDG/eT+axn8tcvR9ZeudYmzpmKxtHZ1h5/tufSz/ttV/8AGbc8/ZaBO1xe6PFw9NjP+rV2jrvV&#13;&#10;8ettVXTC1jAGtAdwB/YTZzuZjcoxj+4PmbHL8qIctDMIYs2bOZ195yRx4sWPH6P5v3MXuMaPrll9&#13;&#10;PyG4vXKBTu4sb9H+t9K3f/L9Oz/ra64EESNQVwf1hu6t13GGPZ09zCHBzXB0kf8AR/OXV/V2m+jp&#13;&#10;1FWUItayCD2j+b/8DTsUiZGOso/oykGHnsGOOKGUDHhzSlwZcGHJHND/AG0PXk4Hzz/Hp/2g/wCv&#13;&#10;/wDuotD/ABJf8mZH/H/98qWf/j0/7Qf9f/8AdRaH+JL/AJMyP+P/AO+VKdyn0VY31xz3dO6Nl5LD&#13;&#10;D21ODT4Of+ird/n2LZXO/wCMKl131fzGt5Fe75Mcy13/AFCSnP8A8U3T24nQKrQIfe973H4OdRX/&#13;&#10;AOB0rG/xrD9mdQ6b1mvR9dm1x8WsdXdW3/p5C6L/ABY3Nt+ruLt/ND2n4iy1c7/jp/TV4OK36dlr&#13;&#10;o+6uv/0ckp9D6hddRjWW41fq3NYSyudu9wHsr3/m715y3/Gh1oZ7emW9OY3Jc4D03PLHGf3X2+z3&#13;&#10;r05cp/jD+r2B1Pp78vLeMe3HG6u/uz92p+332Mss/M/nPV/mUlJPrx9Z8/6t0MycTGbdTr6j3O2i&#13;&#10;v6PpN2fT/Sqv9S/rX1b6wP8AUy8L0MRzC5loJ9xna1rWWfT3rhfq31Kz659QxsH6x3kU1MDqqiNg&#13;&#10;yn/metZ+fZs/7d/m6v0lli9nYxtbQxgAaBAA0AASUg6l1CnpmNZmZB21VNLnH4fu/wAt/wCYvLrc&#13;&#10;G7N+r/U/rJnD9Yzg30x/o8dtlXpsZ/Js2f8AbVNNn560P8avW6jl4nRMl5qxH7bsh4BcTXueyupj&#13;&#10;We//AANn/XPR/wBGh/W76/8AQuodEv6dg2He5jW1t9NzRDXV+z3M/wBGxJT131A/5Awv+KH5XK59&#13;&#10;Z893TulZWUww+ul5af5e39F/4Iuc/wAWf1ow87Do6RRvN9FG6w7YYId6fp7/APSfpP3FtfXml13Q&#13;&#10;s1refRc7/MHqu/6hJTi/4oOntxuhjIA9+RY9xPchh+zM/wDPL1mf43mHAu6f1ikRbTbtkd9u3JpZ&#13;&#10;/wCB3f8Abi3P8VNzbPq7jtHLHWNPx9S23/0asX/HY+cHEoGr33Egf1W7P/RySn0drg4Bw1B1CdQp&#13;&#10;Z6dbWH80AfcppKUkkkkpSSSSSniP8bfWrOndJGLQSLMt/p6c+mBvv/z/ANHT/wBdROhdT6D9TcSr&#13;&#10;pV2TUzIaAbo9xNx/nfWfVv2fyPV/wSwP8eO9owLGyA03aj979W9P/qXroek/4r+jY2G2nLpF97m/&#13;&#10;pLHOduLz9P09j/0X8jYkp6zGyqcutt2O9tlbhLXNIc0/1XsRV5j9Sxb9V/rNkfVxr3PxLGl9YP5p&#13;&#10;2tyWP/rejvpu/wBLsYu3+tvWndC6VkdQYNz62jaP5b3Noqd/VZZakp5jrrj9b+v1dFYZwcEi7JP5&#13;&#10;r7P8Hi/+i/8A2J/0Kr/UX/xU9Y/rH/z4qP1E+ufQegYJGVe52ZkONl7vTefef8Hv2e70/wDz76qz&#13;&#10;/q19dum9L651LqFpe6rJd+iDGy9+5+76D9mz2/6RJT7IkkkkpSSSSSlJJJJKUkkkkpS4vDzaq+t9&#13;&#10;Q6jkn9HjMDPh9Cv2fy3+l/4Iu0XnOTg25eR1fFqE2uLbA0fnBr/W2/5j1BmJHDXf/uHU+GQjP3RI&#13;&#10;8IlCGOUv3cWTmMXupPrH1rqPV+mPuOM2rCc5sPc79Ifd7HNb/K/4tdv0kl2FQTyamf8AUtXB9V+t&#13;&#10;GNm9Eb09rHtyGNY1w2+1vpbN7t37nsXc9Ctbd0/He3g1M5/qpuI3Mm+P0RZviGM4+WjE4/u8Y8xl&#13;&#10;EI/1OCHBNvJJJKy4qkkkklKWf9Yf+TMv/iLf+oetBZ/1h/5My/8AiLf+oekp8E+oH/L+F/xo/I5e&#13;&#10;7/WfPd07pWVlMMPrpeWn+Xt/Rf8Agi8I+oH/AC/hf8aPyOXt315pdd0LNa3n0XO/zB6rv+oSU4v+&#13;&#10;KDp7cboYyAPfkWPcT3IYfszP/PL1mf43mHAu6f1ikRbTbtkd9u3JpZ/4Hd/24tz/ABU3Ns+ruO0c&#13;&#10;sdY0/H1Lbf8A0asX/HY+cHEoGr33Egf1W7P/AEckp9ByrrGY77sdnq2Bhcxk7fUdG6qr1HfQ9X99&#13;&#10;ebP/AMaHW6c1nTrunMZkvIArc4sLt30Nr7P0fvXptLPTraw/mgD7lzf1++rvT+r9PfdmvFDqGlzL&#13;&#10;+9f8n/hK7P8ARf8AbX6VJTL66/WTP+r2KzKxMZtzNTa5z9oqjb6f/Geq5/8Ar6ipfUv63dX+sNgf&#13;&#10;k4Ipw3MJbcCYJB/NbZ/Oblwv1f6pb9cM3E6b9YcgjGrbNbSCz7U8HZX61357/wDB+r/wfpM/WbX2&#13;&#10;L2mqplLG11gNY0ANaBAa0fRa1qSni/8AG31qzp3SRi0EizLf6enPpgb7/wDP/R0/9dROhdT6D9Tc&#13;&#10;SrpV2TUzIaAbo9xNx/nfWfVv2fyPV/wSwP8AHjvaMCxsgNN2o/e/VvT/AOpeuh6T/iv6NjYbacuk&#13;&#10;X3ub+ksc524vP0/T2P8A0X8jYkp6zGyqcutt2O9tlbhLXNIc0/1XsVXr2cen9OyctujqqXvH9ZrX&#13;&#10;OZ/01wH1LFv1X+s2R9XGvc/EsaX1g/mna3JY/wDrejvpu/0uxi7f630uv6LmsbyceyPk1zklPNf4&#13;&#10;nMBtPR35RH6TItcS7uWs/RM/8E9b/txU/wDHHScWvC6tTpdRdtDviPtNX+Y/GWp/ijubZ9X62jll&#13;&#10;ljT8d3q/+jVQ/wAdloHSser852QHD+yy9v8A6NSU9/RaL622t4e0OHzG5EVfAqNGNVU7ljGtPyG1&#13;&#10;WElKSSSSUpJJJJSkkkklOd9Ym2P6Xltp/nTj2hkfvbH+n/01yf8AiZuod0Z9dceq25xsHf3BnpP/&#13;&#10;AO2//Pa71ef9U/xZ5GPmPz/q7lnDfZ9KvUM1+lsfX/g/+BfUkpp/47L6qqMPaYyW2Ocwj6TWAfpH&#13;&#10;f9u+gvQ+m5RzMWnIOhtrY/8Az2tsXjH17+q1vSq6XZ2S/N6plWQNTDa2/wCDZv8Ae/fdbT6f83X9&#13;&#10;P9EvaOn432PGqx/9HW1n+YNiSnzj672D6xfWXG6Ha/bh4zfVvk7W/R+03Osf+b+relUx/wDgvWXX&#13;&#10;4X106A97cPGyqQWw1rQdjNPayup/sp/zF5v1nobuufXe7p9rnMrtc0vIOpqbVVkbP7fpMXbdZ/xX&#13;&#10;dGy8J1OJQKbw0+m9pdO/8z1fUf8ApWfv70lPZJLh/wDFJ127qvSXU5Li9+M/YHHUmsjfVu/4v31/&#13;&#10;8X6a7hJSkkkklKSSSSUpJJJJSkkkklKTABogaAJ0klKSSSSUpJJJJSkkkklKSSSSU//V9OzsOvPx&#13;&#10;7MW4TXaxzHf1XjY5eYfV/wCslv8Ai7db0brVVjqA8uotYJDgfpbN7q/0b/5z/SVW/wA4vVlF7G2C&#13;&#10;HgEeB1SU+a9Dqyfrx19nXbqnVdOxAPQD+Xub7qv636X9Pbs+h+ipXfda6n+ycOzN9N93pgHZWNz3&#13;&#10;Sdnt/wCrs/4NXkklPjHUPrFkfWnq9P7TxMj9mseNmOxplzvo+pkfQ9T/ANJ/oa/8Jauo/wAauBiN&#13;&#10;w6bGY9pymnbTbQ3+Z2e9lduz/A/6Jn5n+CXfpJKeF/xefXPP6tHT+p49ouY0n19paxzW7f5/9y7/&#13;&#10;AM+K/wD4x/qxZ9YemxjCcqh3qVj97/S0/wDXGfQ/4WutdWkkp81x/wDG+zHxBj5eNd+1GDYa9sNd&#13;&#10;b9He73etXv8A9F6K1f8AFp9W8nptF3UuogjNzX73A/Sa2XP/AEn7lt1lj7bGf8UuzNbS7eQNw0mN&#13;&#10;VJJSLKxmZdL8e0TXY0scPFrhsevLuhdeu/xb23dJ6vVY7Ec8votYJBn+v6f02fTZv/QW/wBderKL&#13;&#10;2NeNrgCPApKfM+ljI+v3XqurvqfV0zDg1bx/OPad7P5Dn+t77tn6NldPpL05MBGgTpKUkkkkpSSS&#13;&#10;SSlJJJJKUkkkkphdSy+t1VgljwWuHiHe1y8s6N1e7/Fpk39M6nVY/AseX0WsE/8AVemz31en61e/&#13;&#10;9DZX/wAIvVlF7GvG1wBHgUlPmOI6/wDxidco6h6T6ulYWrC8fzjwfU/qb7bWVeqxnsrop/0i9QTA&#13;&#10;ACBwnSUpJJJJTV6nnfs/Gfk7HWbADtYJcZO1cD9Wuv2dHfkOfjXP9d4cIHH0/wDya9ISUU4GUhIH&#13;&#10;h4W7y3NY8OKeKeP3hm4eM+57f838jzX1u6S/qmEzNxmubk0gWMEQ/b9Oyn/jG/8AnxB/xb1uZ02w&#13;&#10;OBE3uOo/kUrq0kfbHHx9aV99l91PKkejj44S/wA3/q3lvrp0TJyXU9RwBuyMc/RHJaD6jNn7/pv/&#13;&#10;AMH+eq9f+MalrNl2PaMjuwAbd39t3q/+BLsUkDjPEZRPDxfN+kuhzeM4o4s+P3xh/mpCfszjGX6D&#13;&#10;yX1W6fl5mfd1vOYajYNtbDyG+33f2a69n/CfTWl136y/se1tX2e27c3duYPbzt2f11tpIiBjGonX&#13;&#10;fiWT5qOXN7mWAljjH24YIy9uMMcP5v1vmv1X65Z0P1/UxrX+q4EQIiN/8n+WtfN+u5yceykYd4L2&#13;&#10;ObMfvDZ+6uzSTI4pRjwiWn91s5efwZcnuzwXkNa+9P8AQeV+reU/o/QG32VWOc0uOwD3+5/7q57q&#13;&#10;PXLMzq1HU241oZS0AtI1MG1/7v8Awq9LSRliJAiJUI10/dW4viEIZMmWWLjyZzks+5KHDjz/AOTe&#13;&#10;S/5//wDdK/7v/MVX+rORZ1Hr2Tnmp9Vb6Y9w7j7NX9L/AK0u1SR9uRIMpcXCeL5Vn3vDGE44sPtS&#13;&#10;zQ9oz92eT0KSSSUrnuX9Y+jWdaxDi1ZFmK4uB9Ss+7T/AAf0mez+2ua+rf8Aizf9X8tmVVn2uY12&#13;&#10;51YGxlmm39N+lfv/AMxdykkp5L63/UR/1nuD3ZttNQYGmoDdWSC5/q+n6lbd6u/VD6rWfVqp9L8q&#13;&#10;3Ja7btD9G1NYNuyivfZs/wDUda6BJJTy31y+oON9aHMyPUdRlViG2NG72zva2yv9H9B/83+kYsnD&#13;&#10;/wAV11zm/trqF+ZSwgikl4Zp++6267/wL0/+MXfpJKeI+rv+LT9gZrcujNt9IOLjSBsY/wDdZd+k&#13;&#10;22f9trf+s/Qbeu4zcenKtxHB4dvrOrtHfo37XV+z+2thJJT5xk/4obcwAZHU77A0yN7S+D/J33qw&#13;&#10;P8WGaDP7Yyvvd/70Lv0klI31l1Zr3EEtjcPpcfT/AK64Kz/Fbl2gtf1fJc10gg7jIP7/AOsL0FJJ&#13;&#10;T51jf4pL8Rnp4/VMitnO1gLW/wCazIXXfVnodvQ8U412TZlOLy7fZ9ISGt9Jm51n6P2f9Na6SSlJ&#13;&#10;JJJKUkkkkpSSSSSlJJJJKUkkkkpSSSSSlJJJJKUkkkkpSSSSSlJJJJKUkkkkpSSSSSlJJJJKUkkk&#13;&#10;kpSSSSSlJJJJKUkkkkpSSSSSlJJJJKUkkkkpSSSSSlJJJJKUkkkkpSSSSSlJJJJKUkkkkpSSSSSl&#13;&#10;JJJJKUkkkkpSSSSSlLn/AK//APIGb/xR/K1dAuf+v/8AyBm/8UfytSU+P/4rf/FJif8AXf8AzzkL&#13;&#10;6AXz/wD4rf8AxSYn/Xf/ADzkL6ASUpec/XLAy/q31uv604NRtpc3bksbzEelvd/wb6vT/SfmX0/p&#13;&#10;Ppr0ZJJT5X9Y/ry/66Y46L0Gi0vvLfVc8BoYyd239G63Yzf/ADtv/nz1F6J0DpDOi4FOBXq2lgE/&#13;&#10;vO+nbZ/1y3e9XmVtZ9EATqYCkkp8z+vf186iPW6X0zGvqe1xY+4tMlo/7ibP9N+Zf/ov5v8Aka/1&#13;&#10;M6Z00/V1zPsdnpuDvWZaz9Le9g/nGfv/APdX/Rf8Z+kXapJKfFfqt9bM76tZT6cfFybOmPcS2l7T&#13;&#10;6tc/6Gzbs/8ASv8Axi9N+tnWcrpnSLM3Bqc+/a3a3bLmb/8ACW1f8B/r7FupJKfDvqh1kdFybOpd&#13;&#10;RwsnKzrCSLC0+yfpvbvb/PWf6T9z2VrqMv8Axm9RzbKaOmYNtb32tDjawuaWE7dn6P6H9dekpJKU&#13;&#10;vOfrlgZf1b63X9acGo20ubtyWN5iPS3u/wCDfV6f6T8y+n9J9NejJJKfK/rH9eX/AF0xx0XoNFpf&#13;&#10;eW+q54DQxk7tv6N1uxm/+dt/8+eovROgdIZ0XApwK9W0sAn95307bP8Arlu96vMraz6IAnUwFJJS&#13;&#10;kkkklKSSSSUpUutWZlWFa/pzG2ZQaTW130XO/wCgrqSSnzXE/wAcJwv0HXMO2nIbz6Y5/wCsZT6X&#13;&#10;1/8Ab1qz8/Kzf8Z+ZRRj0Po6ZS7c+x/f9/3fzfq7P0dNNfqfv2f8H6w+plgh4Dh5iU4EaBJSmtDQ&#13;&#10;ANAOF4j9bOqZvWetH9qY2QcHHsLW0MaRLWn9/wDfyf8ACXf6P+ZXt6SSnzqv/Gk3GqFOP0vIY1jY&#13;&#10;Y0NhrY+g3a1n0F0v1G6tn9X6Y3K6mwMuc9wADSz2A+x3pvXQJJKUkkkkpS836vfl9O+stt+HW6x4&#13;&#10;h2wAnewsZ6v0F6QmgTPfxUeTHxga8PCeJucnzQ5WUyYjNHLjlhlCX9d5Ef4x8WNpx7hd+5Def6+/&#13;&#10;f/4Cm+r3T83qfU3dczq/RaBFbDzqPS/zPT/7cXYJIe2SQZS4uHUCuFkPOY4QlHBi9mWaPtzySye/&#13;&#10;+ql88Mbg/Xn/AJGyP7H/AJ8qXO9D6l1X6v4le7HOTh2ND2FkzXv97me1tm3+3X/1xan+MDrNFGG/&#13;&#10;pzt3rWta5sD2w17Xe5//AFp6rdE+vXTsPDoxbRZvYxrSQ2RI/tqKZj7vzcBEd2/yuPKOQA9n7zDJ&#13;&#10;nlM4z/m/bh+txzg1updU6t9am/YsXGdRS4je506x+/c5lbNn/B/zi6vB6JXhdO/ZzDoWOaXeLnj9&#13;&#10;JZ/0lppKaOOiZSPHI6W5ufnOOEcWKEeXw45e4McPXxZf85knN876L1676oB/T+oUOLd5c1ze8+32&#13;&#10;7vZZX7FZ6t1jqf1kxbK8LGdVihpc9zvpWBvv9Kr+t+5V6i7tJMGGVcPF6OzYPxHGcnv+xD7zfFLJ&#13;&#10;Kc/b4/3/AGHk/qR1hzqa+mvotY6thJeR7Ppbv+/qv13pGb0fqJ6z0xnqNf8AztY1Ov8AO+z6fp2f&#13;&#10;zn/B2LtEk72riIk6x+WX7rF9+4c8ssIRjDOJRz4Zy9yGX3P5x43/AMciojY3FsN37kjn+t9P/wAB&#13;&#10;Vr6unrWflnOzyaceCG0xEz9H9H9P2f6W39J/1tdQkkISsGUuKunyInzWEQlHDhjilkHDLJkn95nG&#13;&#10;P+q4/wCbcH64fV53W8UCmPXqJcye8/zlX9tZOJ9e39PYKOr49rbmCC4Ae+Pz9trqv+gu0SSljPFx&#13;&#10;RPBI/N/WW4ubiMQw5oe/igeLF6/ZyYuP5/W8bb9ceodSPp9HxHmf8JYNB/6JZ/buXU9OGSMasZha&#13;&#10;b9vvLfoyrKSdGJBsy4v+isz58eSIhjxQwRj6r/nc0v8Aqr5V/j0/7Qf9f/8AdRaH+JL/AJMyP+P/&#13;&#10;AO+VLP8A8en/AGg/6/8A+6i0P8SX/JmR/wAf/wB8qT2q+ioWVjMy6X49omuxpY4eLXDY9FSSU+U9&#13;&#10;C69d/i3tu6T1eqx2I55fRawSDP8AX9P6bPps3/oLf66sdLGR9fuvVdXfU+rpmHBq3j+ce072fyHP&#13;&#10;9b33bP0bK6fSXpj2NeNrgCPApwI0CSmp1bqH7MxLMv032+m3dsrG57v6jV5H1n6z5P1n6lSOoYmS&#13;&#10;OmVuBGPW077HfvXO9m93/ov9HV77PWXtCSSng/8AGj03CHTqiMax17CGUPobrTtG9nqbP+0//Bf9&#13;&#10;tKH+Lv659Q6kW9N6nj2m1rSReWkNLWj/ALVbv8J/wv8AhF36SSmrldLxM1wfk012uAgF7GvIH/XG&#13;&#10;rzn/ABh5+HQzI6Pi9MPrFrNt7Kmhuvp3/o3117/+CXqCSSnhP8VvUa7MYYIw30XU1jfcWBot1/0u&#13;&#10;3fv/AK67i6ll9bqrBLHgtcPEO9rlNJJT5T0bq93+LTJv6Z1Oqx+BY8votYJ/6r02e+r0/Wr3/obK&#13;&#10;/wDhEbEdf/jE65R1D0n1dKwtWF4/nHg+p/U322sq9VjPZXRT/pF6c9jXja4AjwKcAAQOElLpJJJK&#13;&#10;UkkkkpSSSSSnmf8AGB9V3fWXpjqKY+0VH1Kp7uA2up/66z/wT01zOB/jcb0zHGJ1nFvbnUgNdAaA&#13;&#10;8t9vqWes+p9O/wDqWr0xRdW15BcASOJHCSnzr6hdLzusdXv+tPUazSLAW0sPMENq3N3f4OrHZ6Xq&#13;&#10;f4ff6i9DvoryGGq5rXsdy1wDmn+sxyIkkp5j6zN6Z9X8UZX7OZkS8M211MLhIc71H/o/5v2Lzv6s&#13;&#10;dVqw+tZGXb0219WS8ekwVA+jL97fTa5mz2f8Gva0klKSSSSUpJJJJSkkkklKSSSSUpcf1wu6B1hn&#13;&#10;V9pONc307iPzT9H/ANF1P/629dgoXUsvYa7WhzHaEESD/ZTJx4hpoR6otjls4wTJkOPHkjLFlh+9&#13;&#10;im5b/rJ0gV+ocioteNRILj/Xq/nf89i1mxA28doWVV9VelU2eqzHZuBkTqP8x/sWsjHi/S4f8FGc&#13;&#10;4dPZ93+t73B/6jUkkknMCkkkklKWf9Yf+TMv/iLf+oetBZ/1h/5My/8AiLf+oekp8E+oH/L+F/xo&#13;&#10;/I5fRF1LL63VWCWPBa4eId7XL53+oH/L+F/xo/I5fRaSnyno3V7v8WmTf0zqdVj8Cx5fRawT/wBV&#13;&#10;6bPfV6frV7/0Nlf/AAiNiOv/AMYnXKOoek+rpWFqwvH848H1P6m+21lXqsZ7K6Kf9IvTnsa8bXAE&#13;&#10;eBTgACBwkprdTzf2fi2ZWx9nptLtjBue6PzWNXkP1g+tWV9Z86lmZiZLel1uBNFbT6lp/wCFf7P9&#13;&#10;f+E/Sr2hJJTw3+MrpmAOkV/qtjnsIZQaG+6jTc3f/wB1v0ex9X/f/wBIqv8Ai6+unUc57OldTx7X&#13;&#10;Pg7by0gbWN3frm/878z1/wDCP2f8YvQ0klPM/wCMD6ru+svTHUUx9oqPqVT3cBtdT/11n/gnprmc&#13;&#10;D/G43pmOMTrOLe3OpAa6A0B5b7fUs9Z9T6d/9S1emKLq2vILgCRxI4SU+dfULped1jq9/wBaeo1m&#13;&#10;kWAtpYeYIbVubu/wdWOz0vU/w+/1F6K9jbGljhLSIIPcFSSSU+U9L6jb/iyzcjBz6rH9MufvptYN&#13;&#10;0H+16bN/pbK8hm/f+h/R+xEbbd/jI6zj5DKn19Jwzu3PEeo6Wvez9zfa6uqv09/6Kn/jF6i5oeNr&#13;&#10;gCD2KQAaIGgCSl0kkklKSSSSUpJJJJSkkkklI8i9mPW66zRjGlx76NG5y4TJ/wAcnTI2YVF99x0a&#13;&#10;3aGgn+tvss/8BXfqDKWMO5rQCeSAkp89+rH1a6j1/qg+sf1gZ6eyPQoIjbH8091bvdUyn+cZv/S2&#13;&#10;X/pf+M9FSSSU+f8A186Nm9O6lR9aOlVm2ykbbqxy5gDmep+97qbH02/6L9FYqXUP8cNebjHG6Xi3&#13;&#10;HOsBa0EAhjne3dX6TrLb3s/M/RVL01RFbQ4uAAceTGqSnlf8W31Yt+rvS9mSIyLneo8fuabK6f7D&#13;&#10;P/BLF1iSSSlJJJJKUkkkkpSSSSSlJJJJKUkkkkpSSSSSlJJJJKUkkkkpSSSSSn//1vUnWQYTesPB&#13;&#10;Qs+kVFJSX1h4JesPBCSSUl9YeCXrDwQkklJfWHgl6w8EJJJSX1h4JesPBCSSUl9YeCXrDwQkklJf&#13;&#10;WHgl6w8EJJJSX1h4JesPBCSSUl9YeCXrDwQkklJfWHgl6w8EJJJSX1h4JesPBCSSUl9YeCXrDwQk&#13;&#10;klJfWHgl6w8EJJJSX1h4JesPBCSSUl9YeCXrDwQkklJfWHgl6w8EJJJSX1h4JesPBCSSUl9YeCXr&#13;&#10;DwQkklJfWHgl6w8EJJJSX1h4JesPBCSSUl9YeCXrDwQkklJfWHgl6w8EJJJSX1h4JesPBCSSUl9Y&#13;&#10;eCXrDwQkklJfWHgl6w8EJJJSX1h4JesPBCSSUl9YeCXrDwQkklJfWHgl6w8EJJJSX1h4JesPBCSS&#13;&#10;Ul9YeCXrDwQkklJfWHgl6w8EJJJSX1h4JesPBCSSUl9YeCXrDwQkklJfWHgl6w8EJJJSX1h4JesP&#13;&#10;BCVbM6niYAnKurpB/wBI9rP/AD45JTe9YeCXrDwVDC6ph9Qk4l1d0c+m9r4/7acrSSkvrDwS9YeC&#13;&#10;EkkpL6w8EvWHgq2Tk1YlZuve2utvLnkNaP6z3+1BweqYfUQ44d1dwbG703ts2z9Hf6TnJKb/AKw8&#13;&#10;EvWHghJJKS+sPBL1h4ISSSkvrDwS9YeCEkkpL6w8EvWHghJJKS+sPBL1h4ISSSkvrDwS9YeCzs3r&#13;&#10;OD09wZl5FNLiJAssbWSP3ttrkfFy6cysXYz221u4cxwe0x+6+v2pKbXrDwS9YeCEsav629Os6oej&#13;&#10;NeTlCdNp2y1vrPr9T9/00lO96w8EvWHghJJKS+sPBL1h4ISSSkvrDwS9YeCEkkpL6w8EvWHghJJK&#13;&#10;S+sPBL1h4ISSSkvrDwS9YeCEkkpL6w8EvWHghJJKS+sPBL1h4ISSSkvrDwS9YeCEkkpL6w8EvWHg&#13;&#10;hJJKS+sPBL1h4ISSSkvrDwS9YeCEkkpL6w8EvWHghJJKS+sPBL1h4ISSSkvrDwWB9frQeg5g/wCC&#13;&#10;P5WraWD9fP8AkLM/4o/lakp8l/xXnb9Y8Q/8b/55vXvvrDwXgP8Aix/8UWL/ANd/89Xr3lJSX1h4&#13;&#10;JesPBCSSUl9YeCXrDwQkklJfWHgl6w8EJJJSX1h4JesPBCSSUl9YeCXrDwQkklJfWHgl6w8EJJJS&#13;&#10;X1h4JesPBCSSUl9YeCXrDwQkklJfWHgl6w8EJJJSX1h4JesPBCSSUl9YeCXrDwQkklJfWHgl6w8E&#13;&#10;JJJSX1h4JesPBCSSUl9YeCXrDwQkklJfWHgl6w8EJJJSX1h4JesPBCSSUze5j/pNB+KiBUNQwfcE&#13;&#10;ySSbKX1h4JesPBCSSQl9YeCXrDwQkklJfWHgl6w8EJJJSX1h4JesPBCSSUl9YeCXrDwQkklJfWHg&#13;&#10;l6w8EJJJT5j/AI8X7vsH/X//AHUV/wDxKv29MyP+P/75Us3/AB3f9oP+vf8AuqtD/Ex/ybkf8f8A&#13;&#10;98qSU+jesPBL1h4ISSSkvrDwS9YeCEkkpL6w8EvWHghJJKS+sPBL1h4ISSSkvrDwS9YeCEkkpL6w&#13;&#10;8EvWHghJJKS+sPBL1h4ISSSkvrDwS9YeCEkkpL6w8EvWHghJJKS+sPBL1h4ISSSkvrDwS9YeCEkk&#13;&#10;pL6w8EvWHghJJKS+sPBL1h4ISSSkvrDwS9YeCEkkpL6w8EvWHghJJKS+sPBL1h4ISSSkvrDwS9Ye&#13;&#10;CEkkpL6w8EvWHghJJKS+sPBL1h4ISSSkvrDwS9YeCEkkpL6w8EvWHghJJKS+sPBZ/wBYLQemZWn+&#13;&#10;At/6h6tqh1//AJNyv+Is/wCoekp8M+oJjr2Gf+FH5HL6H9YeC+d/qH/y7h/8aPyOX0GkpL6w8EvW&#13;&#10;HghJJKS+sPBL1h4ISSSkvrDwS9YeCEkkpL6w8EvWHghJJKS+sPBL1h4ISSSkvrDwS9YeCEkkpL6w&#13;&#10;8EvWHghJJKS+sPBL1h4ISSSkvrDwS9YeCEkkpL6w8EvWHghJJKS+sPBL1h4ISSSkvrDwS9YeCEkk&#13;&#10;pL6w8EvWHghJJKS+sPBL1h4ISSSkvrDwS9YeCEkkpL6w8EvWHghJJKS+sPBL1h4ISSSkvrDwS9Ye&#13;&#10;CEkkpL6w8EvWHghJJKS+sPBL1h4ISSSkvrDwS9YeCEkkpL6w8EvWHghJJKS+sPBJCSSU/wD/1/Tr&#13;&#10;DBJK88s+uXWvrDlW0/Vqlhx6TBus/PP8jfsZ7/zGfpLP8J+jXS/X7Ndg9FzLmGHensB/40txv/Rq&#13;&#10;pf4s8FuH0GggQ63dY4+Jc5zWf+AsqSUg+qn1zyczNf0brNQoz2CRt+jYB7vb9P3+n+l9lnp21rsF&#13;&#10;5x/jJH7N6x0zqtejt+1x8W1urft/t133MXfdStyKcayzDrFt7WksYTtDnfmt3pKbKS80o/xidePU&#13;&#10;mdKvw6WXucAWOJrMH9y2y30/ofQ/nF0P16+s3Ufq7UzIw6K7KNRY97o2u/wVbKt9Vj9/8j1ElPVL&#13;&#10;O+sHXKOgYVmdkatYNGjl7z/N1M/rLH+pvX+tdaJt6jiNoxXV7q7ASC50+1vpWPfZsfX+k3/+lFh/&#13;&#10;41HHNzOm9Jn2XWy4f1nVY1X/AJ8vSUtX9Y/rjl0ftWjFqGKRvbURL3V/v/znrv8AZ/25/gqV1v1U&#13;&#10;+s1P1mwhl1DY8HbYyZ2PH/Vs/wBG9bDGNraGNADQIAHYBec/Ukfsv609S6az21PBsDfCHMsqa3/r&#13;&#10;WW9JT6M4wCeYXnPWf8YnW6qLMnF6a6jHrgG3IDu59Jv6P9X/AMI/9+9ejrl/8Z3/AIncr/rX/n2h&#13;&#10;JTqfVfqNvVOl4+ZkR6trAXQIErUWD9Q/+QsP/ih+Vy3klKSSSSUpJJJJSkkkklKSSSSUped9Z/xh&#13;&#10;darqtuxOmvpoq+lbkB3E+n/N/oPzv+FuXoi5z/GL/wCJ/L/qt/6utJTb+qPVLur9Jx83Jj1bGku2&#13;&#10;iBo59f0f7C2Fzn+Lr/xP4n9V3/V2Lo0lKSSSSUpJJJJSznBgLnGANSSucyvr5gVPNdLbLiO7B7f+&#13;&#10;m5qJ9erLK+lv9OYLmh0fuH/zPYrP1VbiN6fV9j2/RG+PpepH6T1v5e9QylIz4Inh04rdDDhxQ5f7&#13;&#10;zljPNxZPajjhL2oR/wBrkadX186daWNAsDnuDYLfoz+e/wB+3Z/UXRrnvrH9Vv2pbVkY5bXax3vJ&#13;&#10;H0m/2P8ACVrT631D9m4VuUPpMbp/Wd+jr/8ABHoxMxxce0dpLc2PBk9octxDJmJhkxTlx+3k4v1b&#13;&#10;W6x9acHpDvTucXWfuMG5w/r/AJjFRxvr7gWvFdzbKZ7vb7f+g5zkD6jdJY+k9UyB6l9riWudqWgH&#13;&#10;Y5//ABj7N66HqfTKOp0mjIaCCND3af3600HJMcQIjfywZskeT5fIcE45MpgeDLzEZ8HDk/T9rDwN&#13;&#10;lj22ND2EFpEgjghYmV9dem4tz6HudvrcWuhpjc32vWZ9Rc22m2/pNxk0klvltd6Vzf6m9D+uePUO&#13;&#10;o4RDG+9/u0Hu91X85++hLKTj446fvAr8XI4483Ll83FOPCZ4smM8HFDg9536/rNg2YbuoNcfRY7a&#13;&#10;faZ3e327f+uMVSn689Mue2trny4gCWnutsYlIr9EMaKzy3aNv+YuP6FjVf8AOPKZsbtY1xaIENId&#13;&#10;R7mfuIzlOJiLj6vSdFnL4uVyxzSMcv6mJyw/WR/m/wBz+be1SSSU7lqSSSSUhzcuvBosybjFdTHP&#13;&#10;cf5LBvcvO+nWfWH6978yrKPT8AOLWCud5j/i3VWWf8JZ69f6T+arXf8AV+njqeFdhuO0XVuZPhuG&#13;&#10;zf8A2V5n0X6x9V+oNR6d1PCdZjtcSyxpho3fT2XbH02s/P8A8HYxJTL604P1m+quGbWdRsyMVxDX&#13;&#10;OMi1hJ9nutdfaxm79H+jyF6J9W8t+b0vFyLCXWWUVucT3eWt9V3+euVx/wDGl0Hq7TiZzH112CHC&#13;&#10;1ofUf6/put/89Lta6qjjivHIZUWQw1xDWx+j9Db7Po/zaSnlP8afVsvpPS67sKx1VjshrS5vO3Zf&#13;&#10;Zt/z62LrqHl9bXHktBP3LyD/ABg/VHI6Jgsybs67KDrgzZZMAlt1nq++233/AKP/AKa6Kj/FrmPr&#13;&#10;a4dWyRIBj3f+9CSn0BImNSsv6udFs6Li/ZrcizKduLt9h1E7f0TPdZ+j/tp/rJ0qrq/T7cO+001v&#13;&#10;A3PBA2hp9T3b/b6ft/SJKY3/AFr6Rju2WZlAcOR6jZH9b3K/i5dGZWLcaxltZ4cxwe3/AD615xj9&#13;&#10;L+ofT2+jdc29/d7nvf8A9LD2UIH1Tuxek/WkYPSLvVwMqsmA7cGuax9/u/4Sp9D/AOX6VqSn1Nzg&#13;&#10;0FzjAGpJQKuoY1zgyu2tzjwA4EpdQwKepY9mJkDdVa0tcJjQ/wApq8k+s3QW/VbruHX0Nhdc5ocx&#13;&#10;rzvmwuspZ+77UlPrGf1jC6YAcy+umeN7g2f6u9Ews/H6hX62JYy2vjcxweJ/sLjMD/Fbj5IOT1y2&#13;&#10;zKzLNXuDi1rT/wAH+e7Z/wBt/wDAra+q31Nxvqw29mLZY4XkH3Ee0N3+ns2t+n+k+mkppf4zuqZX&#13;&#10;S+kC7DsdVYbmN3N0dth7/wDvi6bAtddjVWP1c5jSfiQvKPr99T8jo+B9ruz78oG0N2WTEuFjvU91&#13;&#10;tnv/ALC28L/Fxl3Y9dg6rktDmNMDdDZH0f6Qkp9DSWT9Wuh29DxnY9uTZlEuLt1h1bp/Ns3Os9n9&#13;&#10;taySlJJJJKUqud1XD6aA7MurpB43uDJ/q7/pLP8Arh17/m/0y3NaJsENrB/0j/az/M/nFx/1P+od&#13;&#10;fW6R1nrzn5F2R72sc4gbPzH2en7/AH/4Ov8Amq6klPeYHXen9SdsxMiq137rHtc7/tv6avLhPrH/&#13;&#10;AIr8Gyh1/R2ux8usbmbXO2vc38z9I79G/wD0dlau/wCLX60W9f6e5mUd2TjuDXO/fa7+Ztd/L+mx&#13;&#10;/wDxaSnpuo5Rw8W3IAk1VufHjsbvXmv1I+p2L9asezrHWXPvutscANxaPb/U9/8A6LrrW79b/wDF&#13;&#10;5h9Ytu6pbba2z052gt2fo2+3bvZ7PoLkvqN/i7w/rJ085mRbax4scyGbYhoZ++x/76Sn0HoP1F6Z&#13;&#10;9X8l2ZhB4sc0shztzQ0lr/8Avi6FYP1U+p+N9VmWsxrLLPVIJ3kQNu76DWNZ+/71vJKUkkkkpqdV&#13;&#10;6VjdYxnYeYzfS+JElv0TvZ72e76S4L/FaynAy+rskMpqtY0Fx0a1jsxjdz3r0hePfVn6r/8AOPrH&#13;&#10;UKr7Htw67y61jTHqv33/AGZjv6n6dJT6jh/WHpufZ6OLk022fute1zj/AFG7vetBeZ/Xr/F90/pX&#13;&#10;TndS6W11FuOWuMPc7cC5te79K9767Wb/AFP0a7j6r9Qs6n0vGy7dbLKmlx8XfRe/+25JTpWWsqaX&#13;&#10;2ENaNSSYA/tLMZ9a+jvf6TczHLuI9Rn/AJJee5Vtv1/67bh23GrpmKToDG7afS3/ALnrZD/ob/5m&#13;&#10;ldPb/i6+rVlPotrDDGjxa7eD+/77Hs/8D9NJT14IcJGoKdeY/UfqWT9Xut2fVnIs9bHM+k7s07ft&#13;&#10;Nfp/uMup+nV/p/8Ari77r/TK+rYF2HdY6pljfc9pgtAPqfnfmez9J/waSkeR9aekYztluZQ13ceo&#13;&#10;2R/W9yvYmbRnV+rjWMtrP5zHB7f8+tecY/SfqJ0wejfe3Is7vc97/wDN+xfoFW+rt2H0b61V43Rb&#13;&#10;vVwMthlodvDTFrvT/r1W0fn/AKT0bklPqyqZ/V8LpoBzL66Z43uDJ/q71U+tXW/2D0y7OAlzGwwe&#13;&#10;L3n0qv7O9/vXE/VD6iV/WGn9tdec++zIJc1m4tG2fp2Oq2P9/wDgq69lddX/AEEp1/rX0roX1jws&#13;&#10;nqlbmX5GPjWFr67J27G2XU+rXU/Z9P8AfVj/ABWf+J+n+tZ/1b1g/XL/ABeUdJw7epdFL6XVscLK&#13;&#10;9xc19Lx6eR7rP0n839P3/QW9/is/8T9P9az/AKt6SnqbsirHG657WAmJcQ3/AKpc1hfVTpZ627rd&#13;&#10;F5fkHc7YHtcwFzfs9j9rP0v0HrT+sP1XwfrGxlec1xFZJaWuLSN30lwv1f6Nj9E+ubsLEBFTaSRu&#13;&#10;O4+5jHu9ySn1BCvyqcePWe1k8biGz/nIq4r/ABofV/EzOm29StaftGOwBhBMQXt+kz6P+ESU9Vmd&#13;&#10;XwsGsXZN9ddbvouc4NDv+L3fTUsDqeL1Jhsw7WXMGhLHB8f1ti88+pH+L/F6r0+rP6wX3l7Yqr3u&#13;&#10;ayuppc1n805j/d/OfuIOV0hv1K+s2EenFwxsxwrNZMxuc2ixn8utvq1XV70lPqSq5/VcPprQ/Mur&#13;&#10;pB43uDJ/qb/pKPWOot6XhXZrxIprc+PEtHtZ/bcvPvql9Tm/Wxh6915zrnXuOxgJY3Y0+n/g/wBJ&#13;&#10;s3/zVVf5n9dJT6HidVw82o3411dlbeXNcHNb/Xc36CLRlU5E+i9r452kOj/NXnP11/xf4/ScC7P6&#13;&#10;M59O1sW1bnOZZUf5z+c3v/R/zvvetb/Ff9X8TD6bV1Kpp+0ZDCHkkxAe76LPo/4NJT2qSSSSlJJJ&#13;&#10;JKUkkkkpSSSSSlJJJJKUkkkkpSSSSSlJJJJKUkkkkpSSSSSlLB+vn/IWZ/xR/K1bywfr5/yFmf8A&#13;&#10;FH8rUlPkn+LH/wAUWL/13/z1eveV4N/ix/8AFFi/9d/89Xr3lJSlyv1y+uVnRbKun9Pq9fqGR9Bh&#13;&#10;+i0H2Nss2/T3u/qfvveuqXnH1aH7V+uefl2a/Zg5jP5LmlmH/wCe2XpKZ2/W76x/Vt9d3X8et+HY&#13;&#10;4NL6o3Vk/wDFve3+w/8Anf8AB3L0Gi5mRW22ohzHgOaRwWu9zHLI+umC3P6Ll1OExU57f61Y9ev/&#13;&#10;AKdazP8AFdmuy+g0h5k1OfXPkDvr/wA2uxJT1qS4P63/AF0659Xr3uGHWcLcGstcS7dp+f6Vn6P+&#13;&#10;2xbfRutdT6l0U9Q9Cs5TmudVW142Wf6L9Jv/AEf/ABfq/wDbaSnoVW6n1GrpeLZmZE+nU0udAk6f&#13;&#10;urz7pX+MD6x9Vvfj4uDTa6pwFm1x2t12/wBI9b0V6Jl4lWbS/HyGh9VgLXNPBBSU+f4n1t+s/wBZ&#13;&#10;ibujYtdOKCQH2a7o/wCEsczf/wBZp/R/6RX+hfXfOq6iOjfWGltGS/8Am3t+g+f5tv0rGfpf8HZW&#13;&#10;/wDnP0PprscPDpwaW4+MwV1MENaOAF539fLG9Y+sXTum4euRQ7dY4fmBxqv93/EU0ev/ANcSU+lL&#13;&#10;mPrL9auodNyRh9O6fblPLQ71IPpCf5VbH/8AnyldOkkp4v6g/W3qPX8rLo6g1jDRtAawRtdNtdrP&#13;&#10;p27/AObXaLzn/Fn/AMsdX/43/wBGZC9GSUpJJJJSkkkklKTOO0E+CdJJT5+361fWbr73Ho2G2jGa&#13;&#10;YD79HOj/AIxzG/8AbVV3p/6VG6D9d+oUdSb0X6w0tpyLI9Oxn0XE/wA3u91jHet9Cuyr/C/ovSXa&#13;&#10;5WXTh1m3IsbVWOXPcGN/z3rzjr2RX9bfrHhV9K/SsxHB9tzf5sAPZd/O/wDW/wBH/wALYkp9MXJ/&#13;&#10;Wn61dSw8tvS+j4jr8lzQ4vcD6TQf+2/+3LLq611iSSnznM+tP1q+re3K6vj1W4hIDjXEsn+XW/2f&#13;&#10;9crfX/LXfdOz6epY1eXjmarWhzT5H97+X++uR/xg/Wfpz+mW9PotZkZN8MZXURY7dua7c/0t+zZ/&#13;&#10;1a2/qV0u7pPRsbEyNLWtJcP3TY59/p/9b9X00lO2kkkkpSSSSSlJJJJKUkkkkpSSSSSkeRezGqfd&#13;&#10;ZoxjS4/Bo3uWf0L6w4/XGvdQHNNZAIdH530Hexz/ANxWurM34V7eZqeI/suXK/4tWRXkP8XME/AW&#13;&#10;f+TUUpkZIx/Rldt/Dy+OfJ5sxv3cMscYf9Uk9okkkpWgpJJJJSkkkklKSSSSU+Xf47v+0H/Xv/dV&#13;&#10;aH+Jj/k3I/4//vlSz/8AHd/2g/69/wC6q0P8TH/JuR/x/wD3ypJT6Ckksf645rsDo2Xeww4VOAPg&#13;&#10;5/6Fjv8AwRJTzGR9c+sdezbcT6s0sdTQYffZw4/yN21mx/8Ag/52yz+dV36r/XPLvz3dE65SKM4C&#13;&#10;WFv0LdN//Ce70/0m+uz07P8Ag0T/ABWYLcXoNVgEOvc97v8AOdQz/wACpYsb/GoP2dm9O6vXo+uw&#13;&#10;hx8Qw131N/8AP6Sn0dJAz7L6sex+KwWXNaSxhO0PfHsZvXnP/jjfWCvqDOmX4VLMh5ADHONe7d+5&#13;&#10;dZb6PvSU+mpLmPrz9Yuo/V6hmVhUV2U6+o6x0bPo+k1te+p7/U/kb0L6m/WLrXW3C3OxGU4j2bmW&#13;&#10;AkFzp9n6Kx77Nj2/yElPWLif8YP13yOgvrxenBrsiPUs3Dc1lQ9jd3/Gv/1/SrrOqdRp6Xi2ZmQY&#13;&#10;rqaXH/yDf5dn0GLzV/T7sj6vdR+sOcP1nODS0fuUCyr0a2fyH/8AnquhJT6D9Wup2dW6bj5twaLL&#13;&#10;WBzg36M/yN29aawfqH/yFh/8UPyuW8kp876z/jC61XVbdidNfTRV9K3IDuJ9P+b/AEH53/C3LrPq&#13;&#10;j1S7q/ScfNyY9WxpLtogaOfX9H+wqn+MX/xP5f8AVb/1daX+Lr/xP4n9V3/V2JKejSSSSUpJJJJS&#13;&#10;kkkklLPe1jS5xAaBJJ4AXCZH1+6h1nJfifVjGF7azDr7NK/7Puq/636lnqW/6BG/xsdXswelNxKS&#13;&#10;Q/KfsMf6Me+3/P8A0VaJ0frv1f8Aqhi19JsyWNuYP0m0OfNp/nnW2UMsZ9P/AEj/AGMSU3vq6z6y&#13;&#10;i+esOxzj7eK59Tf+b+b6f9db+Vf9npfcROxpdHjtG5Nh5lGdU2/Ge2yp3Dmnc0ofVf6Hf/xT/wDq&#13;&#10;XJKeEwP8ZXV+pV+th9KdbXJG5jnOEj83+ZWt0X62dazsuvHyul2UVPPusJMM0+n+kqYuX+oP156X&#13;&#10;9XeknHy3PNxtc7YxpcdpFfu3eyr/AMEXddA+uvS/rA708O39KBPpvGx8fyP9J/1pJTupJJJKUkkk&#13;&#10;kpSSSSSlJJJJKUsLL+unTcS59Fjnb2OLXQ0/Sb9Jbq5b67ilmO2iqthycp4aDtG/+V7/AKf+jr/t&#13;&#10;qPLKUY3Ho3ORxYs2YY8onL3NuCXt8H785ut0j6xYfWHOZjOJcwSQRt0WmuHzcNv1W6li5NelD2iu&#13;&#10;w+YHpWvd/wCB3/12LuEscibEvnjunncGPGYZMJlLl88eLHx/NxQ9GWCkkklI0lJJJJKUqHX/APk3&#13;&#10;K/4iz/qHq+qHX/8Ak3K/4iz/AKh6Snwv6h/8u4f/ABo/I5fQa+fPqH/y7h/8aPyOXuH1nzXYHSsr&#13;&#10;JYYeyl5afB0ba/8AppKeVzfrn1brOfb0/wCrVLHsoMWXv+jP0fZ9CvZv+h/Ovu/nGK19W/rnmu6g&#13;&#10;eidepbTmETW5v0LPzv5bPcz6FjH/APBey1L/ABTYLcbobbwPdfY95P8AVP2Zv/nlZn+Nthwn4HVq&#13;&#10;hFtNsT4xtyKf8z0rP+3ElPoySDk22DHfbjNFlmwuraTtD3Ruqr3/AJnqOXm9v+Mb6w42azp2RhUs&#13;&#10;yHkBrHEs3bvobLn3eh7/APq0lPpyS5v66/WDqPQcVmXhUV2ME+s57oFf0fS2N30vt9V//qv9Iqn1&#13;&#10;N+svW+uvbbmYjKsJ7CW2glpJ/M212WPe9j/6iSnrnvaxpc4gNAkk8ALhMj6/dQ6zkvxPqxjC9tZh&#13;&#10;19mlf9n3Vf8AW/Us9S3/AECN/jY6vZg9KbiUkh+U/YY/0Y99v+f+irROj9d+r/1Qxa+k2ZLG3MH6&#13;&#10;TaHPm0/zzrbKGWM+n/pH+xiSm99XWfWUXz1h2OcfbxXPqb/zfzfT/rrpEHDzKM6pt+M9tlTuHNO5&#13;&#10;pRklPn3Wvr/1qptz8Lpr66aZ3W3h22Gnbv8AT/Qt/wDB7V031L6vf1rpFGdlR6tm/dtED2WW0t9v&#13;&#10;9StQ+vn/ACFmf8UfytVX/Fj/AOJ3F/67/wCfb0lPUJJJJKUkkkkpSSSSSlJJJJKWJDRJ0AXnz/rr&#13;&#10;1r6xZVlH1aoZ9npMG6z87+rvcxjN/wCZX+lt/wAJ+jXZ9frst6blMp/nHUWBsfvFj/T/AOkuU/xP&#13;&#10;5FL+kPpYR6rLnF47+4M9N/8Amez/AK2kpJ0f66dQxOoM6R9Y6W03W6VWs/m3k/Qb9Kxv6T+R/hPY&#13;&#10;+pdsvN/8c+TUyjEYDGSLHPbH0msj3u/tW+l/22u/6bknLxach3NlbHn+01r0lPJdY+v2djdUu6X0&#13;&#10;7BdlGgNLi1xn3NY/+bbU/wCj6npqu/699fY0ud0ewNAkkl3H/bK7lmJTXa69jGttsje8NAe/b9D1&#13;&#10;LPpv2Lm/8ZXWP2X0W0MMW5EUt/t/z3/gHqpKbf1M+stn1lwTm2U+jFjmATuDg0M/SbtrPzn+n/1t&#13;&#10;byyvqt0r9j9Lx8IiHMYN/wDxjv0t/wD4K961UlKSSSSUpJJJJSkkkklKSSWb17qWR07HFmLS6+xz&#13;&#10;g0AAnbP57/T96BIiLK/HjllmIR+aegv0ukkuSZk/Wi5vqiqpg5DDAP8A0rP+/rR+rf1id1X1KMln&#13;&#10;pZNJh7RwfzfzvobHpkcoJqpRvbiDay8jkxwMxLFmjj/nPZye77f993EkklI0lJJJJKUkkkkpSSSS&#13;&#10;Sn//0Op/xl0uu6BmNbyGsd8mWVWu/wCoT/4vbm3dAxHN7MLfmxz61vdQxK82qzGuE12tLHD+S4bH&#13;&#10;LzLo3Xcn/F263pfVqbLMTeXU21gEGf3fUdXX7/p7PV9SmxJTa/xtfp8npmIzV77Xficeti9HXnPQ&#13;&#10;sXL+uPXG9ey6XU4WMAKGv5e4fzbv+3P09ln/ABdP6Rdz1nqDumYdmWyp97qwCK6xL3a7fb/V+m/+&#13;&#10;QkpwP8Y3Run5vTnZmY8UXUCarR9Ld+ZR+9Z6r/8AM/nFxX1XzT9aep0UfWW1x9Ktpx6njay9x+jZ&#13;&#10;b/pX2M/9i/8AwO18zq3UPrH1em3qmBkuwGOGzHax0Sfb6t7nV/pv+E/7a/fXUf40MCq3CqNeJZbk&#13;&#10;AxVZSPdTt9zfU9Nrv0P/AAX/AFCSnuAABA4XnH+Mn9W630jLf9AWif8ArdlFjv8Aq1ofUD6z9Vz4&#13;&#10;wOq41oexpIyHNLA4D6LL/Ua39N/wn+E/c/wi0f8AGB9WX/WHppZR/SaT6lXbcf8ACU7v+FZ/4L6a&#13;&#10;Snpl5x9Wv1n67dQuZ9FjHNJ/lNOPRt/6D0qP8al2NjDDycO49Va3Zt2+17/oeq9v9I9/+jZT/bWv&#13;&#10;/i5+rWR0rHtzuoAjNzHb3g/Sa33Oa1//AAtj7LLbP+t/uJKewXL/AOM7/wATuV/1r/z7Qumtf6bC&#13;&#10;8AugEwOTH5rV5h9avrjnde6bd05vTMms27fcWudGx9d/0PQ/4JJT2f1D/wCQsP8A4oflct5ea/Vv&#13;&#10;665vS8LH6e7peS81gMLgHa6/m1up/wDRi9KSUpJJJJSkkkklKSSSSUpJJJJSlzn+MX/xP5f9Vv8A&#13;&#10;1da6Jx2gmJjsF5l9Z/rnm9a6ff09vS8ms2gAOIcYhzX/AEPR/kJKer/xdf8AifxP6rv+rsXRrzH6&#13;&#10;sfXPN6NgUdOd0vJsNQI3BrhO5zn/AM36P8temtO4AxE9ikpdJJJJSkkkklNPqmVh0VbM5zRXadkO&#13;&#10;4dKwMn/F7jF+/FuspPh9MD+r/N2f+CJv8Y1Jfh1PAJ22Qf7TXIWD9b8np1TaOpYtu5oADwPpD836&#13;&#10;f/k1WnKBmY5BoPlk7XK4eZhy8c3KTPHklOOXDxQ/Q/cx5GrnV9W+qRZeLzkYxdtIdP8AmbH+p6W7&#13;&#10;9+p62/rcftnRbLa9QQx4/q7mP/6hZGffn/W9zMamh1GI1wc57/8AX/wOtdicSo0fZnCatmyD+7Gx&#13;&#10;KEeISEb9uQ9PEnmcvtSwZMoh98xz9zOMXB/NQl+r972v1fuuV9TLW2dJp2/m7gfiHPW2uJx6+ofV&#13;&#10;C57GVOycF5kFv0m/yvb9B/7/APg7EfK+t2X1Jhx+lY1vqP03uH0P++f27LEYZRGIjKxOPp4WPmOQ&#13;&#10;nnzSy4TCfL5pe773HCMMfuev9b/s2v8AVn9Y+sGXczVg9TX4va1n+cp/XykX5mFUSQHktkc+51TV&#13;&#10;t/Vf6vjouOWvIdfZBeR/0am/8Wub+tOZk5fUKnMxbduK867SfUhzHbmbWfnemo5R4cVS+acuKm3h&#13;&#10;yjN8Q48R/Vcvi9qOQ+ji4MXtcf8A4a6n/jf4/wD3Iu+8f+RVD6p4bcHruTjtJcGVuALuT7qF0FXX&#13;&#10;7bMB+ccW0Pa6PSj3u+j+kZ7f5v3f6Ncx0fPyausWZzsS7bkeyNp9m51Xv3bPzfTRkMcZQMR1v/BR&#13;&#10;hnzebFnhmlxAY5Y4gyxfz3oe/SSSVt55SSSSSnF+uXVr+jdIvzsUA21hu2RI9z66XO2/yGWKH1M+&#13;&#10;sbfrF02vKJb649trR+a8fyf+F/nWK59YOkDrfT7sAu2eq2N0TtIO9nt/rNXG4/8AijGGxj8TPuoy&#13;&#10;gIfYwQ0/8Wyuym1n/sQkp1f8Y/Tumu6PfflMY21omt8AWer/AINjH/Tf6n+EZ+4j/wCLU3H6v43r&#13;&#10;TMP2zzs32el/0Pof8GszH/xWV3XNu6xm3523hryWj+1vtyLdn9SytdxVUylgrrAaxoAaAIAA+i1q&#13;&#10;Snhv8cjS7o1RHbJYT/mZLV2XTb2ZGLVbWZY+tpB8iFDq/ScfrGK/Cy27qrBr4j9x7HfvsXD/APjS&#13;&#10;21g009SuZjH/AAe0/wDfL66v/AElPbN65gPyhgtvrdkkE+mHAv8Ab9P2rh/8a2TZdlYHS7LDViXv&#13;&#10;m13b6VdW5/8A4XY/1V0H1a/xf9M+rtgyKQ6zIAIFjzq3d7X+lWzZWz/z5/wivfWb6rYn1lxxj5YI&#13;&#10;LTLHt+mw/wAn+Q//AAjElIsP6ldDwagxuJS5oGrrGi139Z1mR6i4bp56Z/z3x29IDBQ1r2n0/oGz&#13;&#10;0sn1fS/8wWpV/imeQKcnqV1mMP8ABgbRH7vvvvq/8AVzP/xU9OufU/DssxTUzZLNS7VzvVfZ9P1f&#13;&#10;0n+Ykp7ZeffWz/xYdL/qj/qrl09/1a9bpA6R9puENA9bd+l9rvU+n/4H/wAUuYf/AIoqnvFjs68v&#13;&#10;bw4xuH9V6Sn0FJcVgf4tPseRXkfb8l3pva7aTo7ad+x3u/OXapKeJ/xvNLuiAjtcwn7rGrqOh3sy&#13;&#10;On49tZlrqmEH+y1E6p0yjquM/Dym7qrBBH/Uub/LYuG/8aWyqasbqV1eMT/N7Sf/AD3fTV/4Akp7&#13;&#10;X9uYH2oYIvrOS6YrDgX+33O9ivLl/q3/AIu+mfV60ZNYdbkNBh7z9Gfa70qmba2f9N66hJSkkkkl&#13;&#10;PJ/40OnWZ/Q7PSEupc20gfut9tv+ZXZ6iP8A4vut0dV6PQypw9XHrbVYz85prHpMd/VtYzeulIBE&#13;&#10;HhcV1H/Fdi2ZBy+l324Fp/0f0P8ArbWvpsr/AO3vTSU9P1rrGP0XEfmZTg1jBoO73fmVV/8ACWLi&#13;&#10;f8TmDazGys+wQ3Ie0N8/S9X1Ht/kb8jZ/wBbVmn/ABVsyLW29Yzr83bw1xLf7Ln2W5Nu3/i31rt8&#13;&#10;bGqxKm0UNDK2ABrQIAASUh6r/Q7/APin/wDUuXJf4oP+RHf8e/8A6mpW/rD9QR1zLflnMvqDwB6b&#13;&#10;T7BtGz9G3+X/AOfN6y6f8UddDdlWfkMbzDYaP+i5JT6Aksf6s/V3/m/Q+j17cje7dNhnbpt21rYS&#13;&#10;UpJJJJSl59/ix/5S6z/x7f8Aq81dl1zpX7Xw34fqvp3x76zDxB3/APS/PXL9H/xX1dJy2ZlWZeS1&#13;&#10;4e4CG+ptO7Zdt+mx/wCekp1P8Yv/AIn8v+q3/q60X6h/8hYf/FD8rkH62fUtv1mex1mTbSxjdpY3&#13;&#10;6Dtd+91f76l9U/qc36s+oGZFtzXgANefYzb+5Wkp83+rn1Z6ff1zK6T1nc2wOPpQ7ZuId/6Ppey2&#13;&#10;ldx/403Qv3bf+3CtD60fUfp/1liy/dXkNENtZ9KP3bP9Kz/XesP/AMbLPe30resZLqP3IdEf2sp9&#13;&#10;f/gSSmx0f6ufVfo/Va2YtoOe3dsYbN8Ha7fua32ep6e/2Wqj/jbzLScLp5easbIefVd/VNTPf/Ip&#13;&#10;9X1f8z9xdD9XPqD0v6vPF+O11mQBAssO5wn6Xptbsqr/AMz1Fd+sn1axPrJjfZcsEQZY9v02O/eZ&#13;&#10;/wB/Ykpr4H1I6Hg1BjMSl4A+lY0WuP8AL9S/euGb+yx9dMRnSAxtTAWv9P8AmzbtyPU9P8z+b9L+&#13;&#10;bWpV/ilsgUXdSudij/BNbt0/tX3Vf+AK7nf4qem3el9jssxTU0jczVz5/wALZY73+okpvf4y+n2Z&#13;&#10;/Qr21Al1e2yB+6w/pf8AMq32KH+LfruP1PpFNDHAXY7RW9k+4bfbXbt/0djP+mt7o/TB0vDrwjY+&#13;&#10;4VgjfYdz3Sd/u/6hn/BrkOr/AOKXDysg5PT734biZLWt3sB/4H30Pq/7cSU6v+MPr2P0rpN9Vjh6&#13;&#10;2RW6qtn5zvUHpPs2/wCjqZ+eg/4rP/E/T/Ws/wCreqeF/inwaq7Tl3WZGRYwtFjv8HuG31a6f0n6&#13;&#10;T/jbLFo/VT6iM+rVxtqybbWlpb6btK9Tv9T02/npKeoXn1P/AIvbP+IH/nutanXfqB+2Mx+Z9tyK&#13;&#10;t8exp9jYGz9Gsv8A8aKr1PW+3X+pxu03f56Sn0Fc5/jF/wDE/l/1W/8AV1qp0P8Axf8A7IzGZn23&#13;&#10;It2T7HH2ukbP0itfWz6ls+szmGzJtpaxu0safY7XfvdX++kpN9Q/+QsP/ih+Vy5z/GF/y90X/j2/&#13;&#10;+fcZb/1T+pzfqzv2ZFtzXgANf9Bm39xiyOqf4raupZT8uzNv3OeXtBh3p7jv21O/kfmJKeo+sXTX&#13;&#10;dV6bkYbNH21ua2f3o/R/9Ncf/i4+t2HjYI6P1B7cfJxnObFh2Bw3Of8ATf7PVrf+i9Ndp0bpv7Kw&#13;&#10;68P1H3emCN9hl7pO/wD6P0K/+DWf1z6kdJ66/wBbLp/S93sJY4/19n85/wBcSU4P+MP669Pq6bbg&#13;&#10;4trLsi9uyGEPDGn+dfa9ns/m/wC2tj/F1/4n8T+q7/q7FhfWn6sdG+q3RMq3GqDbrGitr3EveS8/&#13;&#10;Qq9T6Hs+n6X5i3/8X9bqugYbXCDsJ+TnPsZ/0ElPQpJJJKUkkkkpSSSSSlJJJJKUkkkkpSSSSSlJ&#13;&#10;JJJKUkkkkpSSSSSlJJJJKUsH6+f8hZn/ABR/K1bywfr5/wAhZn/FH8rUlPkn+LH/AMUWL/13/wA9&#13;&#10;Xr3leDf4sf8AxRYv/Xf/AD1eveUlKXnH1I/V/rX1Wh/0nmx4+Hq+p/7sL0def/XDpmZ0Pq9f1m6b&#13;&#10;UbmRtyK28xHp7/b+Y6n/ALasp9RJT1v1nubR0nMsdwKLP+oftXPf4pKXV9CDjw+17h8PbV/6KWH1&#13;&#10;z645H12oHR+iY1o9Uj1nvADWNB3bd1brNle/6dj/APi/S/SL0PonSq+j4VODVq2pgbP7x/wln/XL&#13;&#10;P0iSk+XiU5tL8fIYH1PEOaeCF4p1HqF3Qb8rpHS8qx3S3WNbY8N3+jvP6Wtln7/06/Y+v7V6a6n6&#13;&#10;8fW7q9vrdM6dh5FYDix1wa4l7B/3G9NnsZd/pd/80tr6n4GI3oBqOFYxpDvUqtb+kvc0fznu27/V&#13;&#10;/wAB/o/8Gkp2Pqt03p/Tun119LIdQ4bg8am0n/DWP/0n/nv+bWsvHPq313qv1cyntxcHKd0+xxIo&#13;&#10;e15cwn/Q3el9P+x+l/P/AEn6VekfWrqebhdJsyun1Ofklrdrdu5zN/0rPSb9P0P9f0aSnK+u/wBd&#13;&#10;/wBjx07pw9XqVsBrQN3pbvoPez8+5/8Agaf+uWez+dn9RPqa7obH5ucfU6jkSbHE7tgd73Vb/wA+&#13;&#10;x7/ffYuE+qXUMjoV9mdldNysrNsJ/SODhtB/nNm6mz9Lb/hLf/UnqdHl/X/rWdZTRgdPuoc61oe6&#13;&#10;xjngsJ27P5qv0/5diSn0VJJct9YvrpkdGyzi1dPvyGhoPqMB2Hd+5sqt+ikpwv8AFn/yx1f/AI3/&#13;&#10;ANGZC9GXjv1X67n9BzczMd07IsGW7cGhrm7PdZb/AKH3/wA6vT/q91izrOIMq3HsxnFxGywe7T8/&#13;&#10;6LPZ/YSU6aSSSSlJJJJKUkkqfWHZjcO09ODXZQafTDvolySmPWeh4fXKPs2fX6lQcHASWw4bm799&#13;&#10;TmP/AD1519Y+mv8A8XeTR1LpFjxi2v220Oduafz/APwSrf7/AOdp/wBIreP/AI1snpv6DruDZXc3&#13;&#10;Tcwbd3/Wcj/vl6qZT+o/4ycyhgodjdMpduc53537/v8Abvt2fo666v5r/CJKfUmPD2hw4IkJOaHA&#13;&#10;g6gpABogaALg+sfXTrf1dz7RnYYuwC4+k+sEQz/B77/0tfqf6Sq30/0n/BpKX+sH+LTAx8ezN6Rv&#13;&#10;xculpsYWvdBLRu2fpH769/8Awdi1v8Xn1gu6/wBKbfkmbq3mp7v3y0MsbZ/23axcx1P/ABkZP1ix&#13;&#10;3dP6Hh2utuBY55g7Gu9tn83vZ9D/AA1ttfpLr/qT9XD9XOmMxHkG1xL7CON7v3f+LrZXWkp3kkkk&#13;&#10;lKSSSSUpJJJJSkkkklKSSSSUjyK/VrdX+80j7wuf+o/SsjpuNaMphY91mgMcAfyVf+s9mXX0+x2D&#13;&#10;Pq6fR+kGz+k9P+Uub+omT1K3KeLnWOx9p3F5JAd+Zs9T89QTkBliKNury+GcuRzSEsccfFDjhL+d&#13;&#10;/UvcpJJKdylJJJJKUkkkkpSSSSSny7/Hd/2g/wCvf+6q0P8AEx/ybkf8f/3ypZ/+O7/tB/17/wB1&#13;&#10;Vof4mP8Ak3I/4/8A75Ukp9BWB9fqXXdBzGt5Fe75MLbXf9Qt9DyKGZNT6bRLLGlrh4tcNj0lPOf4&#13;&#10;tbm2/V/Fjloe0/EWWrn/APHH+mZg4jfp2Wuj/wADr/8ARyq9I6vk/wCLi27p3UqbbcFzy+m1gB5/&#13;&#10;r+nX7/Z6lXqforP+MVnpNGX9d+t1dZyKXU9PxQDS1/L3NO+v+v8Apv0tv+D/AEXoJKfSFzH+MDov&#13;&#10;TuodOfkZ7xS6gbmXfnMd+bX/AMKy1/8AgludVzndPxbMplT7nVtkVsEvf/UXlPVetdR+sfUqX9Rw&#13;&#10;Mk9PrcCMdjX+4/v3Wem31X/+i/0Xs/SWpKR/VvOd9Z+oYuJ9ZLnGqtgNFbxtZkP/AMG6+z/C7/3/&#13;&#10;APtR/N/8d7I1oaA1ogDQALi/8ZnT6LOnMDcSy61p21Opb7qIHt/m2v8A1f8AM9H/AM9v2IP+L/6z&#13;&#10;9Wyy3p3VMa6WtMZDmub7Wj2syfUb/Of8L/hP/BElNL/Gl1qr7ZidIynOZhmLr3N1c5u59ddLP+2b&#13;&#10;P+3K/wDRoX1r/wAYXRupdHu6fhl4e9rWsGza0bXM9v8AmMXo9+HRkEG6tjyOC5od/wBUvP8A6/55&#13;&#10;DMjpGL0x7i5rdt7K/br6d36P0qf+tfziSnQ/xbfWjFzsWnpNIebcejc9xEM+ls9P6W7f+k/cXbLi&#13;&#10;v8WufY7GGBbhWY7qKxNrm7RaZ/lMrdv/AO3F2jjtBMTHYJKed/xi/wDify/6rf8Aq60v8XX/AIn8&#13;&#10;T+q7/q7Fyn1n+ueb1rp9/T29LyazaAA4hxiHNf8AQ9H+Ql9WPrnm9GwKOnO6Xk2GoEbg1wnc5z/5&#13;&#10;v0f5aSn05JM07gDET2KdJSkkkklKSSSSU+Y/46w8NwbGyA026js79X2f9Qul6V/i56PiYbcfIobd&#13;&#10;aW/pLHfSc78/03/4H+R6SsfXr6sn6ydNdj1wL6zvqJ/fH+Dd/wAaxcth/wCNG7pFDcLq+HaMysbN&#13;&#10;Pb6hb7d7vU/f/wCC9b/SMSUt9UWP+rP1nyOg1vc7EsaXsBP0TtbkVv8A6/pb6LP9L7F6TZW21pre&#13;&#10;Ja4EEeRXA/UXo+f1Hql/1l6pWanWAtqYRBg7a9+x3u9Ouhno1/6b+cXZdbycvFwrbsCoXZDRLKyY&#13;&#10;3a+7/of56SkHSfqv0zo7NmHjsZ4uI3vP9a63fauH/wAaHRqeinH6704CjIbcGu2DaHOh91duxv53&#13;&#10;6F/qf6X89WK/8bwxf0fU8G6m0cgf+QyPQexUcj9pf4ycylrqHY3S6XbiXfnfve/2epc9nsr9P+YS&#13;&#10;U+nYt/2ill0RvaHR/WG5FTNaGgNaIA0ATpKUkkkkpSSSSSlJJJJKUuD6r1S6/rnr0UPyWYftDWT9&#13;&#10;P3fpH7GXf4b/AM8rquvdUt6ZQLKKX3PcYAaJ26fTs2rmPqfnX4Dvs9mLcX32S+0giJ/f3M+hX9N/&#13;&#10;vVfNK5CF8OvET/0HY+H4jjxZOY4Y5fR7WPGZ+3xRn/uif7/82x+sHVs3rGKcezp1zIIcH+47S3/0&#13;&#10;HZ+Yui+qXU/2j06tzjNlf6N3xb9H/Pr2K31jqT+m0esyl953AbWc6/nu+l7Fxv1bzsrpmZYGYl32&#13;&#10;e9whu0/o9fb7tn5jHpt+3kBJ4uL0y9LKIDnOTlHHjjg9mfu4f1vFx/5+H6+b6AkkkrThKSSSSUpU&#13;&#10;Ov8A/JuV/wARZ/1D1fVDr/8Ayblf8RZ/1D0lPhf1D/5dw/8AjR+Ry9p+utLr+iZjG8+i4/5o9X/v&#13;&#10;i8W+of8Ay7h/8aPyOX0DbU25jq3iWuBBHiD9JJTyv+K25tn1eoaOWOsafj6llv8A6NWP/jmfuw8T&#13;&#10;Hbq99xIH9Vuz/wBHKl0zqOR/i2yb8LOpst6bY/fVawT/ACfz/Tr3ur9P1q/UZ760fBZlfX3rVPU7&#13;&#10;aX09MxNaw/8Awjgd/wDb9S30/W2fovSp9JJT6PSz02NZztAH3Ln/AK99E6d1Ppz7OoOFXoguZdHu&#13;&#10;rP8A6MZb/oP8J/xuxbXUst2DjWZLa3WuraXBjBL3x+YxeT9c671L6x59JzsDJ/Z1bgfs7Gvl5/et&#13;&#10;t9P3/wDpP9HX/pUlNf6vdQf9ZM3EwfrHe/7Kxs0tcNrch0+nV613+E/0Xq/4T0/R/nrPf7Oxja2h&#13;&#10;jAGtaIAGgAC4/wDxjdPxrOksaMN9z2kNq9Fvvx9Ppexr/wBB+j9N9P0P+gqX+L76z9XvczpnVMa4&#13;&#10;wDtyHMc3a1o+hleo33/6Nlv0/wDq0lND/HWHhuDY2QGm3Udnfq+z/qF0vSv8XPR8TDbj5FDbrS39&#13;&#10;JY76Tnfn+m//AAP8j0lY+vX1ZP1k6a7HrgX1nfUT++P8G7/jWLlsP/Gjd0ihuF1fDtGZWNmnt9Qt&#13;&#10;9u93qfv/APBet/pGJKW+qLH/AFZ+s+R0Gt7nYljS9gJ+idrcit/9f0t9Fn+l9i9LXn/1F6Pn9R6p&#13;&#10;f9ZeqVmp1gLamEQYO2vfsd7vTroZ6Nf+m/nF6Akpwfr5/wAhZn/FH8rVV/xY/wDidxf+u/8An29c&#13;&#10;79ZPrtm9Vwsjp7el5LPVaWBxDtNfzq20/wDoxA+qn1wzug9Np6c7peTYa93uDXCd77L/AKHof8Kk&#13;&#10;p9RSUan+owPILZAMHkT+a5SSUpJJJJSkkkklKSSSSUpcL1b/ABaO+1uz+iZTsKx/0mtnZr9P03VO&#13;&#10;Y6tn/A/pGf1F299zaK3WvnaxpcYEmGjd9FcJd/jexLZr6fiZF1/AaQ1uv/WX5Nv/AIGkp5T67/VX&#13;&#10;9kV0tyMh+Z1TKsHucTpW32bGNe57/wBJdZV73/6P9GxexYOMMTHqxxxWxrP80bFw/wBWPqx1Dq3U&#13;&#10;v+cP1gG2xsejSfzI/m3Or/wPo/4Ov+d9b9Nb/L79JSl539ZXf84frXh9JGtOJ+ltHbd/SHNd/YZj&#13;&#10;1f8AXl6BkXNx63XPnaxpcY8GjcuA/wAV2Jdm5Ob17KaW2XvLGyOAT9ov27vzP6PX/wBaSU+hpJJJ&#13;&#10;KUkkkkpSSSSSlJJJJKUuf+sX1jtwLmYOFX6uVbwDw2foroFyH1nw8vA6lV1nErNrWCHNGpGjq3f2&#13;&#10;H1P+n+YospIjp/hH92Le+H48eTNWThl6J+1DIeDHlz/5LHNsMwvrM8b3ZNLD+5tB/s7vQVD6rjIb&#13;&#10;17JGXt9b0jv2/RJnHVkfXXKzB6eDhvdafHVrf621v/f6ll4T+o9C6nbk5dFmRZYyCWA7Zf6Vvte1&#13;&#10;mz9H6fpKAyjcSDOQEvVI8XC62PFmOPLjyQ5fBkyYuHFix+zizT9UP3P8n/tH0FJQqebGNeQWlwBg&#13;&#10;8ifzXKauPNkVopJJJJSkkkklKSSSSU//0fTrPpFRRXVkmU3onxSUjSRPRPil6J8UlI0kT0T4peif&#13;&#10;FJSNJE9E+KXonxSUjSRPRPil6J8UlI0kT0T4peifFJSNJE9E+KXonxSUjSRPRPil6J8UlI0kT0T4&#13;&#10;peifFJSNJE9E+KXonxSUjSRPRPil6J8UlI0kT0T4peifFJSNJE9E+KXonxSUjSRPRPil6J8UlI0k&#13;&#10;T0T4peifFJSNJE9E+KXonxSUjSRPRPil6J8UlI0kT0T4peifFJSNJE9E+KXonxSUjSRPRPil6J8U&#13;&#10;lI0kT0T4peifFJSNJE9E+KXonxSUjSRPRPil6J8UlI0kT0T4peifFJSNJE9E+KXonxSUjSRPRPil&#13;&#10;6J8UlI0kT0T4peifFJSNJE9E+KXonxSUjSRPRPil6J8UlI0kT0T4peifFJSNJE9E+KXonxSUjSRP&#13;&#10;RPil6J8UlI0kT0T4peifFJSNJE9E+KXonxSUjSRPRPil6J8UlI0kT0T4peifFJSNJE9E+KXonxSU&#13;&#10;jSRPRPil6J8UlI0kT0T4peifFJSNJE9E+KXonxSUjSRPRPil6J8UlI0kT0T4peifFJSNJE9E+KXo&#13;&#10;nxSUjSRPRPil6J8UlI0kT0T4peifFJSNJE9E+KXonxSUjSRPRPil6J8UlI1zP1r+qmd1u6u/Dz7c&#13;&#10;T02xsbu2kzu9b9FbT+kXVeifFL0T4pKfPsX/ABWevc27rWbdm7OGOLgP6rrbbb7Nn/F+iu7rrbU0&#13;&#10;MYA1rQAANAAPzUb0T4peifFJSNJE9E+KXonxSUjSRPRPil6J8UlI0kT0T4peifFJSNJE9E+KXonx&#13;&#10;SUjSRPRPil6J8UlI0kT0T4peifFJSNJE9E+KXonxSUjSRPRPil6J8UlI0kT0T4peifFJSNJE9E+K&#13;&#10;XonxSUjWD9fP+Qsz/ij+Vq6L0T4rA+vtRHQcw/8ABH8rUlPkP+LH/wAUWL/13/z1eveV4P8A4sBu&#13;&#10;+seIP+N/883r3z0T4pKRpInonxS9E+KSkaSJ6J8UvRPikpGkieifFL0T4pKRpInonxS9E+KSkaSJ&#13;&#10;6J8UvRPikpGkieifFL0T4pKRpInonxS9E+KSkaSJ6J8UvRPikpGkieifFL0T4pKRpInonxS9E+KS&#13;&#10;kaSJ6J8UvRPikpGkieifFL0T4pKRpInonxS9E+KSkaSJ6J8UvRPikpGkieifFL0T4pKRpInonxS9&#13;&#10;E+KSkaSJ6J8UvRPikpGkieifFL0T4pKRpInonxS9E+KSkaSJ6J8UvRPikpGkieifFL0T4pKRpIno&#13;&#10;nxS9E+KSkaSJ6J8UvRPikp8q/wAd3/aD/r3/ALqrQ/xMf8m5H/H/APfKlR/x4M2/YP8Ar/8A7qLQ&#13;&#10;/wASrN3TMj/j/wDvlSSnv0kT0T4peifFJSNJE9E+KXonxSUjSRPRPil6J8UlI0kT0T4peifFJSNJ&#13;&#10;E9E+KXonxSUjSRPRPil6J8UlI0kT0T4peifFJSNJE9E+KXonxSUjSRPRPil6J8UlI0kT0T4peifF&#13;&#10;JSNJE9E+KXonxSUjSRPRPil6J8UlI0kT0T4peifFJSNJE9E+KXonxSUjSRPRPil6J8UlI0kT0T4p&#13;&#10;eifFJSNJE9E+KXonxSUjSRPRPil6J8UlI0kT0T4peifFJSNJE9E+KXonxSUjSRPRPil6J8UlI1Q6&#13;&#10;/wD8m5X/ABFn/UPWn6J8Vn/WCojpmV/xFv8A1D0lPhH1D/5dw/8AjR+Ry+g18+/UIT17DH/Cj8jl&#13;&#10;9DeifFJSNJE9E+KXonxSUjSRPRPil6J8UlI0kT0T4peifFJSNJE9E+KXonxSUjSRPRPil6J8UlI0&#13;&#10;kT0T4peifFJSNJE9E+KXonxSUjSRPRPil6J8UlI0kT0T4peifFJSNJE9E+KXonxSUjSRPRPil6J8&#13;&#10;UlI0kT0T4peifFJSNJE9E+KXonxSUjSRPRPil6J8UlI0kT0T4peifFJSNJE9E+KXonxSUjSRPRPi&#13;&#10;l6J8UlI0kT0T4peifFJSNJE9E+KXonxSUjSRPRPil6J8UlI0kT0T4peifFJSNJE9E+KXonxSUjSR&#13;&#10;PRPikkp//9L1VJM5wYC5xgDUkrzdn1n+sX1vybR9XDXjYdLtvrWAH1D/ANcqyfp/6Ouj9H/hrElP&#13;&#10;pKS4j6p/XDPPUX9A6+xrM1omt7dG2iPU/qfzf6Sv0/8Attli7dJSkkkklKSSWT9aPrFT9W8B+fcN&#13;&#10;xb7WM432O/m6/wDyf/BpKdZJeaU5v16zcYdXpNLaXDe3G2t3uZ9Nu3dW633s/wC7vqrq/qV9bK/r&#13;&#10;Tg/aQ0MuYdlrP3X/ALzP+Ct/M/7b/wAGkp6BJUOudXr6Jg259wLmUtkgcn8xjP8APXBdP6v9c/rY&#13;&#10;z7Z0404WKSdheAd8f8bTl2Wf8Z6NVaSn0xJcF9X/AK5dTwuqN6F9ZGNbfZHpXM0a+fofQ/R/pfoV&#13;&#10;vZ6f6X9FZWu9SUpJJJJSkkkklKSSSSUpJJJJSklT6x1OvpGHbnXAllLC4gcmPzWrz/p/W/rj9bgc&#13;&#10;rpno4WJJDHPAduj+XbVlPt/4yuiqpJT6YkuA6L9ceq9L6ozon1lazfdHo3sENeXe2v6Hs2Wv/R/z&#13;&#10;ddldv85Wu/SUpJJJJSkkkklKSULbWUsNlhDWNBJJ4AC5e76/UveWYOPbkhvLmiB/1Nj/APPTZTjD&#13;&#10;5iz4eVzcxftR4xH5pfLCP+G9WkuTr/xh4j3sqdTa2xzw1zSB7Z/OXSZ+bX0/Hfk2zsrbuMc/2UI5&#13;&#10;IyBIPy7py8pnwyjHJAxll/mx++2ElyX/AI5fTf8AR3/5rP8A0ul/45fTf9Hf/ms/9LpvvY/3gz/6&#13;&#10;M5z/ADU3rUlh9D+t2H1y51GO2xr2t3+8ACJaz/B2Wfvqt1D6/YHT8h+LYy4vrO0lrW7Z/k77WI+7&#13;&#10;CuK/SxjkeZOQ4hjl7kRxyh/VelSWezrVD8D9pgP9HYXxHvgfyFj4n+MLp+VcyhjLg6xwaCWtiXHb&#13;&#10;+bc5E5IirPzbLYcnnyCRhCUvaPDk/qSi9QkkkntZSSSSSlJKv1HOr6djW5d383Sxz3RzDBv9q826&#13;&#10;Pgda/wAYLX9Rysx+JhFxbXVVInb/AFXV7tn+lt9X9Jv/AJtJT6ikvIvrh9WetfVXAdkYfUb7cQlo&#13;&#10;saXOa5kn2WN9/wBD1PY/0/S/tr0n6rZL8vpGHfYS578esuc7lztjPUe7+u9JTqJLh/8AG91DJ6f0&#13;&#10;iqzEtfU85LAXMcWOjZkWbd7P5dbF2mO8vqY53JaCfuSUkSSUbLG1NL7CGtaJJJgAJKZJLnr/APGB&#13;&#10;0DHdsfmVE/yZsH+fS2xi1undVxOq1ethWsurmJYd0H91/wC4kptpKF1zKGG21wYxolznHa1oH5z3&#13;&#10;uVHG+sfS8uwU4+Xj2WO0a1lrHOd/UrY/ckp0Ull9W+s/S+jHbnZFdTj+aTL/AOt6Ne+3aj9K6zhd&#13;&#10;Yq9fBtbcwGCWng/u2M+nX/bSU3Ulxf8AjZzsjB6KLMWx9TzcwFzHFjoix/02f1F1fTbHW4tNjzLn&#13;&#10;VsJPiS1qSmykkkkpSSSSSlJJLM6r9ZOmdHMZ2RXU46hpPvj/AIln6VJTppLH6Z9cOj9VsFWJlVvs&#13;&#10;PDZ2ud/Urt9N71sJKUs7qX1j6b0o7M3Jqqfztc4b/wDtr+cT9Y6tT07HusNjBaytz2tc4Akta5zP&#13;&#10;YvNfqB9Xej9ZxLOp9ce27KttdpZZsgfv7Gvq99j0lPpPS/rF07rBLcHIruc0SWtd7gP3vT+ntWiu&#13;&#10;e+r/ANU+h9Lvdm9KraLC0sJbY6wAHa9zffZbsXQpKUkkkkpSSS4PqHU8pn15xMRtrxjuodurBOw+&#13;&#10;zLt91X0P5yqtJT3iSSSSlJIOXmUYVZuybG1Vt5c8hrR/besRn+MH6vvf6YzK93nIb/265vpf9NJT&#13;&#10;0KShVcy9gsqcHscJDmmWkfyXNVbO6zgdOcGZmRTQ5wkCyxtZI/k+q5iSm4kquD1XD6iHHDvqvDfp&#13;&#10;em9tm2f3/Sc9VXfWro7CWuzcYEGCDdXIP/biSnUSUKbq72NtqcHscJa5p3NcD+cx7Vw3UOp5TPrz&#13;&#10;iYjbXjHdQ7dWCdh9mXb7qvofzlVaSnvEkkklKSSSSUpJJJJSkkkklKSSSSUpJJJJSkkkklKSSSSU&#13;&#10;pJJJJSkkkklKSSSSUpJJJJSkkkklKSSSSUpJJJJSkkkklKXP/X//AJAzf+KP5WroFz/1/wD+QM3/&#13;&#10;AIo/lakp8f8A8Vv/AIpMT/rv/nnIX0Avn/8AxW/+KTE/67/55yF9AJKUkkuO+uv1xyem5FPR+kMF&#13;&#10;vUcjidW1tP0Xbf8ASfT+n+jqrZ6liSnsUl5pl9f+tf1QNeX1s1ZeE9wa/wBMAOrn+VXVi/pP6/rV&#13;&#10;fmeovRsXKrzKWZFJ3V2NDmkd2uG9iSkqSSSSlJJKn1jqdfSMO3OuBLKWFxA5MfmtSU3El5n0/rf1&#13;&#10;x+twOV0z0cLEkhjngO3R/Ltqyn2/8ZXRVUrvRfrj1XpfVGdE+srWb7o9G9ghry721/Q9my1/6P8A&#13;&#10;m67K7f5ytJT36SS876r9d+s9W6pb0b6uUtDqHObZdYJgsPpWO9/6Gqv1P+NstSU+iJLzTO619bvq&#13;&#10;iG5nVjTm4e4Cw1gNLN38qunE2f1/StqXoXTs+nqWNXmY53VWtDmnyP738pJTZSSSSUpJJJJSkkkz&#13;&#10;jAJ5jwSUukvO29U+uf1isc/AqZ07HBhpvb7z/X9erIs/zMX0lLon1x6v0vqzOh/WVrC+6BVcwABz&#13;&#10;ne2r+b2Vvrus/RfzVVldv00lPoSSSSSlJLyrqH+MjqVnXKm4Lmjpr8gUNloItLHVNy7fV/nf+1Hs&#13;&#10;9/8AN+kvVUlKSSSSUpJJJJSkkkklKSSSSUpJJJJSklyH16ysrHyMJuNbZWLHuaQwlsmadu/Z/OfT&#13;&#10;S+uWTlUdQwWY9tlbbX7SGktDvdV9Nrf5z+cUUsojxafJw/8APb+LkDkGIiUR95jlmP6n3Z69JJJS&#13;&#10;tBSSSSSlJJJJKUkkkkp8q/x6f9oP+v8A/uotD/El/wAmZH/H/wDfKln/AOPT/tB/1/8A91Fof4kv&#13;&#10;+TMj/j/++VJKfRUkkxMalJS6S84d9aev/W3Muo+rRroxKDtN9gB3n+3Xk/zn+DZXR9D+der31X+u&#13;&#10;HUaupnoH1ha1uURNVrdG2/n/AJv6P3t/mns9P/Q+n6qSnuUkkklKSSSSUpJJcB/jH+u2b0ixmF0g&#13;&#10;gXsb617tofsq/m663epvZ+le/wDr/wAz/pUlPfpLJ+qnUruq9KxszIg221hzoECf6qtdY6nX0jDt&#13;&#10;zrgSylhcQOTH5rUlNxJeZ9P639cfrcDldM9HCxJIY54Dt0fy7asp9v8AxldFVSu9F+uPVel9UZ0T&#13;&#10;6ytZvuj0b2CGvLvbX9D2bLX/AKP+brsrt/nK0lPfpJJJKUkkkkpSSSSSlJKF1zKGOttIaxoJcToA&#13;&#10;B9Jzl58frr1r60ZL8f6sUsbjVmHZNo0/s7/az/ivSvv/AOKSU+iJLmPq3076y42Rv6zmVX0bfoMY&#13;&#10;Ad//ABjKMVdOkpSS4762/Xx3TMlvSek1faupP/N/Mrn3fpdn037ffs31+nX+ktsVTH6b9ecgi23N&#13;&#10;x6ASCawxr4/k/wBHf/7c/wDXElPeJJmyAJ1PdOkpSSSSSlJJJJKUkkkkpSSr5+azAx35NsllbS4w&#13;&#10;JOi5r/xy+m/6O/8AzWf+l0yWSMNJGmzh5TPzAMsUJZIx0Ji9akuWp/xj9LsdtcLWDxc0R/4FZa9d&#13;&#10;JjZNWXW26hwfW4SHDgpRnGfym0ZuVzcvXuwljB2MkqSSSe11JJJJKUs/6w/8mZf/ABFv/UPWgs/6&#13;&#10;w/8AJmX/AMRb/wBQ9JT4J9QP+X8L/jR+Ry+i186fUD/l/C/40fkcvotJSkl51f8AWvrv1pz7sP6s&#13;&#10;munGxzDsh4Dt5/t15Hss2fotlG/Z+kVr6ufW/qeH1QdA+sbWfaHiarmaNs/d+jsr/S7H+m/ZV+l/&#13;&#10;Q+mkp7tJJJJSkkkklKSULrmUMdbaQ1jQS4nQAD6TnLz4/XXrX1oyX4/1YpY3GrMOybRp/Z3+1n/F&#13;&#10;elff/wAUkp9ESXMfVvp31lxsjf1nMqvo2/QYwA7/APjGUYq3eqdQr6ZiW5l0llLHPIHJDRu9qSm0&#13;&#10;kvMsD6wfW7637sjpIqwsQEhr3gO3R/LtqyfV/wCtY7K1c6V9cer9F6nX0f6zNYfXgVZDAA0uJ2N3&#13;&#10;7Nlfp7/Z/NU2U/4T9Gkp9BSSSSUpJJJJSkkkklKSSSSUpJRe8MaXOMNAkk9gvN6/rT9Yvrhk2t+r&#13;&#10;np42HSdvrWAHef8ArleR9P6fpVY/6L/C2JKfSklwPTPrd1fonUa+k/WdrCL9KslmjXO+h79uxn0/&#13;&#10;Z/NUej/hP0b13ySlJLjPrj9c8vBzauidGrFvULhMu+jWD/J/f2fpff8Ao6q/31nZ7vrv0Ol3ULb8&#13;&#10;fLrrG6yprBIaPp7dlGLY9rP+N3pKfRElkfVf6x0/WTAZnUDbJLXsOpY9v069y10lKSSSSUpJJJJS&#13;&#10;kkkklKSSXGdY6x1npnUqq7Hs+zX3RWAAf0e6tvv/AMJv2Wpk5iAs22OW5aXMyMIGEZCPHWQ/Pw/u&#13;&#10;PZpJJJ7XUkkkkpSSSSSlJJJJKUkkkkp//9PtP8YOY7C6BmWtME17P+3XMxv/AEcq3+LHCbifV/Gg&#13;&#10;e6wOscfEvc7b/wCBemxE/wAZOO7I+ruYxvIa13yrfVe7/o1p/wDFxkNyPq9iOb2YWn4sfZWkp5n/&#13;&#10;ABpD9n9W6V1Rmj22bXH+TW+m1jf/AAa9eg9TdlNxbXYAa7JDT6Yf9Av/ADd68+/xufrWZ0vCZrY+&#13;&#10;12nf3Ox6a/8APXpaSnypn16+tGP1WvpObXjVWvc0e8FrHNd/o7/W2e/8zZ/hP0f84uk/xifWPqv1&#13;&#10;dprysAUehqHmz6e//Bspq317/wCwif4y8DpeR0l93Uz6bqv5mxomwWH6FVTf8L6v+Eq/65+j9P1F&#13;&#10;wn1RyR1Pq2Mz61Psc5lTTiNtEVP3fzT7N3846z/Bvf8A0iz+es+hWkp7z6k9S+sXUj6/WKaqsV9e&#13;&#10;6vaNthcT7N1XqWbWel/pP+DWD/jXJzuodL6UfoW2+4eO99OMz/0avSl5p/jP/VOtdIzXfzbbRJ7f&#13;&#10;o7KLv+/pKfSgA0QNAF5r9Sx+zfrf1Pp7NK7A6wAcTurur/zK8u1elrzT6rfrf136jkN+hWxzSf5T&#13;&#10;XY+Pt/8AArElPo2TjVZdTqL2NsreIc1wlrh/KapU0soY2qpoYxoAa1ohrWj6LWNU1wf14+vF1dw6&#13;&#10;F0IG3qFp2uc3X0Z/MZ/3Y/ff/wBpf/PaU5n1pub9Y/rbg4GD7jhuDrXj83a5uRczd/wPp7P/AAxb&#13;&#10;6S9PXMfUb6mV/VjGJsIszLtbbP8A0TVu/wAGz/wZ/v8A3NnTpKUkkkkpSSSSSlJJJJKUkkkkpHkY&#13;&#10;9eTW6m5ofW8EOa4S1wP5rmpY+PXjVtppaGVsENa0bWtA/NY1qIuG+vP15sw7B0Xoo9XqVvt9vu9H&#13;&#10;d/7sf+eP521JTk/Xe5v1i+suB0rC91mK/da8fmSarrW7v+69WP8A9u2+l/OL09cr9RPqW36t0Ouy&#13;&#10;D6mffrbZzE+/0K3u/l/zln+Gs/62uqSUpJJJJSkkkklPN/X82/sl/pTG9u+P3J/9KemrH1UzcF/T&#13;&#10;6asRzAQwBzZAf6kfpfUZ9Lc+xXer9TwsCsDPcBXadkEbg6f3/wCQsXM/xd9NyXb6i+qezTLf/Bd/&#13;&#10;/VqGQkJ8Ualpwyi6eKeKXKjDn9zBH3JZcWeEPcxZP0J8f+zbf1k+qzOtWVXMcK7a3auidzP3f7H+&#13;&#10;DRfrg4t6Rkkfuj8XNXK9T6bn/U3Zl4mQ6zHLg1zHaD+Sx9e7Z7v9J7F32Pc3KpZaB7bGh0HwcNyE&#13;&#10;alxCvbnIepdm4sAwZBMc1yuKf6nT2vknx5cU3N+rOLW3peNLRJqadR4jcuf/AMWdbH41+4A+8cjy&#13;&#10;XbcLi/8AFj/Rsj+uPyJEVOA8JKx5Dk5bmp/v5ME/8fLkbGDX6P1qyA0QHUDt5Y//AKTVz64fVwdX&#13;&#10;x/VoEZVWrCNC8f6H/wBJfy10ECZ7qv1DPq6djvybzDGCT5/usb/Lene2OGQl8siZf3WAc3kObFkx&#13;&#10;CsuKGPBEfP7vt/q//HHk8f6+sZ0susH68z9GGR9J35t+z/R/6T/hP0f560vqh9Xj0+o5mWJzL/c4&#13;&#10;nlgPu9P+v/pVx9mJnWz9Zm1NDPV3iuPzQf53b/o/37P5z/Dr0fpPVKeq4zMqg+1w1Hdrvz63/wBR&#13;&#10;RYiZy9e8R+r/AK3+sdD4hAcviI5ccMM+T+lGEuP2s0P/AAH/ALNuJJJK04KkkkklNTqvT2dTw7sK&#13;&#10;ww26tzCR23jZv/sLzHpOf9ZPqAx2DdhHLww4uY5m6BP0tl9TLvTY/wD0eRTvXd/XnqmT0jouTmYR&#13;&#10;231hu0kB0bn11Pfsf7P5t6B9Q/rUz6ydOZZY9py2Dbc0QHbh9G70v3Lme/8A0f8Ag0lOBi/43+m5&#13;&#10;TjjdUxrKGu0duAtZ/wBer212bP8ArNi72r0cnHHoOHovZ7HMOmxw9jqXM/kfza5n/Gc7p46Jd9u2&#13;&#10;+pH6GY3+r/g/Q/P/AOO/4Heif4sqrqvq9ii+ZIeWg87HPsfT/wBD6H/BpKeB/wAYn1Dx/q5gMzKs&#13;&#10;i65z7gwiwgj3Nut3+1v0/wBEuko/xQYdlbXnMyhLQfpN7j/i0X/HTW5/RKyBIbksJ8hsyGf9U9dj&#13;&#10;0rNpy8KnJqcDU6trg6dIj/vn56Smt9Wvq9X9XcT7HVbZa0vL91h3H3bfYz9yv2f9Wn+s/TcPqfTr&#13;&#10;cbqNhqxnAF7w4V7dpbY39JZ+j+kz89Rx/rZ0nKzR06jJZZkuBIaw7vojfZ+mZ+h3s/0fqb1xP+N2&#13;&#10;42ZnTsHJea8Gx82EcfSqqts/9B6LP/BElI8fM/xfdMb6ADbjwXuZZaT/ANcfXs/7YVT6pZmBh/W5&#13;&#10;tPQbN2Bl1ulvuAaWssv2bcj9J+jto9n8i5ei4nQujdNxgaaKGUNbO8tbG3/SWZFn85/xlli876dm&#13;&#10;9Nzfr1jv6S1jcdrXtJraGMe8VZXqW17P/Pn+ESU+qZuFTn0PxslofVYNrmnuCvIfrf8AV9n1e+sG&#13;&#10;FR9XahXe9gLAXOePVc6yr1P1l9n0P+217KvOvrd/4sulf1R/1VySm/0r/FX02us2dW3ZmXZrZY5z&#13;&#10;gNx+l6Wx7P8Aty39J/xa2fq39TcD6tNvbg+pF5BdudO3bv8ATZV7WfQ9V/8Awn8tbqSSnxz/ABhf&#13;&#10;UHH+r/T/ALdVkX2uda1sWODh7hY7d9H6fsW5g/4o8PIx67Tl5IL2NdAc2BuG79xXv8cVbndCkCQ2&#13;&#10;9hPkIsZ/1T10/wBXsyrM6ZjZFTg5hpZqDxDW72u/lV/npKQ/Vj6t1fVvGdi0222tc8vmw7iJDW7W&#13;&#10;bfoM9i2FkV/W3pN2a3p1WTW/JfMNad/0Rve31q/0LX/yPUWukpSSSSSnA+vP1gd9Xuk25lX88YZX&#13;&#10;P77/AM//AK03fauW+on+L/FzcVvWOtNOTk5P6QCwkta13829/wDp7LmfpP0q3P8AGf0m3qnQ7W0A&#13;&#10;ufS5tu0cuDP53/wJ73pv8W/1kxur9JoxmOAyMattb2fnRWPSrt/4uxn56Smv9aP8WPTOo4z3dPqb&#13;&#10;j5bRNZZ7WucPo1W1/wA3+k/0n0603+Kv6zX9b6e+jLcX5GK4NLj9JzHfzDrf+E/R21/9b/fXRfWL&#13;&#10;6w4v1exH5eU4CAdjZ91j/wAyqpq47/Ez0y6nDyeo3CBlPbt821ep+l/qerfYz/rSSnU+tv8Ai86X&#13;&#10;1Z9/VL/VF/pkna6Gk1s21+xzH/6Ncf8A4vf8XvTPrH0w5mYbRYLXM9jg0Q0V/wDBv/fXq3Vv6Ff/&#13;&#10;AMU//qXLj/8AE3/yG7/j3/8AU0pKd/6sfU/B+q7bW4O8+sWlxe7d9Dds/NZ/pHrcSSSUpJJJJTl/&#13;&#10;WPoNf1gxDhW2WVNLg7dWdrvb+b/UXlGZ9Rcen60Y/RBfca7ai82Ej1RDMizax23b/gF7WvNfrBkM&#13;&#10;wfr3g35BDK3UwHHQS9uXjM/8FekptD/E9hD/ALWZX+c3/wBJrvMekY9TKgS4MaGguMuO0bd1j/zn&#13;&#10;qOXm0YVZuybGVVjlz3Brf856qdG+sPT+uCx3T7hcKnbXwCIJ/wCMazd/XZ7ElPltuTV9evrDa3qW&#13;&#10;Q2npuKSGNc8V7g0+k309/wDhcn+dus/0X6P/AEa7C76u/U22j7PGI1sQHNtaLB/1/wBX1f8APXDf&#13;&#10;V7oHScfr+V0n6w1gkuPouc91TZnfX76n0f0ql/6Lf/U+mvQT/iu+rQEnE0/427/3oSU8j9ROpP8A&#13;&#10;q99YLPq8y8ZGDaT6bgQ5odt+012Mcz2e+v8AQZGz/DLuPrV9R+nfWdpfktLckM2V3AnczX1G/o93&#13;&#10;pWs3/wCk/wCgsbo2H9Ten9Wqo6aGHP8AcGbX23NB2u9T9I+y7F9T0967HqXUsfpeO/Ly3iumsS5x&#13;&#10;/wBfc935jElPmH1P6pj/AFAycjpfWqhTa4b25Ddzhexu702f+kfS9P8A0V/6ZN9VfqFifWXKf1a/&#13;&#10;F+zdMdPo0Bz91v8A3Ytfv9Suv/ifT/4P9F/PWR0XL/xm3O6jludjdNrDmYrYBe530ftD/wCRvZ+l&#13;&#10;/wC2Kv8ASq/9WfrPlfVzIb9XvrGQ1zQBj5H+DsZ9Cut9n/UW/wDW70lPTdV+qmL1Dprek1ufj0M2&#13;&#10;7fSdBAb+Z79/qM/rry/M+ouPT9aMfogvuNdtRebCR6ohmRZtY7bt/wAAva15r9YMhmD9e8G/IIZW&#13;&#10;6mA46CXty8Zn/gr0lNof4nsIf9rMr/Ob/wCk13mPSMeplQJcGNDQXGXHaNu6x/5z1HLzaMKs3ZNj&#13;&#10;Kqxy57g1v+c9VOjfWHp/XBY7p9wuFTtr4BEE/wDGNZu/rs9iSnRSSSSUpJJJJSkkkklKSSSSUpJJ&#13;&#10;JJSkkkklKSSSSUpJJJJSkkkklKSSSSUpJJJJSkkkklKSSSSUpJJJJSkkkklKXP8A1/8A+QM3/ij+&#13;&#10;Vq6Bc/8AX/8A5Azf+KP5WpKfH/8AFb/4pMT/AK7/AOechfQC+f8A/Fb/AOKTE/67/wCechfQCSlL&#13;&#10;zT6pj9pfXTqWZZqaA+tvkWuZh/8AnqmxelrzT6j/AKp9burYz9HWGywT4Gxt3/UZKSnsfrnhNzui&#13;&#10;5lLhP6F7h/WrHr1f+CVrI/xT5jsr6v1NcZNT31/KfVb/AOflufWvIbjdHzLXcDHs+8sc1n/TXPf4&#13;&#10;oMd1XQGvPFltjh8J9D/qqUlNP67/AFn+s/1etsyKaaT08OAY+C8iR/2o/S/o/f8A8H6a2/q/1jqv&#13;&#10;VOgnP/V3Zj2uNW0n0v8Ag/X9/ss/0rN//ba6O+ivIrdVc0PreCHNcJa5p+k1y8I6peenX5mH0W68&#13;&#10;9ENjBeWDc1m47bGVW/u/4Jlm+r7T/NW+oz9JYlPUdC+uX1u65e+rDqxrG0uAe+Iq5/Nv9b9J/wBZ&#13;&#10;9Ren5GPXk1upuaH1vBDmuEtcD+a5qzfqrT02nptI6RBxSJaRy4/nvu/4f/S71rJKR4+PXjVtppaG&#13;&#10;VsENa0bWtA/NY1q80+u9zfrF9ZcDpWF7rMV+614/Mk1XWt3f916sf/t230v5xa315+vNmHYOi9FH&#13;&#10;q9St9vt93o7v/dj/AM8fztqv/UT6lt+rdDrsg+pn3622cxPv9Ct7v5f85Z/hrP8AraSnqlXxun42&#13;&#10;K+y2itjH3O3WOa0Nc9379rvz1YWL9avrVifVjEOTkmXmRXWD7rHf+Q/0tv8Ag0lOP/jU6zR0/otm&#13;&#10;NZBuyYYxnflr7Lv6tX/n301qfUbpl3SuiYuLkSLWsLnA8t9Rz8j0v+ter6a5T6o/VvN+suaPrL1/&#13;&#10;UaHHpP0QPpU2en+ZRX/gGf4b+fs/4X0lJSkkkklKSSSSUpJJJJTV6j1PF6XV9ozbW01zG55gT+5/&#13;&#10;XXnPVb2/Xr6w4Z6W1z8TCcHW5EFrNHMvdUxz/wDi/Tq/r7/5n9IvROqdJxOr0/Z86pttU7trv3h+&#13;&#10;e3+UvNPrn0dv1BycfrPRHOqY9+yyncXMd/hNnv8A8FYz1P8Ai/8AA7ElPq65L/GJ1y3Cw29Nwtc7&#13;&#10;Od6VYHLWu9l13/ov+36n+CXV1vFjQ8cEAj5rx8fXfDxfrNldT6uy17qC6jHZWGuFbWl9NljvWto9&#13;&#10;7v8A3YuSU2/rj0SroNn1fwKdRXc6T+88vwX22/27F6uvFPrp9f8AA6/mdPycau5rMS0veHtaCQXY&#13;&#10;1n6H07rf+47/AKfpr1T6r/WJn1jw/t1Vbqqy9zWh8bnNb/hfYkp10kkklKSSSSUpJJJJSkkkklKS&#13;&#10;SSSU5nWOh19Vsx7HuLTj2B4gfS/4P/oJdV6HX1PIxsh7i04z94A/O+g/b/nVMWmkmmETdj5t2aPM&#13;&#10;ZY8PDKvaE44/6nvfzikkkk5hUkkkkpSSSSSlJJJJKfKv8en/AGg/6/8A+6i0P8SX/JmR/wAf/wB8&#13;&#10;qWf/AI9P+0H/AF//AN1Fof4kv+TMj/j/APvlSSn0VYf13zHYXQ8y5hh3pOaD4Gz9B/6MW4ue/wAY&#13;&#10;GO7I6BmsbyKi75Vlt7v+jWkpo/4qsJuL9X6Hge65z7HfHc6ln/gVNaw/8bo+wZXTeqs0sqsIJ8mm&#13;&#10;rIr/APRv+euh/wAV+Q2/6u4scs3tPxFln/fFz3+Ob9YHT8JutltroHf/AAVP/o5JT6H1B2Q3GsOG&#13;&#10;GuyAw+mH/QL4/R+p/I3LzC769/WrC6lX0vMrxqrrCI3gtrcHf92G3bP5H/Gfo/5xerrl/wDGJ0/p&#13;&#10;eV0myzqp2CsTXYBNjbD9BlLf8L6v59P/AJ79P1a0pF/jC+sHVPq/jMy+n+h6QJFht+nu/wACyivf&#13;&#10;X6n+E/8AOFD6kdV+sfVCMnq1NVeHZXuYQNthcS30/wBF6ln6N9f+kXBfVXK/aXU8Sr61PsNTawcR&#13;&#10;toip8n9E65zv5zf+Y9/8/wDo67rP8GvbUlNHrXVqei4VufkH2VNJj94/4Opv8u2z9GvN39Ku/wCa&#13;&#10;/UeuZ4/XOoBthn8yn1K/s9bP5L/5z/ivQ/0aN/jY63WzqGH03ND/ALAAL7hX9O33WVNp97qme30v&#13;&#10;9J/h/wDg1X+tf+NHpXWOk39Oxar2Psa1rdzWNYNrmP8A8HkWfufuJKe4+oH/ACBhf8UPyuW5kY9e&#13;&#10;TW6m5ofW8EOa4S1wP5rmrhv8V/1sq6jjVdIqqeDjUS+x0bN27Z6TNv72/wCmu9SUjx8evGrbTS0M&#13;&#10;rYIa1o2taB+axrV5p9d7m/WL6y4HSsL3WYr91rx+ZJqutbu/7r1Y/wD27b6X84tb68/XmzDsHRei&#13;&#10;j1epW+32+70d3/ux/wCeP521X/qJ9S2/Vuh12QfUz79bbOYn3+hW938v+cs/w1n/AFtJT1SSSSSl&#13;&#10;JJJJKUkkkkp4P/HB1WzF6XXhUzvy7Npjuxnvez+3Z6KXTfrn9XPqnj1dIbdudUIsdW0vb6n+Hsfa&#13;&#10;z6f6T/R+p+4sn/HlW7Zg2jhpuE+bvs7mf+el2HSPqL0jp2E3EdjVWnaA972Ne+x357/Uf7/+L/0X&#13;&#10;5iSnX6Z1TF6tQMrCsbbU7hzf+pd+ex/8h6l1LNb0/Fuy3CW01vsI8mNdavOPqrSfqz9b8jouMT9k&#13;&#10;uZuDSZ2+xuVX/wBtfpaP6i7j641Ot6Lmsbqfs9n4Nc5JT5z9QuudN6NVf17rNw+2Zdjg0Ab7NgO+&#13;&#10;6xtbP5tl1/7/ALP1dehdA+unSvrC414N02gSa3AsfH72x/8AOf8AW1w/+KL6q4ObiWdTzK23Weoa&#13;&#10;2NeA9rGtDLN3pv8AZ6r32f6+9P8A40OhY/1eON13pTW497bg0hg2tc6H312ekz2f4Gxlv+m9T9Ik&#13;&#10;p9TSQsW/7TSy4CN7Q6P6w3oqSlJJJJKUkkkkpSSSSSluVxPTK2H61ZLSBGw6R5ULt155Z0ejrP1l&#13;&#10;ycfI3bNu72mDIbSoM1+mtTxup8M4SM4kTCH3aXFKPr4fXj/Qer+slPTxg2/bAwN2HbIAduj2ej+f&#13;&#10;6m9ZH+LUWjAsL59M2eyfg31Nqld/i26c9pFb7WO7GWuH+bsQfqX1TJpy7eiZRDxQHbHDtsd6bmf1&#13;&#10;HfTYm6jLEyHB+iOFnAxy5HLjwTlnMZQzZBlj7Xt44/5mH6z/AKp+sezSSSVlxFJJJJKUs/6w/wDJ&#13;&#10;mX/xFv8A1D1oLP8ArD/yZl/8Rb/1D0lPgn1A/wCX8L/jR+Ry90+tuY7B6Pl3sMObS/afBxGxn/TX&#13;&#10;hf1A/wCX8L/jR+Ry9w+u2O7I6Hmsbz6Dz/mD1f8AviSnG/xR4TcfoFdoGt9ljyf6rvs3/uusr/HI&#13;&#10;w4owOp1aW03EA9/zciv/ADH0LZ/xT5Dbfq7Qwc1usafjvsv/AOpuWP8A467N+Jh4rdbLLiWjudrf&#13;&#10;T/8AdhiSn0HJstdjPfiBrrSwmsPkML4/Q+r+d6e/6a8uzPr39a+m59fTs2rGqtsI2l4IqcHf92G3&#13;&#10;+ns/MXqtVfpsaznaAPuXP/X3p/S8zpVjurHZXWNzLAP0jH/meh+++z6Ho/4X/ppKQfX7rvVOg4bM&#13;&#10;zA9DY0n1TadZ9vosxmb6/U3/AKX/AIT/AMEVb6kdY+snV3Nyep01V4NjC5rgNthP+Cc2v1LPY/8A&#13;&#10;ls+guA+rWV+0M7Co+tNlpw2snFFgil+u2r13/n1fmb/+Kqsf9nXuIAAgcJKeE/xwdVsxel14VM78&#13;&#10;uzaY7sZ73s/t2eil0365/Vz6p49XSG3bnVCLHVtL2+p/h7H2s+n+k/0fqfuLJ/x5Vu2YNo4abhPm&#13;&#10;77O5n/npdh0j6i9I6dhNxHY1Vp2gPe9jXvsd+e/1H+//AIv/AEX5iSnX6Z1TF6tQMrCsbbU7hzf+&#13;&#10;pd+ex/8AIerF1LL2OqtaHMeC1zSJa5p+kxzV5l9VaT9WfrfkdFxifslzNwaTO32Nyq/+2v0tH9Re&#13;&#10;oJKRY2LViVNooY2utghrWja1o/ktavNf8YlzfrB1zA6Lhe66l5dY4f4Pf6b3/wDbNNHrW/8AW1s/&#13;&#10;Xr69O6Y4dJ6SPV6nbDQGjd6W76Pt/wC5H+iq/wCu2/8ACWfqH9Sv+b1bsvMPq9Rv1seTu2z7/RbZ&#13;&#10;+f7/AOft/wALYkp61JJJJSkkkklKSSSSUpJJJJTn/WCizJ6blUU/zllFjW/1nMexn/SXH/4ms6iz&#13;&#10;pL8RpAuqtc57fzoft9O3/wBF/wDW16AuI69/itxuoZbs/p+Q/ByHmXFglpJ+m9jGPx31vs/P/SpK&#13;&#10;cf8Ax259ApxcVrh9pDzZA+kxkbP7HqWfQ/4pei9KyXZeHRkP+lZUx5+LmtevHPrx9UMboTMfCrtf&#13;&#10;l9Ty7QS9/Oz+ZYxtf6Tb699jPp2Wv/QL2fCxhiUV47eK2NYP7I2JKfNuu2/82frkzq+aCMPJYGiy&#13;&#10;CRWfTbiu/wAz0vUf/wADauq+sP126Rg9PtuGRVc5zHBjGPbY6xxHsbsr3ez/AEj1zP1mtyPrh9Yv&#13;&#10;+bQsNWDQ0Pu2/SsIDLv/AEbVTX/2/wDpFd6p/ih6W7GP7ONlOUwTW/eXS8fzfq7v5X59Xp7ElJ/8&#13;&#10;UfSb+ndHL8hpaci02NadDs211Mft/wCE9P8A7b9NduuQ/wAWX1nv+sPTScs7r6H7HO/fbG+qx/8A&#13;&#10;wn5j116SlJJJJKUkkkkpSSSSSlLiv8Yd4xsjAucJDHvcQP5JxnrtVxX+MNrH5GA23+bL3h39Wcbe&#13;&#10;oc/82f8AB/6To/Ca++Qvasv/AKQyL15n1m6w37TihmNS7VgcGy5v5v8AOsud/wCekTpv1rzcHLb0&#13;&#10;/rjAxz9G2DQa/Q3bP0bq3/6Rn83/AIRdeAAIHC47/Gayv7HS8/zgthv9Utd6v/SZSmzjLHHjEpEx&#13;&#10;34vlk2OWzYubyjl5YcWPHl9GOeKP6/D+5P3f8q9kkq/T3Pfi1Os+ma2l39bb7lYVgauPIcJI7KSS&#13;&#10;SSQpJJJJSkkkklP/1PUMnHryqn0XDdXY0scPFrhse1eY9KzOq/4ubLen34tmXgOeX02V9p/qts2b&#13;&#10;/wDCUv8AT/SfpK/UXqaSSnzr6u9K6j9Z+tj6x9WpOPRSIx6nfS03en7X7H/o9/rersr9S7+b/Rrt&#13;&#10;+tZt+Bh2ZOLQcm5gBbU07S/Xb/0P5xXkklPj1z+vdc6zTm9W6ZdbjVuAZjwWVVz/AISx1jNlv+kt&#13;&#10;9X+d/wCI/RrrP8aPTn5+AyqjCdl2lx2vr0fRp9P2ssfZXZ+fX/N/9c9Jdqkkp4X/ABedW+sDo6f1&#13;&#10;jFtDGNJbkWAsdpt9Om3f/Pu/4T+c/wBJ++tb6+/VY/WbprseqBkVn1KieNw/wTv+OZ7P8xdIkkp8&#13;&#10;zo/xg9bw8YdOu6bc/qTG7A+HFjz9BmQ9mz3/APW7PSt/0la3v8XX1Vu6DiWX52udlO326ztHu9Or&#13;&#10;f/pP0lllv/Gf8GuuSSU4P12yOp0dKsPR2OfkuIaNur2Nd/OW1M/0n/qz8xeb/VB3Wfqv6lrej3X5&#13;&#10;Np91rtwdt/0bP0L9v/Ce/wDSL2ZJJT5xb9aPrX1PJxqaMCzDZ6zfUcW7w6ufe2z1qmenVt+mvR0k&#13;&#10;klKSSSSUpJJJJSkkkklKSSSSU4v1xyOo4/S7n9JYX5RADdurmhx22W1s/PsYxeZfVEdZ+rL7Mg9I&#13;&#10;uyMq062v3Bwb+c1n6J/847+dfv8A0i9nSSU+bZf1q+tnUrKacbp9mH+lbveW7wWT9B/r1MZXV/pF&#13;&#10;6SkkkpSSSSSlJJJJKeS/xjYduRh1OqY55bZrtBMBzXfuqvg/WPrHSqW4+dg2W7QAHtnj831NjLq3&#13;&#10;PXapKI4jxGYkYkuhj56IwR5fJihmhjlKYMpThP1/3Hhsyrq31veym2g4mG1247p3H/tz0/U/4P8A&#13;&#10;Remu2qrbUxtbBDWgADyCmknQhw2SeKUt5MPMcycwjCMY4cOL+bxQ/r/pPP8AV+vdSwsl1ONgvurA&#13;&#10;EPBMOkfyGP8Ao/QXM/Vq/q3QK7K24FlnqOBkhzYgf1HL0ZJMliJlxcR0+X+qz4uehjxHF7OOUcnB&#13;&#10;7vqy/rfa/wANBg32ZFDLbmGqxzQXMOu0/urhvrU7q3VskUnEt+y0vPtbP6WD/O+q1v59f0P9GvQE&#13;&#10;k6ePjjw35/1mLlebHLZTlEITP6HFx/qv7jlU5Np6X6pxdtgrI+zfD9H6P0fz2fyFx31dPVuj5bjT&#13;&#10;h2/Z7Xa1mYbr7XNuc3/B/wDna9GSQlj4iDZBgvw86MUckPbhOHMH1RnLJ6f3P0v+f/OKSSSUrQUk&#13;&#10;kkkpode6RX1vBu6fa4tbc2Nw5brvY7/PXHN/xN9OZUz0r768hg1saQNx/e9L/B/9btXoCSSnh+n/&#13;&#10;AOKXplNwyM2y7McO1jvZ/ba39I//ALd9Ndu1oYA1ogDQAJ0klNXqXTcfquM/Dy2B9NghzT/r9Jq4&#13;&#10;V/8AiW6eXEMyr20kzs9p/wCns/8ARa9ESSU8/wDV36i9J+rjvVxKyboj1XnfZB/d/wAHX/1qutXP&#13;&#10;rD9W8L6x432XOaS0GWuaYex379T1qJJKfPKP8S/TmuHrZN9lQMhktb/0tv8A1GxaXVf8VPROpelt&#13;&#10;FmOKmbAKS0Bwl1m6316r3WWe/wDnF2KSSnDv+qOJf0cdCc+37OGhu4O/S+13q/zmz0//AALYub/8&#13;&#10;ZTov+myv8+v/AN5V6Akkp4fp/wDih6RgZNWXXbkl9T2vaC9kSw727tmOx/8A013CSSSmvn4FHUcd&#13;&#10;+JlMD6bBtc09wuDt/wAS/Ty4irJvZUTJZ7T/ANLb/wB8XoiSSnnfq79Quk/V14uxay68CPVsO9+v&#13;&#10;7n0Kq/8ArVS6JJJJSkkkklKXG9Z/xWdK6jecrHNmJcTJNJhu79/0nfQ/6z6S7JJJTw2D/ij6bXcL&#13;&#10;8627LcOBY6G/29n6V3/bq7aqplLG11tDWNADWgQAB9FrWqaSSnkfrD/iz6b9Ycx2flWXtseGghjm&#13;&#10;7PaNntbbTdtWb/4ynRf9Nlf59f8A7yr0BJJTi/Vf6qYv1XofjYbrHte7cTY4OMxt9vpsqZ/0FtJJ&#13;&#10;JKUkkkkpSxPrR9UMD60VNrzQ4PZOyxhh7J+l++zY7+WttJJT55T/AIl+nB4ORk32tHDZa3T93dts&#13;&#10;/wChsXZ9G6Dg9Cp+z4FQqYTJjVzj+9ZY/wDSPWgkkpwvrL9TOm/WZo+2sIsaIbYw7bGj93d9B7P+&#13;&#10;NY9c2P8AE9iuHpWZuS6gfmS3/wAi+v8A8CXoKSSnC+r/ANSulfV478Kn9LEeo877P89383/1r01S&#13;&#10;+s3+Lrp/1myhmZdl7XhobDHNDYH8i6m5dUkkpwPqr9S8P6qi0Yb7Xi2N3qODgNv7jaq6WfnrG6j/&#13;&#10;AIouk9Rybcu23JD7Xl7gHsiXHd7fUx7H/wDTXcJJKaPROkU9Fw68DHLnV1Ahpedz9Tv9zvZ++qX1&#13;&#10;o+qGB9aKm15ocHsnZYww9k/S/fZsd/LW2kkp88p/xL9ODwcjJvtaOGy1un7u7bZ/0Ni7Po3QcHoV&#13;&#10;P2fAqFTCZMaucf3rLH/pHrQSSUpJJJJSkkkklKSSSSUpJJJJSkkkklKSSSSUpJJJJSkkkklKSSSS&#13;&#10;UpJJJJSkkkklKSSSSUpJJJJSkkkklKSSSSUpc/8AX/8A5Azf+KP5WroFz/1//wCQM3/ij+VqSnx/&#13;&#10;/Fb/AOKTE/67/wCechfQC+f/APFb/wCKTE/67/55yF9AJKUuA+unQuodO6rV9Z+jVm6xg231D6T2&#13;&#10;genv2fTs30/ofZ/N+nVbsXfpJKfLOtdf6v8AXupvSMDCtxqnuHr2WTtAad+zfsq9jHfpP9Nd/o16&#13;&#10;P0jplXScOrBo+hSwNB8Y+k//AK4/3q4kkp8z+vfWfrL1D1ul4ODdXj7y02sBebq/5D2N/RVXfn/9&#13;&#10;tf6RdF9TsP0Og+g/ANBDXh1DyHOvIH85b6jWf0r/AIZn/gOxdUkkp8Z+r931j+rubZbgdNvbhWuk&#13;&#10;4ztzmD/isj0/0e3/AEmz+b/nfUXpP1syup1dIst6XUTmOa0Bohzmbv51zP8AS2Vf+ZrdSSU+MfVE&#13;&#10;dZ+rL7Mg9IuyMq062v3Bwb+c1n6J/wDOO/nX7/0i3sv61fWzqVlNON0+zD/St3vLd4LJ+g/16mMr&#13;&#10;q/0i9JSSUpeJZeJ1/M6yep9U6bdlBjjsqg+k0NP6Gr2stbZRX/4P/OWL21JJT53f9efrM+tzKujW&#13;&#10;seWkNd7nbXR7H+n6Pv2fuLqvqc/qNnSqX9Xn7Wd2/cA10bn+j6jGfnejsW0kkpSSSSSlJJJJKUqX&#13;&#10;WmZj8K1vTXNZllp9NzhLQ7+0rqSSnzPH/wAYf1g6R+r9Z6bZY9unqMBZu/zK78e3/rOxV7MHrP8A&#13;&#10;jFzqX5+O7D6ZQd2107n/AL+31G1Pust/m/U9L0af/PnqiSSlgI0CTiQCQJPgnSSU+P8A1ozfrB9Y&#13;&#10;MrDyXdKuq+x2F4ADn75dTZt3+kz/ALjL076v9RyupYbcjNx3YtziQa3GSIPtf9Fn01pJJKUkkkkp&#13;&#10;SSSSSlJJJJKUkkkkpSSSSSlJJJJKUkkkkpSSSSSlJJJJKUkkkkp8q/x6f9oP+v8A/uotD/El/wAm&#13;&#10;ZH/H/wDfKln/AOPT/tB/1/8A91Fof4kv+TMj/j/++VJKfRVC6ll7HVWDcx4LXA92u9rlNJJT5Z02&#13;&#10;7qn+Le+7Dfi2ZfTbH76n16lp/lbWv2v2ey2qz0/oepUrfQ+mdR+t3W2df6pQ7GxMYD0Knzuc5vur&#13;&#10;d7tj/ZZ+n9b0/wDRVsXpCSSmn1bLuwsSzIxqTkWsbLamnaXn93cvKOoW/WDrvVacvqfS7rcWpw2Y&#13;&#10;0FlY/l22PZ+k/wCE9T/i/wCZXsaSSnjv8ZvT3ZvTW004TsuwuhpZo+jT+eZtZY/Z+Y+r+b/8DVH/&#13;&#10;ABd9V+sLS3pvV8W30WtO2+wFjmho9lNm/wDn/wDz6u/SSUpef/4wup9Yy2ZHRsTp1ltFjWAXtl0/&#13;&#10;zd7v0bK/zH/of5xegJJKeM/xcZnU24rem5+E/Grx6wG2v09Qz9D0nsWz9ccjqOP0u5/SWF+UQA3b&#13;&#10;q5ocdtltbPz7GMW0kkp8Y+qI6z9WX2ZB6RdkZVp1tfuDg385rP0T/wCcd/Ov3/pFvZf1q+tnUrKa&#13;&#10;cbp9mH+lbveW7wWT9B/r1MZXV/pF6SkkpSSSSSlJJJJKUkkkkpwPrt9WG/Wbpr8QENuaQ+px4Fjf&#13;&#10;3/5FjH+muQw/r/1vodDen9R6bbbkVDY143AWbfYx3tquZb/xlNn6VenJJKfP/qF9XOo3dRv+snWm&#13;&#10;+nkXgiusiHNadrdz6/p1enVWzHprs/S7P5xd89jbGljhLSIIPcFSSSU+W47Orf4t8q6rHxn5nS7n&#13;&#10;b2bJ3V/13sZb6dmz9HZ6lf6f02IWY3q/+MnLpqtxn4fTKXbnF8+79/3vZV6tuz9HV6Vf6H1P0i9X&#13;&#10;SSUs1oYA1ogAQAnSSSUpJJJJSkkkklKSSSSU1uoZFuNjvuorNtjRIYDBcuCxr+rY/VLOqjAsJsbG&#13;&#10;yHafQ/P2f8EvRklHPHxkGzHhbvK82OXjKPtwy+6OCcpmf81/m/Q8fZ9Zuu2DbT05zXngu3Ef+ilY&#13;&#10;+qP1byMCyzqHUDOVdMjQ7dx9Szc5vs9R7/3F1CSAx6iUiZmPypnzv6uWLFjx8vHL/OGHHPJP+px5&#13;&#10;FJJJKVoqSSSSUpZ/1h/5My/+It/6h60Fn/WH/kzL/wCIt/6h6SnwT6gf8v4X/Gj8jl9EvY2xpY4S&#13;&#10;0iCD3BXzt9QP+X8L/jR+Ry+i0lPluEep/wCLfLvobi2ZfS7n763Mklh/lfzn6TZ+ht9X+d9L1KlY&#13;&#10;6V0/qP1063V1rqVDsbBxYNNb53Pc072fT2f4X9Lbb6fp/o66Pf8ATXpSSSmr1PJtxMWy/HqN9rGk&#13;&#10;trB2l5H+D3Lybq9/1h+sHUacnqPTL7MOlwLcYBzGE/vXW+n7/wDM/m/0f769jSSU8j/jGwDl9JFN&#13;&#10;WC7LeXANDDtfj6fz9Wxtv0Nnp+mz9Gsr/F11P6xUvZ0zquJaccA7b7AWGprW+yp+/wDn2/4Ov/C/&#13;&#10;9bXoaSSnA+u31Yb9ZumvxAQ25pD6nHgWN/f/AJFjH+muQw/r/wBb6HQ3p/Uem225FQ2NeNwFm32M&#13;&#10;d7armW/8ZTZ+lXpySSnz/wCoX1c6jd1G/wCsnWm+nkXgiusiHNadrdz6/p1enVWzHprs/S7P5xdT&#13;&#10;9a8jPxumX2dKYbMsNAYBqRJ2vsYz899Vf6RjFrpJKfFvqmzrX1duszH9Jvycuwn9K/dLQf5zZ+is&#13;&#10;/SW/4W3et7qP1s+tvURXTh9OtxHmxs2bTZ7f3H+vU2tlf+kXpaSSlJJJJKUkkkkpSSSSSlJJJJKR&#13;&#10;5F3oVuthztjS7a0S520btlbP31wN3+NDNyJq6d0rIfcZA3h0D+U9lVf/AKMr/wCMXoSSSngvql9T&#13;&#10;s+/qB+sP1iIdln+aq7VabWuft9n6Nn8zV+Z/O2frC71JJJT539bOhdT6P1pv1m6NV9o3ANupGrjD&#13;&#10;fRdtY33uZZWyv+a99d36RDzP8Y/VOp0uxOl9MvZlPG3c4Etqn2+p/Ns+h+/d6TF6Qkkp5j/F99VX&#13;&#10;fVjp3o3kHItdvsjhpjYylrvzvTb/AOCeounSSSUpJJJJSkkkklKSSSSUpcB9b6Oo9cy2UNxXsqpe&#13;&#10;5osALw5rzW31v/At679JMyQ9wcJNBtcnzR5TJ7ojGcwPRxf5N4evr3Xeit+y5WKcjZo2xocdwH0f&#13;&#10;0lbbPU/8+/6RRx+j9T+tGWzK6sz0cav6NZG2f5Hpv/SfpP8ADW2Lukkz2b0lKUo/utn/AEiI3LFi&#13;&#10;xYc8xUs8OL9L/NQ/yS3CdJJTOYpJJJJSkkkklKSSSSU//9X1F1sGITet5KNn0iopKSet5Jet5IaS&#13;&#10;SknreSXreSGkkpJ63kl63khpJKSet5Jet5IaSSknreSXreSGkkpJ63kl63khpJKSet5Jet5IaSSk&#13;&#10;nreSXreSGkkpJ63kl63khpJKSet5Jet5IaSSknreSXreSGkkpJ63kl63khpJKSet5Jet5IaSSknr&#13;&#10;eSXreSGkkpJ63kl63khpJKSet5Jet5IaSSknreSXreSGkkpJ63kl63khpJKSet5Jet5IaSSknreS&#13;&#10;XreSGkkpJ63kl63khpJKSet5Jet5IaSSknreSXreSGkkpJ63kl63khpJKSet5Jet5IaSSknreSXr&#13;&#10;eSGSAJPCwKPr50PItbRXlMdY9wa0Q7VxOxvu2bElPR+t5Jet5IaSSknreSXreSGkkpJ63kl63khp&#13;&#10;JKSet5Jet5IaSSknreSXreSo9Q6pi9Mr9XMtZSzgF7g2T/I/fWXjfXroeTaKa8usvcYEy0E/17Gs&#13;&#10;rSU9F63kl63khpJKSet5Jet5IaSSknreSXreSGkkpJ63kl63khpJKSet5Jet5IaSSknreSXreSGk&#13;&#10;kpJ63kl63khpJKSet5Jet5IaSSknreSXreSGkkpJ63kl63khpJKSet5Jet5IaSSknreSXreSGkkp&#13;&#10;J63kl63khpJKSet5Jet5IaSSknreSXreSGkkpJ63kl63khpJKSet5Jet5IaSSknreSXreSGkkpJ6&#13;&#10;3kl63khpJKSet5Jet5IaSSknreSXreSGkkpJ63kl63khpJKSet5Jet5IaSSknreSXreSGkkpJ63k&#13;&#10;l63khpJKSet5Jet5IaSSknreSXreSGkkpJ63ksD6+2z0HMEf4I/lattYP18/5CzP+KP5WpKfJf8A&#13;&#10;Fgdv1jxD/wAb/wCeb17563kvAv8AFj/4osX/AK7/AOer17ykpJ63kl63khpJKSet5Jet5IaSSknr&#13;&#10;eSXreSGkkpJ63kl63khpJKSet5Jet5IaSSknreSXreSGkkpJ63kl63khpJKSet5Jet5IaSSknreS&#13;&#10;XreSGkkpJ63kl63khpJKSet5Jet5IaSSknreSXreSGkkpJ63kl63khpJKSet5Jet5IaSSknreSXr&#13;&#10;eSGkkpJ63kl63khpJKSet5Jet5IaSSknreSXreSGkkpJ63kl63khpJKSet5Jet5IaSSknreSXreS&#13;&#10;GkkpJ63kl63khpJKSet5Jet5IaSSnzD/AB4P3fYP+v8A/uotD/Eq/b0zI/4//vlSzf8AHd/2g/69&#13;&#10;/wC6q0P8TH/JuR/x/wD3ypJT6L63kl63khpJKSet5Jet5IaSSknreSXreSGkkpJ63kl63khpJKSe&#13;&#10;t5Jet5IaSSknreSXreSGkkpJ63kl63khpJKSet5Jet5IaSSknreSXreSGkkpJ63kl63khpJKSet5&#13;&#10;Jet5IaSSknreSXreSGkkpJ63kl63khpJKSet5Jet5IaSSknreSXreSGkkpJ63kl63khpJKSet5Je&#13;&#10;t5IaSSknreSXreSGkkpJ63kl63khpJKSet5Jet5IaSSknreSXreSGkkpJ63kqH1gtnpmVp/gLf8A&#13;&#10;qHq2qHX/APk3K/4iz/qHpKfDPqEY69hn/hR+Ry+hvW8l88fUP/l3D/40fkcvoNJST1vJL1vJDSSU&#13;&#10;k9byS9byQ0klJPW8kvW8kNJJST1vJL1vJDSSUk9byS9byQ0klJPW8kvW8kNJJST1vJL1vJDSSUk9&#13;&#10;byS9byQ0klJPW8kvW8kNJJST1vJL1vJDSSUk9byS9byQ0klJPW8kvW8kNJJST1vJL1vJDSSUk9by&#13;&#10;S9byQ0klJPW8kvW8kNJJST1vJL1vJDSSUk9byS9byQ0klJPW8kvW8kNJJST1vJL1vJDSSUk9byS9&#13;&#10;byQ0klJPW8kvW8kNJJST1vJL1vJDSSUk9bySQ0klP//W9Nve2vc9xAaBJJ7ALzinr31h+uWRaeh2&#13;&#10;MxMGl20WPHusP/bd/v8Az/Tr2elX/OLqP8YeW7D6HmWNMEsDP+3XMxv/AEaq/wDi3xG4vQMYDl4c&#13;&#10;8nxL3P8A/RexJTn/AFX+tfUaupO6B18N+1ATXa2A23Tf+bsZ76/5v9HX/o7Gequ2XnP+ND9R6n0v&#13;&#10;qTNHtsIJ8mOptY3/AMEuXe9S+1fZrPsO37TtPp7/AKG783ekpspLyz/nf9aMPqtfS880Uve4QXti&#13;&#10;tzT+5ez9/wCh/wAZ+jXR/wCMTr/U+g015WC+llWocH62Of8AmNpr/OSU9gsj61fWKr6uYD82wbnD&#13;&#10;2sZ+/Y76DP8Av9n/AAazPqZk/WLLPr9ZbW3HfXLABtt3E+zexv0Gel+/7/5v+WsP/Gj+u9R6X0w/&#13;&#10;Qtt9w8d76cdv/o1JS1I+u+bjDq1d1TA4b2Y21u4s+m1m11T/AOc/4TJ9b+Wun+pX1qb9ZsL13NDM&#13;&#10;is7LWDgO/NsZ/wAHb/6UrXQARoF5z9UP8n/W7qWEzSuwOsgcbt1dzP8AoZVqSn0LIsNVbrGtL3Na&#13;&#10;SGjlxA+g3+uuBqd9dOvk3sdX06n81j2+8/199V9/+f6H/FL0JUuq9awujVi7OtbUxxgF3c/yWt96&#13;&#10;SnkPq79bOqYPVR0D6whrrXiarWgDd+59BrGWV27PY/06/wBL+js/kd4vNqnn66/WWjqWExwwMIAG&#13;&#10;5w2+o5hfdtr3/wDCWfQ/0f6R69JSUpJJJJSkkkklKSSSSUpJJJJTGxxY0uALiATA5P8AJXAV2/XP&#13;&#10;6wONtWzptE+1r2/pD/W9Sq6//wBt16CqfVOsYfR6vXzrW1VkwC7uf3WpKeM6F9a+rdL6s3oX1h2v&#13;&#10;fbHpXNAG6f5r6Da/Urtc30v5qu31f5xd+vNLLf8Anx9Y8bL6e1xwcEtLriC0Pcx32nYzf/1v2fzn&#13;&#10;+FXpaSlJJJJKUkkkkpxOu/WqjolrabmPcXN3AtAjnb+e5Zv/AI4+F/orf+j/AOTW/wBd/wCTsn/i&#13;&#10;bP8AqHrB+pPVMTG6aK77q6373GHPa0/5r3KvMzE+HiEQRxfK6/L4+XlypynDPNkxzjilwZZevj/y&#13;&#10;nyLf+OPhf6K3/o/+TXQW9Vqqwf2gQTV6Ysj87a4b2rFOZZ9buj3toYK7C8MAJ09hpyPpf1EfrVD8&#13;&#10;T6vuodq+uljDH8n067EoynRN8ceDijLh4VZcHLmcMYh93zfePYzYfd9/9X6PW0v/ABx8L/RW/wDR&#13;&#10;/wDJpf8Ajj4X+it/6P8A5Nbf1cr9PpuO2I/RtOvmNywf8W/9Hv8A64/IheS4ji/nB+78rLwclwZp&#13;&#10;+zL+izhD+f8A533Jzx/uOr0P62Y/W7nUUse1zW7vdEQC1n5rv5ardR+vWLgZD8Z9VhdWYJAEf9J6&#13;&#10;Hiscz6z3kAw6gSf+2P8A0mrn1q6AOr4++rTJq1YfH/gv/Ify0byGBo+uMj0+Zi9vk4cxAZIyjy+f&#13;&#10;Fjn/ADn8xPK3a+r1vwP2iGP2bC/bHvgfyVj4n1+xMu5lDarQ57g0aN/O/tqnR9ednTSLBOe0+mGk&#13;&#10;fSd+be7/ANGM/wBL/XWr9VehO6dUcnJ1y7vc8nls+70//Sv8tITlMgQOlevRMuVxctjyS5nGeL3P&#13;&#10;b5WPufP/AOusf+dd5JJJWHHUkkkkpxPrV0TM6zQyrBy34b2u3FzJ94jbsc6qyl683+qvTOufWO7K&#13;&#10;pb1XIq+yua0k2WO37jc3/Ts2f0dexrx36mZvWsXM6h+xcZmTutHqb3BmyHZPo7d92P8AT/SpKdzK&#13;&#10;+onXsel9x6zedjS6N1uu0bv+5K2/8WWfkZ/RWW5VjrbBY8bnkudAP51j/e5Yn1Bvy8vrvU/2kwMu&#13;&#10;e1vqVg7mAj2bPp2td+jXedN6XjdKpGNh1iuoEkNHifpfSSU1sf6zdLyrhj05VL7TIDWvaSdv01Rv&#13;&#10;/wAYPQaLvQfls3zGgc5n/b9db6P/AARcF9bfqnin6zYnTMBox68ippfs83ZPruZ/1irZs/m13Vn+&#13;&#10;LvoT8U4oxmtkQHj+dB/0nr/T3/8AgaSnoaL68hjbaXB9bhLXNO5rh/Jc1O97a2l7yGtAkk6ABcF/&#13;&#10;iivtZjZeBY7c3Guhp/rbvUaz+Rvp9T/riB/jGzsnq3U8X6s4ryxl211pHfcfz/5FFVX2jZ+ekp6O&#13;&#10;7/GH9X6rPRflsJ40a97f+3qq30/9NcZ9b+n9Kx87pGR0hlQruvJLqvou2vxNv0f9H6j12eH/AIve&#13;&#10;hYtIo+yss0gvf7nu/l+p+Z/1r01599Z/qqz6uddwW4pd9kuuY9jSZ2PD6W5Fbf8AwD+X/wBtpKfZ&#13;&#10;EkkklKSSSSU18/qON06o35djKqx+c8hoWEz/ABj/AFee/wBMZbZ82WNb/wBuPq9Ncb0fDP8AjE61&#13;&#10;fmZznHAxjDKwYBBLvQq/656frZL2LvLvqV0S6r0HYdIbES1ga/8A9iK/0/8A4Ikp18fIqyaxbS9r&#13;&#10;63CQ5pDmn+q9qbJy6MRu/IsZW0mJe4ME/wBZ68z6F631K+sv7F3ufg5UFgd237vQt/4z1q/s1n+l&#13;&#10;+mu8+sH1awvrFU2nOa4tY7c3a4tIMbUlPn+W7p/1l+tlzOp3MODj1fowbA2t0Cn2es1zPpW322+x&#13;&#10;/wDg11NP1X+qeVcwUV477QZa1lmst9381Vd+kXGYf1K6dd9asjozg/7LVUHNG73bizGs/nP+v2Lt&#13;&#10;+lf4uOj9JymZmOx/q1mW7nkifo/RSU9QkkkkpSSSZzdwIPdJTxv+NfKuxejB1D3VuNzAS0lpiLH/&#13;&#10;AJv9VdX057rMWl7zLnVtJPiS1q8p+v3+L/A+r2B9uxrLn2OtDSLHNc2HCx7voU1v/M/fW3hf4oOk&#13;&#10;ZGPXc63JDnsa4w6uJcN3/cZJT6GkTGpWT9WvqzjfVrGdi4jrHMc4vJsIcZI2/wCDZUz8z9xcf/jY&#13;&#10;67cx1HRcewVfaIda4naNhd6NTLLP8HRv9R93/FpKemzfr/0HBearstm4aHYHW/8ASxq7WLR6V17A&#13;&#10;6y0vwbmWgchp9zf69Tv0jFy3R+k/U7plAqdbhXvj3Ptsqsc53736V721f9bXLfXCvpv1fy6OsfVv&#13;&#10;JpD98PqqsbYB+fv9Kt7/ANXt/mrmfzX82kp9by8yjBqN+S9tdTeXOIa0f2nKhj/WrpGVY2mnLpfY&#13;&#10;8w1oe2XH91qJ6WL9YunVnJrD6Mitlmx3g4NvZ/mrzrrX1Wb9SOpV9ax6BkdPa4FzDq/HdPtex38h&#13;&#10;39Hts/4q3/B2pKfR+odf6d0x4qzMiqp5Ehr3Bro/e2qfTus4XVN32K+u7ZG7Y4O2z9HdtXnXXPs/&#13;&#10;+MTqFdHSqh6dbWm7Lc0gtZ9P7Mxn/k/8J+5R6li7zov1Y6f0Kt1eDVs3gB7pJe/b++//AMgkpwf8&#13;&#10;a+Vdi9GDqHurcbmAlpLTEWP/ADf6q6vpz3WYtL3mXOraSfElrV5T9fv8X+B9XsD7djWXPsdaGkWO&#13;&#10;a5sOFj3fQprf+Z++tvC/xQdIyMeu51uSHPY1xh1cS4bv+4ySn0NJZP1a+rON9WsZ2LiOscxzi8mw&#13;&#10;hxkjb/g2VM/M/cWskpSSSSSlJJJJKUkkkkpSSSSSlJJJJKUkkkkpSSSSSlJJJJKUkkkkpSSSSSlJ&#13;&#10;JJJKUkkkkpSSSSSlJJJJKUkkkkpSSSSSlJJJJKUkkkkpSwfr5/yFmf8AFH8rVvLB+vn/ACFmf8Uf&#13;&#10;ytSU+Sf4sf8AxRYv/Xf/AD1eveV4N/ix/wDFFi/9d/8APV695SUpcd9c/rbl4eVT0XozQ/Pv1k6i&#13;&#10;tp+j7fob/Y+z9J/NVLsV5z9U/wDKH1w6ll2amkPrbPba5mL/AOeqHpKY5vVPrT9T9mZ1S2vNw3OD&#13;&#10;bA0CWT+670sdzP8Ag/8AAr0LDy682lmTSd1djQ5p8WuG5qzvrfiNzOjZlLtZpe4f1mD1qv8AwStY&#13;&#10;/wDiqy3ZHQa2uM+k97PlPrf+jklPXpLz/wCu3XPrP0KyzKobUcAOAa4N3uaCP+1G73N9/wD1tbX1&#13;&#10;f6r1LqfQTm+pjvy3Nca3CRUP3PtP7ltf+ESU9MqfWeps6Th3Z1gLm0sLiByY/NXnfQfrN9beu3PZ&#13;&#10;hnHfXS7a6wtiomfoss+nZ/1r8z/ra9NtpZex1VrQ9jgQ5rhLXA/mvY5JT5z07qH1u+trftmHZVhY&#13;&#10;hJ2SB749vt3133Wf8Z+hqVvpH1q6t0bqlfRvrHtf68Cq9gABJ9lf0G1ex7/0f81XbW/+cXd1UsoY&#13;&#10;K6mhjGiA1ohrQPzWtavN/rhcPrL9ZMLpeF7jiOLrXj8zWu29u7/gGUf9v2+j9NJT6WuP+sfUvrJk&#13;&#10;Z56d0WgVVNAJybB7DuG79F6m+r2fzez0r7l2CjZY2ppe8hrWgkk6AAfnJKfN+o9T+tX1O2ZnULa8&#13;&#10;3DLg14AA2z/L9Km2r/g3/pKV6HgZtfUMevKpM12tD2/Bw3Lgvrv9bMT6w4Z6J0acvJyHNHsB2sax&#13;&#10;zbt/qP2f6P8Aqenv9Rdn9XumHpPTsfCcZdVW1riON3+E/wCmkp0UkkklKSSSSUpM4wCYnyTpJKfP&#13;&#10;23/XL6wvdZQGdNxwYaLB+kP/AG5Xdd/0MepLo/1q6x0XqtfRfrFtsF0Cq5oAku9lX0G1eox9n6L+&#13;&#10;aruXa9T6tidJp+0Ztjaq5iXd3fuN/eevPs68fXrr+K/prXOw8FwdZeQWtPubf6bN/wDxXp1/9cs/&#13;&#10;mklPpi4Tr/1x63V1t/Ruj49Nzmsa4B87jLfVs9/2jGq/PXdryzrXXqOgfXK3NyQ5zBS1sMEuLnMr&#13;&#10;2fScxJTr/tj69/8Alfjf5zf/AJIrtcB978et2W0MvLQbGtMta+P0jGOXGUf42sD1hVm49+M13Dnt&#13;&#10;kf1ns/nNv/F+qu3puZkVttqcHMeA5rgZDmn6LmpKZpJJJKUkkkkpSSSSSlJJJJKUkkg5ZuFLzjBp&#13;&#10;tj2h30d38tJIFkDumJjUrmfqxkOzsnM6rY4ilztjJPt2V/n7f+L9P/wVUuvdW67h4jjlMoYyz9HL&#13;&#10;N2/3j/B/pVRzH9X6L0xuC+uptVs1jbJtJs97/wDCbf5H0FWnl9V1Koer/C/QdvluRPtGPHh4+alH&#13;&#10;DCQyf5HH+t5jg/8AGnd+p77c52T1KwnbdZDGnsxn/nXp/wDW10i5nomP1vAbTiOqoGOyA4gu37Z/&#13;&#10;SP8Ap/zn9hdMpcXy0bvrxNDn6OcyiYShL+b9qXHw4sf6vGpJJJSNJSSSSSlJJJJKfLv8d3/aD/r3&#13;&#10;/uqtD/Ex/wAm5H/H/wDfKln/AOO7/tB/17/3VWh/iY/5NyP+P/75Ukp9BTEhok6AJ1ifXbLdh9Ez&#13;&#10;LWmHekWg/wDGfoP/AEYkp5Vv1h699cMu6voFjMbCoO31XCTYf+27vp/T2Vs/m/516ufVv61dSw+q&#13;&#10;fsD6w7Te4TVc2ALP8302fpNv6J/p1/pP0VnvV7/FfiNxugUOH0rS97vjudW3/wACqrWJ/ja/Ur+n&#13;&#10;dTZo+qw69/aar6/83ZYkp9GSQM/7R9ns+x7ftG0+nv8Aob4/R+pt/M3LzHJ+t/1q6d1Gvp2ccel9&#13;&#10;hG1z2xS4H/h6/wAz/BpKfVUlyX+MLrnUuh41eXgPpZWCQ/1NXucf5lmOz8//AAm//wAgl9S8z6x5&#13;&#10;xGT1dtTcWyvcwAbbdxP6P2N/M9P/AEiSnrVwH+MX64ZvTrW4PSHbbqmete8Brtlf83TX+lbYz9I+&#13;&#10;z/zx/pF2PXOr09Fwrc6/6FTZj953+Dqb/wAZZ7F56/pN1f1Xz+sZ2uZnhtjp/Nr31+hW393/AEn9&#13;&#10;T0v9Gkp7r6qdQu6l0rGy8gh1tlYLiBEn+q1aljixpcAXEAmByf5Kw/qH/wAhYf8AxQ/K5bySnz6u&#13;&#10;365/WBxtq2dNon2te39If63qVXX/APtupdC+tfVul9Wb0L6w7Xvtj0rmgDdP819BtfqV2ub6X81X&#13;&#10;b6v84uz6p1jD6PV6+da2qsmAXdz+61cBZb/z4+seNl9Pa44OCWl1xBaHuY77TsZv/wCt+z+c/wAK&#13;&#10;kp9LSSSSUpJJJJSkkkklML768et11rg2tgLnOPDWj6TlwDfrZ13613vq+rjGUYlZg5Fo5P8A1xtr&#13;&#10;f+tehbZ/pPTVj/G51OzH6bVg0yHZVm0x3Yz3uZ/at9FRwfrz9XvqxRV0qqx1gpaGufW3czf/AIaz&#13;&#10;1PZ6m+z3/ot6SnY+rvSOvYV/qdUzm5FW2PTDAPd+96uyt3sWv1vPd03AyMxg3Opqe8A8FzW72bv5&#13;&#10;KfpXV8TrFAysKwWVHSR2P7j2O99b/wCurhE6FJT53gfWf66dRoZlY2DjOqsEtdO2R/Utz2WIPUvr&#13;&#10;p9bukuqbm4eMw3vDGAHcXu/cb6ObavSgABA4XA5Tv+cH1yqoGtHTWbz4eqfd/wCfbMf/ANhklPfJ&#13;&#10;JJJKUkkkkpSSSSSlJJJJKUsXrP1rxOkv9EzbefzGcj/jP3Vd6zn/ALOwrckcsaY/rH2V/wDTWB9R&#13;&#10;OmNdS7qd/vvtc6HHUgA+939eyzeopyPEIR+Y+oy/di3+WwY/alzOe5Yschihij6PezS/rru+vF2P&#13;&#10;D8vBuqqP5xn/ANGVUs/8EWr0H6w1dcFrqmOYK3Ae7uD9Fy1LamXMNdgDmuEEHghYP1T6Fd0Y5DbY&#13;&#10;2PeNhBmWt3+5ADJGQBPHA76L5S5TLgySjD7vzEOD2x7k5xycU/X/ADj0CSSSmc1SSSSSlKh1/wD5&#13;&#10;Nyv+Is/6h6vqh1//AJNyv+Is/wCoekp8L+of/LuH/wAaPyOX0Gvnz6h/8u4f/Gj8jl7b9bMt2H0j&#13;&#10;LuYYc2l8Hwc4emxJTyL/AKx9c+tuddjfV57MfDxzDrnAH1D/AJl/85s/Rekz+b/nrPfsVroH1o6p&#13;&#10;03qo6D9YdrrLBNNzYAf+59FtXss2emz9FXb63serX+KjEbR0Guwc3Psefk77N/7rrK/xwMOOzB6j&#13;&#10;XpbTaQD/AJt7P+njpKfRUkDIfa/He7F2+qWE1752b4/Q+rt93p7/AKa8wz/rf9a+lZ1eBnGip1hG&#13;&#10;172/oTP/AA7PzP8ASf6NJT6skuV+v3WepdFwmZeC+ljWk+p6n0nE7fRrxWfn/wCF/wBfUQPqVn/W&#13;&#10;TqJZldUbU3DsYXNEbbTP80/Y381//CfmJKeuvvrx63XWuDa2Auc48NaPpOXAN+tnXfrXe+r6uMZR&#13;&#10;iVmDkWjk/wDXG2t/616Ftn+k9NWP8bnU7MfptWDTIdlWbTHdjPe5n9q30VHB+vP1e+rFFXSqrHWC&#13;&#10;loa59bdzN/8AhrPU9nqb7Pf+i3pKdj6u9I69hX+p1TObkVbY9MMA9373q7K3exdG4wCYnyVTpXV8&#13;&#10;TrFAysKwWVHSR2P7j2O99b/66uJKfP23/XL6wvdZQGdNxwYaLB+kP/bld13/AEMepLo/1q6x0Xqt&#13;&#10;fRfrFtsF0Cq5oAku9lX0G1eox9n6L+aruXa9T6tidJp+0Ztjaq5iXd3fuN/eevPs68fXrr+K/prX&#13;&#10;Ow8FwdZeQWtPubf6bN//ABXp1/8AXLP5pJT6YkkkkpSSSSSlJJJJKUkkkkpjY9tbS95Aa0EknsAv&#13;&#10;OqPrB9YfrlkWnob2YmDU7aLHj3PP9qu53qf4T062fov8I9dz13HsyunZNFP85ZTY1v8AWcx7GLkP&#13;&#10;8UHUaLOmPwgQL6rHOc384tdt22/+iklL9P8ArP1f6v8AUKul/WTZZXkGKshggbvo7bNravztjH/o&#13;&#10;q7Kv5z31rvF5l/jn6jjmrGw2uByGvNhA5YyNnv8A3PV/9FL0PpWQ7Kw6L3/SsqY4/FzWvSU8r9cP&#13;&#10;rdm0Z1fQ+iND860S5x1FYPv+i72b/T/TWep/N1LPzLfrh9Wav2hk3VZuOzW2sDVrfz3td6ND/wC2&#13;&#10;z6H856PpoAyGdI+vVlmadrMhgFb3ce5lTK/c7+XQ/GXbfWrqGP0/peRblEBhqe0A/nuc1zGUs/4x&#13;&#10;JTY6L1ejrWHXnYx/R2CYPLT9Gyt/8qt6urz7/Ezkuf02+k/RZdI/ttZ/6TXoKSlJJJJKUkkkkpSS&#13;&#10;SSSlJJLA+sn1m/ZTm42Mz1cqz6LeQ2fobmt+nv8AzK02UhAWdmXBgnzExjxjikf+a76S5BmH9abh&#13;&#10;6xvrYedh2/5vtpsr/wDBFXwfrN1Y9TpwMwNYQ7a8bR75Htd/5D0VH7wFXGceLa26PhkpCRx5OXy+&#13;&#10;1GU8kcc/ljD/AAHt0kklM5qkkkklKSSSSUpJJJJT/9fq/wDGRjuyOg5jG8hrXfKt9V7v/Pah/i6y&#13;&#10;G5HQMRzfzWlp+LHPrXRZdDMlj6bRuY9pa4eLXDY9q806c/rP+L623DGJZnYD3l9Tq5lv9b02Xenu&#13;&#10;/wAJU/8AP/SVJKTf41v1rN6Zgs1e+0/H3ux6q/8Av69HXAfV3o3Uuv8AWP8AnD1mo47KhFFLvpD9&#13;&#10;z2P9/wCj3vs/Sen6l/8AIXZdZysnEw7L8Kn7Re0DbXO3dr+9/IZ+kSU4X+MjG6Xb0p9nU/aWfzLm&#13;&#10;/wA56p+gyn9/1P8ADV/6P+pvXDfVO4WdWxx9aTYXipv2T1v5rX+ac/d/4E//AEv89+k9NWX0fWLq&#13;&#10;vWKuodT6e66qtwDKSdtVYn6fu/7c/Sfzn/F/o11f+Mrp1/UcFlGNh/anlxhwMPo09tlf73qfn/4P&#13;&#10;/oJKevXnH+Mz9U6x0nOd9Btok9h6dlFy0PqBmfWGuMDq+O70WNO25594j+bpf/p/+rWv9d/qyPrJ&#13;&#10;052MwgXsO+onjePzHfyLWez/AKaSnoF5x9Vv1z659RyG/Qra5hP8oOox/wD0TalR9c/rHh4w6bZ0&#13;&#10;21+c1uxtsOLHfmNyH7a3V2fy3/aPSW99QPqtb9X8R9mYZzMl2+0zu2/6Orf+f9N77P8AhLElPUqp&#13;&#10;1HpOJ1SsVZtTLmAyA8TB/eZ+6g/WCnPvwbWdKsFWXA2OcARofez372/pGexcTj/Xr6y9MHodT6Y+&#13;&#10;+wab2BzN39umrKx7P+s+mkpqfWfpzPqL1XE6h0kmunIcW2UyS0hpr9Rvv/MsZb/1m3+bXqS82w+i&#13;&#10;9Y+uXU6eo9ap+y4eMZZUQQ52u/Z6dn6X9JsZ69tnp+z+aXpKSlJJJJKUkkkkpSSSSSlJJJJKUqvU&#13;&#10;Ol4vU6/RzKmXVgyA8boP7zULrtObfg219NsFWUW/o3OEgGfd+/8ATZ7Fw2P9d/rN0oeh1Ppr8h40&#13;&#10;3sBZu/65j1ZWM/8A616aSmp9cemV/UXOxurdIJqZY4tsqBOxwbte5vv/ADLWf9t/4JeprzSno/Wf&#13;&#10;rx1GnL6xScTAxzLaiCHO13OZss/S/pdjPVu2Vfov5pelpKUkkkkpSSSSSmj13/k7J/4mz/qHrmvq&#13;&#10;f9X8DP6eLsmoPfucJJPb+q5an1nyuoBjsTDxvVrtqc1zwfol+6vbs/krF6Jk9a6PjDFZhF4BJk+a&#13;&#10;rTMfcFgyjGP7rt8rDKOTkMc4YsuTLDJH9fDFP2+H++7HR8T/AJp9NtdmODmiwvJYCdHelRX9L85b&#13;&#10;uPezJqZdXqx7Q5vwcN7VxvV83rXVcV+I/CLWvjUHX2ubb/3xdX0ml+PhUVWCHsqY1w8HNa1rk/HL&#13;&#10;XhiDwRj+k1udxEQ97LKEuay5ZcYxTx5I+1wR/wA021x/+Lf+j3/1x+RaXVer9Vxch1WLierUAIfP&#13;&#10;0tPcue+r/wC2eh1vrrwy8PIOunCbOY9yJqXo4uL0s/LctL7pljxYhLmPYliic2L/ACfF/We/VbqP&#13;&#10;UKum478m8wxg+ZP5rG/11PCttuoZZez07HNBc2Z2lcX9Zaur9UyQx2M441TjDQdLNf5x7/5df/ba&#13;&#10;kyT4Y2BZOzT5PlRnzcGSUMePH/OS44er/ZOdZhZ9oP1kDGj9JvDI/MH+G2/6P/wT/tQu/wCk9Uq6&#13;&#10;rjNyaeDyO7Xfn1uQacjIPTfUdjgXBhHoSI09jK/6rmfmf9bXJdBo6x0rKc+nFcKbTrWT7W6/m2f8&#13;&#10;GoY/qiK4pRyfPp+l++6OWufxz4vaw5eUlwcv+sx8MsP/AIn/APVeb5Hv0kklacFSSSSSmL3tYJcQ&#13;&#10;B4lecf4qbmMzOqlzgJtZEn+VmLsvrJ9V8P6yUsozd4ax24bHbTMbP5a5/wD8aDon71/+e3/0kkp6&#13;&#10;TJ+x4bMjMxxU3Iewlzxt3PLG/ovU/wBJtWV/i46rk9V6OzIzHmy3e9u48wCqH/jQdE/ev/z2/wDp&#13;&#10;JdP0HoWN0HFGFibvTaSfcdziXJKeL+sNrP8Anv087hApgmeNc5ehucGjcSAPFcU//FF0R7i6bxJm&#13;&#10;N4/79Wt/O+q2HndMb0i3f9nY1jRDvf8Ao/5v3pKeT/xUvb6/UhIk3iPPW9VPr+bOgfWLD66Wl1BD&#13;&#10;Wujxbvrur/r/AGaz9Euh6X/ix6R0vKrzKTcbKnbm7njbI/qMYuk6l03G6pQ7FzGCyp/LT/r7HpKR&#13;&#10;YfXcDNpGTRfW6oiZ3DT/AIzd/N/215h9dPrRjdb69gU4jg+nGtaPUH0XPe+r1fTd+fUz0a/0i6F3&#13;&#10;+JzpBt3i28Mmdm5v+bv9HetHN/xZ9Fy6aqAx9TKd0em6C4v2733ve2z1X/o0lPVNcHCQZBTqj0To&#13;&#10;1HRMRmDi7vSZMbjud7j6jleSUpJJJJT5X9Rc6v6n9Xy+jdRIrba4em92jfbv9H3/ALmTTb/3xeo2&#13;&#10;3101m2xzW1gSXEgNA/rrM6/9VenfWFgbnV7nN0a8e2xv9Wz/AL4/9GuZb/ie6WCA+/JdWDIYXM/9&#13;&#10;IpKcmnJH1x+uFeVhycXDa2bOxbWbLGO/69k2/o/+C969Qe9rBLiAPEqn0jomH0Sn7Pg1itnJjlx/&#13;&#10;ftsd77HKt9Y/qxh/WSllGbv2sduaWO2mY2fy0lPJdOurH17zH7htNDdZ0/m8NegsvrsMMcCfIyuL&#13;&#10;/wDGg6J+9f8A57f/AEkr/Q/8XXS+hZbc7GNptYCBudLfcPTd7WMZ+Ykp6hJJJJSkkkklPFf43a3P&#13;&#10;6HuaJDbmE+Q99f8A1b10XQOpY+X0yjJre01+kyTI9pDW72WfuPY5XczDpzqX42Q0PqsG1zTwQVxF&#13;&#10;v+JvpD7NzLb2MP5oc0x/Ue+n/wAmkp6On649IyM1vTqMhtmQ+YDJc32jf/Ps/Qf+CLif8bPTvR6h&#13;&#10;h9WuYbMUba7W+THuyPS/9CKrbf8Attdp0H6l9K6A71MOr9LEeo877P8AOd/N/wDWvTWtmYVOfS7H&#13;&#10;yWCyp4hzXCQUlPM9O+pn1W6nS3JxKK7K3CQWvf8A9L9L7H/yFn9a6V9Suh6ZldYf+41z32f9tV2e&#13;&#10;z/rinf8A4oulueX49uRSD+a1wLf7PqV+r/n2PV7pP+LHonTHCz03XvGoNx3/APgTG1Uf+BJKeiwL&#13;&#10;cc4lVmNDcc1tNem0Cva30fa76H6NcT9Yuu3fWvLP1c6K8CvX7Tf+bs/wlFX+k/sfz383/MetYut6&#13;&#10;90DF69i/YsrcKpDvYdplv0VhdN/xX9I6bk15dJuNlTg9svEbm/R3bK2JKcPJ6Zl/4t7xnYLnX9Ls&#13;&#10;IF1Tj72H6Prf+Qs/6zd/g7V3/Ser4vWMduVhvD63feD+5Yz8x6zvrL9TMD6yurfm+oHVAhux23R3&#13;&#10;9Zr1H6t/Unp/1asfdh+oX2N2ne7dpO781rElOT/jdrc/oe5okNuYT5D31/8AVvXRdA6lj5fTKMmt&#13;&#10;7TX6TJMj2kNbvZZ+49jldzMOnOpfjZDQ+qwbXNPBBXEW/wCJvpD7NzLb2MP5oc0x/Ue+n/yaSno6&#13;&#10;frj0jIzW9OoyG2ZD5gMlzfaN/wDPs/Qf+CLaWH0H6l9K6A71MOr9LEeo877P85383/1r01uJKUkk&#13;&#10;kkpSSSSSlJJJJKUkkkkpSSSSSlJJJJKUkkkkpSSSSSlJJJJKUkkkkpSSSSSlJJJJKUkkkkpSSSSS&#13;&#10;lJJJJKUkkkkpSSSSSlJJJJKUsH6+f8hZn/FH8rVvLB+vn/IWZ/xR/K1JT5J/ix/8UWL/ANd/89Xr&#13;&#10;3leDf4sf/FFi/wDXf/PV695SUpecfUz9U+tvVMZ+jrC+wT52Nu/6jIXo64b65fV/PxepVfWPorPU&#13;&#10;vrG22oc2NA2btv8Ahf0X6F7P5z+a9NJT0v1qyG43SMy13aiz7y1zGf8ATWD/AIpsd1PQmPPFlr3D&#13;&#10;4T6P/olYnVup9d+vFbel0YNmHQ5wN1lm6Ib7tn6SvH9jHe/0/wCds9n0F6H0vp1XS8WrDo/m6mho&#13;&#10;+X5/9tJSe6tlrHMtAcxwIcHatLT9LevDOqO+zXZlXRX3nonqMF+z6Op97KrP9H+ZVZ/hP0frepX9&#13;&#10;Pr/rvmfWfqfq9NxMN9eLvLfUYdzrq/zPf/g67fz6/wDrT/8ACLo/qli2Y3RBRZhCh7WuHoEh3raf&#13;&#10;Tuc787K/P9X/AM9JKb/1Y/Z37Oq/ZMfZY9scz+f63/D/AOl3rVXkHQ6frN0HNsvwMB7Ma0y7HJ3V&#13;&#10;/wBh/wCZt/MevRPrVb1MdJsd0th+2Oa0AAjczd/Pel+/ZW36H+ekpwfrr9dbq7h0PoYNvULTtc5u&#13;&#10;vpT+Yz/h/wB9/wD2m/8APep9SfqdX9WscusIszLdbbP/AETV/wAG3/wV/wDY2cL9VMbr31aNltfS&#13;&#10;3XX2c2PPu2/6Nn/oz/SLay+t/W/qVlNNWG7EHqtL3th0tn6Nnq/4L99JT6KmextjSx4BaRBB1BBT&#13;&#10;rz3P6z9bfq/mWm2j7fhucSwsbq1n5jf1Zvq07GfT+0VXf8Ykps/XL6hdMb0+7NwaxjZOOx1rXVy0&#13;&#10;fox6rmbPo/mez/hFrf4v+s3dZ6NTkZJ3XNLmOcfzth9tn/bezf8Ay1ynVOufWP64VHp2JgPxKbNL&#13;&#10;H2bvo/u+vbXj+z/SenXZau8+rnRK+g4FWBUdwrGrv3nuPqW2f56SnSSSSSUpJJJJSkklT6xVl3Yd&#13;&#10;tfT3ivJLT6bnCQHf9NJTPP6bjdSq9DMrbbXM7XjcJ/eXm3136PX9SsjG6z0Wadz9j6gTsf8A4T/t&#13;&#10;uzY/1Wf8X6exWsf66fWfo/6DqnTn5Lm6CxgLd3/XcavJxn/9bZWhHpXWvr5m03dVoOH06kz6bpDn&#13;&#10;/vN22fpX2W/Q9X066q6v5v8A4RKfS63ixoeOCAfvVf8AZWJ9qOd6TPtJAb6m0b4H8tWlwfVPrN9a&#13;&#10;OjZloswRlYm4mt1QcT6f+D3vq9bZ7P5z1aPppKeo+svSMfrHT7sbJaC3YS0n8x4HsuY7+QuZ/wAT&#13;&#10;+ZbkdHfVYSW03OazyaW13en/ANuWWf56zeo/WT6yfWmo9PwenvxGWjbZY/d9E/zjfXtqxq6/Z/Of&#13;&#10;zlv7i7T6qfV2v6udPZhMO5wlz3fvWO+m7/vjElOwkkkkpSSSSSlJJJJKUkkkkpSo9WfnsraenNrc&#13;&#10;+fd6hMbf5OxzFeTPcGNLjwBJQIsVsvxy4ZCVRnX6E/lk8D1G3q/VeoVYVrKTbj/pdjSfT/M/n/0n&#13;&#10;+vqJ8m3q/Vupspeyk3Yfv2gn0pOx36T9J7n/AM3+etX6pnezK61eCPWc4jyrr/d/89/9ZRfqVjvs&#13;&#10;pt6jd/OZVhd/ZB/9KeoqghxVrL9YeM/7OHyPQ5OYGCM6hi/okI8vD0/+C+Z/3Twer/bN/pNvVn2O&#13;&#10;HUWUtr26Gsndun+U+z2rVSSVsChV35vP5J+5Li4Y4/6uP5FJJJIsakkkklKSSSSU+Xf47v8AtB/1&#13;&#10;7/3VWh/iY/5NyP8Aj/8AvlSz/wDHd/2g/wCvf+6q0P8AEx/ybkf8f/3ypJT6CsH6947sjoWYxvIq&#13;&#10;Lv8Ats+u7/z2t5Rtrbaw1vEtcCCD3B+kkp5j/FlkNv8Aq/jAcs3tPxD7P++bFg/44P1k4GC3V9tr&#13;&#10;oHf/AAVLf/PqFgt6v/i+yLserFfm9OtdvrNc7mH+VsZdsfs/R2+oz9J/g3q30LpHUvrN1lvXusUn&#13;&#10;GooH6Cl07pH837H7H/o3/pvVeyv1LPT/AMGkp9BXNf4wcbpd3SrH9V9rWfzbm/zgtP8ANtx/39/5&#13;&#10;9f8Ao/5z/SLa6rkZGLi2XYlXr3NbLa527z/WXl+ZV9Y+sdVqzuo9OddTUfZjk7Km/wBbd/nv9T+3&#13;&#10;+h/RJKaX1XuFnUsRv1pNhqFQ+yer/M6n9E63d+Z/6i9b9EvaFyn+MbAuz+nCjHw/tb3OgEHa+nT+&#13;&#10;fq/1/wCMWf8A4v8AK+sWOW9P6rjP+ztadtzzD2AD9HT/AMM39z8//raSmh/jQ6mf2hh4OTXY/AYB&#13;&#10;faKxJtO6yv0f3PZ6X/swq31q/wAY+L1bpV+DVjX1mxoAc5rQxsOY/wDNf/IXqa4T6+5XXM1uR0nE&#13;&#10;wTZi2NaBcDJP0Ln+z+TZ+iSUy/xZ/Wb7fj19LZQ9rceiXWn6Ln7tvpMb/Kb79+/8z+bXcrkP8Xt3&#13;&#10;VacZvT+oYhoqorAZYTq8z9D010HXac2/Btr6bYKsot/RucJAM+79/wCmz2JKS9Q6Xi9Tr9HMqZdW&#13;&#10;DIDxug/vNXm31x6ZX9Rc7G6t0gmplji2yoE7HBu17m+/8y1n/bf+CVvH+u/1m6UPQ6n01+Q8ab2A&#13;&#10;s3f9cx6srGf/ANa9NQp6P1n68dRpy+sUnEwMcy2oghztdzmbLP0v6XYz1btlX6L+aSU+lpJJJKUk&#13;&#10;kkkpSSSSSnzH/HZU4swrR9FptB+LvQcz/wA9Ls+k/VHpnTsNuGKKrBtAe5zWuNh/PfY56X1w+rbP&#13;&#10;rJ09+GSG2A763Hhtjfo7v5D/AObeuQxPrh9Y+h0jp+Z02zIurGxlrd0O2+1m70ar2ZH/AFu2tJTH&#13;&#10;6tUD6ufW/I6Tik/ZbmSGT9H2Ny6/+2v0tLP+CXpi4X6jfVrqH2676wdaG3KvBDK+7Gn85zf8H+jY&#13;&#10;ymmv/R/zi7pJTW6nn19Nxbcu36FTHPP9kbtv9pcb/iown2Y2T1i/W7MtJn+S0u3f52RZd/22rX+N&#13;&#10;H7df0xuFgU2XOvsAf6bS/axn6T3+n/N77fS/6a6PoXTG9IwKMJv+CYGkju7/AAr/APrlvvSU3kkk&#13;&#10;klKSSSSUpJJJJSkkkklOR9baHZHSshjeQ0O/zHMud/1CqfUPKbd0ttQPuqc5pH9Y+t/6MXQkBwg6&#13;&#10;gri8noHUfq/kuyujfpKX81nWP5D6/wDCM/0b6/0qgmDGYyAcQrgk6nKyhn5aXKSlHFP3PvGCWT04&#13;&#10;5ZOH2545ze1SXHH6w/WDKHpU4RredNzmuA/s+vsqWx9XOlZeC19udcbbrSCRMtZH7qfHJxGgJV+8&#13;&#10;wZuSOCBlkniE/wBDDCXvZJ/+F/I7KSSSkaSkkkklKVDr/wDyblf8RZ/1D1fVDr//ACblf8RZ/wBQ&#13;&#10;9JT4X9Q/+XcP/jR+Ry9q+uWO7J6LmVt59F5H9ker/wB8Xiv1D/5dw/8AjR+Ry+gnNDwWuEgiCElP&#13;&#10;Jf4q8ht31fpYOa3WNPx3vv8A/Ryyf8cj/UxsPEZrZbcS0f1R6X/uwq+LT1b/ABfZd7MbFfmdMudu&#13;&#10;YGSXVn+Vsbdsft/RWb6/0+yr9IrPSel9T+tnWK+tdWoONi4wHo0uncXA76/a/Y/+c/TWXenX6n6K&#13;&#10;tJT6DUz02Bg/NAH3LB+vWN0y7pVruraVNEtcP5xtn+D+zf8ACu/c/wC3P0a1+pX3Y+NZbjV+tc1p&#13;&#10;LK5273fub15Z1Ov6ydb6jVl9Q6c+2iogtx521f8AXHf9Xv8A/PSSnO+rdwfnYTPrObTiCv8AVPV/&#13;&#10;mef0Xrf8D/77+r+qL20eS5f/ABgYVud0v0KMP7U9zgNoIa6nR36xT/LY72f9X+jWR/i+yPrHhvZ0&#13;&#10;7qWM84oBi15h1QaP0dX/AA1e/wDRsZ/g/wDi0lND/HZU4swrR9FptB+LvQcz/wA9Ls+k/VHpnTsN&#13;&#10;uGKKrBtAe5zWuNh/PfY56X1w+rbPrJ09+GSG2A763Hhtjfo7v5D/AObeuQxPrh9Y+h0jp+Z02zIu&#13;&#10;rGxlrd0O2+1m70ar2ZH/AFu2tJTH6tUD6ufW/I6Tik/ZbmSGT9H2Ny6/+2v0tLP+CXpi4X6jfVrq&#13;&#10;H2676wdaG3KvBDK+7Gn85zf8H+jYymmv/R/zi67rFWXdh219PeK8ktPpucJAd/00lM8/puN1Kr0M&#13;&#10;ytttczteNwn95ebfXfo9f1KyMbrPRZp3P2PqBOx/+E/7bs2P9Vn/ABfp7Fax/rp9Z+j/AKDqnTn5&#13;&#10;Lm6CxgLd3/XcavJxn/8AW2VoR6V1r6+ZtN3VaDh9OpM+m6Q5/wC83bZ+lfZb9D1fTrqrq/m/+ESn&#13;&#10;0ut4saHjggH71JJJJSkkkklKSSSSUpJJJJSlx3Xv8WWD1TJObjWPxMhxlxr+iT+dZ6fs2WP/AJFi&#13;&#10;66+001usDS8taTtbq50D6DP5blwl3+MLrGRNWD0i/wBU6A2B+1v/ABjPRr/8/wBaSnl/rp9U8Poj&#13;&#10;cfp2K52R1HKsBc95923+ZrY1n+DbfdZ/Ls/QL2HExxi010N4ra1o+DRsXG/VP6m5n209d6+4PzXf&#13;&#10;QZoRVpt92z9HvYz2VV1/o6v+M/m+3SU4v1m+qWD9ZahXlgh7PoWN0ez/ANR/8GuO6h/i8wOgYtnU&#13;&#10;uo5NmSzHYTXW/wBrN/8A2nqf7rN++3Z7P0f+Yug+sP11yukZbsSjp2RkhoBD2ghjtw3fo3Mpv/qf&#13;&#10;11gWdI6/9er2ftas4PTmHd6fFjv7D/0nrf8ACXMqrr/wdSSnS/xQ9Odi9HdkPEHItc5v9RobQ3/w&#13;&#10;Rly7hDxsavEqZRS0MrraGtaOA1vta1ESUpJJJJSkkkklKSSSSUpcVhRZ9arfX+kAdk+TWbP/AABd&#13;&#10;qua+s31cvyrmdR6c7blVxpxvj6H/AFz+v/OMUWUEgEerglxcLofD8kIyyY5n2hzGGeCOU/LjnP8A&#13;&#10;f/qPSqlkdHxsnJrzbG/pqvomf+r/AKq51v1m62wem/Ac6z94Nfs/783/AMGRekdJ6rmZreo9Ueaw&#13;&#10;ydtTT/3xnsZX/wCC/wCkQ9wToCJl9PlXDk8nLiU55ceH0y4fbye7kz/1IQxf5x6pJJJTOapJJJJS&#13;&#10;kkkklKSSSSU//9D06z6RUUV1UmZS9HzSUiSRfR80vR80lIkkX0fNL0fNJSJJF9HzS9HzSUiSRfR8&#13;&#10;0vR80lIkkX0fNL0fNJSJJF9HzS9HzSUiSRfR80vR80lIkkX0fNL0fNJSJJF9HzS9HzSUiSRfR80v&#13;&#10;R80lIkkX0fNL0fNJSJJF9HzS9HzSUiSRfR80vR80lIkkX0fNL0fNJSJJF9HzS9HzSUiSRfR80vR8&#13;&#10;0lIkkX0fNL0fNJSJJF9HzS9HzSUiSRfR80vR80lIkkX0fNL0fNJSJJF9HzS9HzSUiSRfR80vR80l&#13;&#10;IkkX0fNL0fNJSJJF9HzS9HzSUiSRfR80vR80lIkkX0fNL0fNJSJJF9HzS9HzSUiSRfR80vR80lIk&#13;&#10;kX0fNL0fNJSJJF9HzS9HzSUiSRfR80vR80lIkkX0fNL0fNJSJJF9HzS9HzSUiSRfR80vR80lIkkX&#13;&#10;0fNL0fNJSJJF9HzS9HzSUiSRfR80vR80lIkkX0fNL0fNJSJJF9HzS9HzSUiSRfR80vR80lIkkX0f&#13;&#10;NL0fNJSJJF9HzS9HzSUiSRfR80vR80lIkkX0fNL0fNJSJJF9HzS9HzSUiSRfR80vR80lIkkX0fNL&#13;&#10;0fNJSJJF9HzS9HzSUiSRfR80vR80lIkkX0fNL0fNJSJJF9HzS9HzSUiSRfR80vR80lIkkX0fNL0f&#13;&#10;NJSJJF9HzS9HzSUiSRfR80vR80lIkkX0fNL0fNJSJJF9HzS9HzSUiSRfR80vR80lIlg/Xz/kLM/4&#13;&#10;o/lauj9HzXP/AF9qjoOYZ/wR/K1JT5D/AIsf/FFi/wDXf/PV695Xg/8AivG76x4g/wCN/wDPN699&#13;&#10;9HzSUiSRfR80vR80lIkkX0fNL0fNJSJJF9HzS9HzSUiSRfR80vR80lIkkX0fNL0fNJSJJF9HzS9H&#13;&#10;zSUiSRfR80vR80lIkkX0fNL0fNJSJJF9HzS9HzSUiSRfR80vR80lIkkX0fNL0fNJSJJF9HzS9HzS&#13;&#10;UiSRfR80vR80lIkkX0fNL0fNJSJJF9HzS9HzSUiSRfR80vR80lIkkX0fNL0fNJSJJF9HzS9HzSUh&#13;&#10;AA0HCQAAgaBG9HzS9HzSUiSRfR80vR80lIkkX0fNL0fNJSJJF9HzS9HzSUiSRfR80vR80lPlP+O7&#13;&#10;/tB/17/3VWh/iY/5NyP+P/75UqX+PFm37B/1/wD91Ff/AMSrN3TMj/j/APvlSSnv0kX0fNL0fNJS&#13;&#10;JJF9HzS9HzSUiSRfR80vR80lIkkX0fNL0fNJSJJF9HzS9HzSUiSRfR80vR80lIkkX0fNL0fNJSJJ&#13;&#10;F9HzS9HzSUiSRfR80vR80lIkkX0fNL0fNJSJJF9HzS9HzSUiSRfR80vR80lIkkX0fNL0fNJSJJF9&#13;&#10;HzS9HzSUiSRfR80vR80lIkkX0fNL0fNJSJJF9HzS9HzSUiSRfR80vR80lIkkX0fNL0fNJSJJF9Hz&#13;&#10;S9HzSUiSRfR80vR80lIlQ6//AMm5X/EWf9Q9ano+az/rBVHTMrX/AAFv/UPSU+D/AFD/AOXcP/jR&#13;&#10;+Ry+g18+/UIT17DH/Cj8jl9D+j5pKRJIvo+aXo+aSkSSL6Pml6PmkpEki+j5pej5pKRJIvo+aXo+&#13;&#10;aSkSSL6Pml6PmkpEki+j5pej5pKRJIvo+aXo+aSkSSL6Pml6PmkpEki+j5pej5pKRJIvo+aXo+aS&#13;&#10;kSSL6Pml6PmkpEki+j5pej5pKRJIvo+aXo+aSkSSL6Pml6PmkpEki+j5pej5pKRJIvo+aXo+aSkS&#13;&#10;SL6Pml6PmkpEki+j5pej5pKRJIvo+aXo+aSkSSL6Pml6PmkpEki+j5pej5pKRJIvo+aXo+aSkSSL&#13;&#10;6Pmkkp//0fVUlC21lLHWWENY0EkngAfScvNMPP8ArB9fr7r+nZJwOnVOLGED3vP8rZ+ke/bs9X9L&#13;&#10;6dW9JT6ckuB+q/1k6n0zq5+rnX3iyxw3UXfv/nbXfQ3+psf/AMJ61fpfpF3ySlJJJJKUkksL65/W&#13;&#10;Zn1Z6c/MIDrSQypp/Osd+9/IZ/OPSU7qS8zo6J9cs7GHVft+zIe31GY8Q3b9NlTmf0dlm3/B2V/8&#13;&#10;dYul+oP1tP1mwnOvAZl0O2XNGmv+Dt2fmep/58rsSU9Okkue+vH1id0LpxdRrl3n0qGjUmx/5+z/&#13;&#10;AIL/AM+emxJT0KS8/wD8VXV+pZtmfi9Tudc7GdW0bju2unJru/Sfn/zC9ASUpJJJJSkkkklKSSSS&#13;&#10;UpJJJJSkklg/XT6xf83+mvvr1yLD6dLeS61/0PZ/wf8AOJKd5Jeef4rur9UysrOweqXOtdjFrYcd&#13;&#10;214ddVd+k/62vQ0lKSSSSUpJJJJSklg/WH60O6JY2v7O+1pZuLxo0a/R3bHrKr/xiutG6vCscPEO&#13;&#10;n/0UozmhE0Tq3cfw7mcsBkhDihLaXHj/AO/ezSXGWf4xHVt3PwrGtHJJgf8AnpdZhZQzKK8hohtj&#13;&#10;GvAPYPG9GOSM9Iljz8nn5cCWWPBGXpieKE/+gnSXNdW+uleNkfYsGp2VkAwQ36LT/ZbZv2fn/wDV&#13;&#10;qq766ZuAQep4T66iY3t7f53s/wDBU05oA1bLH4dzM4iQiPWOKEJTxwy5I/1MX849ekgYeZTnUtyM&#13;&#10;dwfW8SCFzed9fPs2Vbi14r7TU4tJB8P5Ox6dLJGIBJ0OzDh5TNnlKGONzx/PE/q+D/wx6tJcWf8A&#13;&#10;GOWvFZw7A88N3e7/ADfSU/8AxxNrmi3DsY1xAknx/rVtTPfx92z/AKK5z/N/8/F/372KSSSmc5SS&#13;&#10;SSSlJLD+tn1ad9Y6GUMybMYsfuln52m3a9u6teXfU36q5P1lvzKX511X2R7Wggl2/cb2f6Vmz+jp&#13;&#10;KfbUl5llf4sLKarXt6rc59TC4t78eozf+sezetz/ABUZNuT0Jjrnue4WPALiXGJ/lJKexSWDi/Xn&#13;&#10;oeZeManLrdYZ01A9o3v/AEr2+l9Bn76z7/8AGp9X6bvR9cugwXtY5zP8/b7/APraSnrkkHDzKc6l&#13;&#10;uRjPbZU8S1zTLSpZGRXjVuuucGVtEuc47WtH8pzklM3ODQSdAOVyuN/jO6BlXsx6r3F9jgxv6N4B&#13;&#10;c47GfmIV3+Nf6vVWen6znD95tbi3/qdy5X65HpN+d0bL6O2kV25DtzqWtZuLX4X8/sax/qM9T/Df&#13;&#10;vpKfWkkkklKSSSSUpJUerdcwei1etn3NpYeNx1d/xdbf0lv/AFtc5X/jZ+rz37Da9o/eNbtv/Rbv&#13;&#10;/wCgkp7FJV8HPx+o0jIxLG21O4c07godR6ridLYLc25lLCYBe4NBP7rdySkXWOv4HRGCzqFzaWni&#13;&#10;dXO/4upm61/+YsXF/wAZ31fyrRSzJhzjALmPa0n+u6v2f9cXF2Z/SOu/W6+/qt1T8CmoeiXOHouL&#13;&#10;RS30935/6S7JvXY4uP8AU/qGQyvGbguvmWNrFYcS33/Qq/nElPWpJJJKUkkkkpSS4D/G91Cl/RfT&#13;&#10;ptaX+uyWtcJ0Fn0mN/lrq+m9XxDiUl99e702TL2zO1v8pJTqJIdN9d7d9Tmvb4tIcP8Aoqj1n6xd&#13;&#10;P6EGO6hc2kWEhsyS7b9P21tf9Dckp0klldL+tHTOrsstw8hj2UgGw6tDA7dtc/1m1/6N6xsj/Gp9&#13;&#10;XqLfS9cvgwXNY5zB/b2+/wD62kp65JCxcqrMqZkUOD6rAHNcOC0rB6x/jB6J0e11GRkA3NMOYwOs&#13;&#10;LSPzHurb6bH/AMj1ElPRpLmOkf4yOh9WuGNTfstcYaLGlm4/utsd+i3fyN66dJSklhUfXjomTkfZ&#13;&#10;KspjriSI90S36X6XZ6X/AE1n5P8AjT+r+Nd6JvL4MFzGOcz/ALc2/pP+teokp61JV8HPx+o0tycV&#13;&#10;7bKniWuaZBU8nJqxKnX3vbXWwS5zjDWj+U5JSVJcdd/jY+r9T9gue8D85tbtv/T2K90//GB0XqeV&#13;&#10;VhYl5stuB2gMcB7Rv2Weoxmx/sSU9GksvrP1n6b0NzG9QvbU6wEtBBJIH/FtesjN/wAZ/wBX8QtH&#13;&#10;2j1N4n9G1zto/wCE9vs/4v8AnUlPVpLmup/4xeh9NZW+zID/AFWh7RWC92w/nv8A9F/Ut/SLW6N1&#13;&#10;zD65jjKwLBZWTB7Frv8AR2Mf72PSU31ytH1+ov6+fq+2p28Fw9SRG5jPtD2+l+77PprZ6x9YMDob&#13;&#10;Gv6hc2lryQ2ZO4j6Xtra9YXRsj6q9T6uc7p7mP6k4OduHqAxHpWP9O39X3+n/I9RJT1ySSHfkV41&#13;&#10;brrnBlbBLnOMNaP5TklJElx+R/jX+r9L9gue+Pzmsdt/6exXMH/GH0TqOTTiYt5fbfIaNjxB/ds9&#13;&#10;RjNiSnpEklzfWf8AGF0To1px8i/dc3RzGNNhb/Xcz9Ex38j1ElPSJLkGf41vq8+p1nruBb+Ya37z&#13;&#10;/U9vp/8Agi6nEyq82ivJpM12sa9p8WvHqV/9FJSZcrR9fqL+vn6vtqdvBcPUkRuYz7Q9vpfu+z6a&#13;&#10;2esfWDA6Gxr+oXNpa8kNmTuI+l7a2vWF0bI+qvU+rnO6e5j+pODnbh6gMR6Vj/Tt/V9/p/yPUSU9&#13;&#10;ckkove2tpe8hrQJJOgASUySXJZ3+NL6v4dhr9c2kcmtrnt/7d/m3/wDW1qdD+t/SuvktwL2vsGpY&#13;&#10;ZZZ/21bsc/8AsJKdlJV+odQx+m0Pyst4rpYJc48CTs/6tZNP166HfTZkMy2enTG8nc2N2709rHs3&#13;&#10;2Ofs/wAEkp3klyeD/jQ6Bm3jHbeWEmA57Sxh/wCuv/m/+u+musSUpJJJJSkkkklKSSSSUpJJJJSk&#13;&#10;kkklKXP/AF//AOQM3/ij+Vq6Bc/9f/8AkDN/4o/lakp8f/xW/wDikxP+u/8AnnIX0Avn/wDxW/8A&#13;&#10;ikxP+u/+echfQCSlJJLh/rt9ac9udT9X+hwM24S+w6+k0/8AUfo2+tY/8yr+b96SnuEl5h1M/Wf6&#13;&#10;jtZ1K/L+34m4C5jp9u7931Pez9yu1n+E+nSvR+n51XUcavLoM12tD2nycElNhJJJJSkklQ671QdH&#13;&#10;wL88tL/RYXbRpuj+UkpvpLzDpNH1t+uVf7QdmDBxXz6bWAgkfvNYz9L6X8u/I/6Cs9M+sPWPqv1a&#13;&#10;ro/X7BkUZJApvHILj6bPd7P8J7LmW/zX856vppKfRkklC65lDHW2ENYwFzieA1vuc5JTNJeQ4n1z&#13;&#10;6vn9fxchtj68DMv2VVH6LqWO9Dfs/wCE/P8A+F3r15JSkkkklKSSSSUpJJM4kAkCT4JKXSXnbenf&#13;&#10;XL6xWOtyLx0yifbWzV//AID+kf8A9dyP6lKF0v6w9Z+q3Waui9dtGTj5MCq784Fx9Or9Jt3/AM7+&#13;&#10;jvru/m/5z1f9IlPpKSSwfrh9bcf6rYn2i0b7XktqrBgvd/32qv8Awr0lO8kvO8PpH1v+sbBl5mb+&#13;&#10;z636tqrb72tP77Gek/8A7eyfVXYfV7peV0rF+z5mU/Ms3E+o8bTB2/ovpW/+fElOokkkkpSSSSSl&#13;&#10;JJJJKUkkkkpSSSSSlJLn+tfW6vp+QMLGqfk5XdjfzZ93u9tn5v8AIWB0zr2b9XfWs6njXFl7y8OJ&#13;&#10;0a4/4P3e3/p/2FFLNEGv8aX7jfxfDs2THxgCMpcMsOKUoe5zH9z1PfpKr0vPHUcWvKa0tFjd0Hsr&#13;&#10;SkBsWGlKJhIxlpKJ4ZBSSSSK1SSSSSlJJJJKfKv8en/aD/r/AP7qLQ/xJf8AJmR/x/8A3ypZ/wDj&#13;&#10;0/7Qf9f/APdRaH+JL/kzI/4//vlSSn0VJJRe8MaXOMNAkk9gkpkkvMsfqfXvr7lXO6XkfYenUu2t&#13;&#10;eB77Hf2f0m/b+k2epXXV+jVz6u/WPqvResD6vdfeLvVE0X/vT9Brnfn+psfX7/0vr+xJT6Ckkkkp&#13;&#10;SSSSSlJJLzf/ABl/WvOpu+wdIsdW7GZ6+TY0/RBLa6KP/Bfof8LSkp9ISWN9Ts67qHR8XJyXb7bK&#13;&#10;wXOPc/2VspKUksH66fWL/m/0199euRYfTpbyXWv+h7P+D/nFzX+K7q/VMrKzsHqlzrXYxa2HHdte&#13;&#10;HXVXfpP+tpKfQ0kkklKSSSSUpJJJJSkkHLy6sKl+TkODKq2lznHs0Lzyjr31i+u9zz0ZwwenMdt9&#13;&#10;Vwl7/wDov/Sf8HTs9L/CXpKfSUlzH1b+rHU+k5Hr5vU7cthbHpubDd37++y6/wCj/wBbXR5GQzGq&#13;&#10;ffaYZW0ucfBrRvekpIkvMul5v1h+vz7cnFyf2d09jixmxu6xx+l+9W+x2zZ6v6eur/Rs+mpX9a63&#13;&#10;9RM2mvq9/wBt6dedvqERYz9937+9n0/TfZd6lf8ALSU+lpJJJKUkkkkpSSSSSlJJJJKUkq+flHDx&#13;&#10;33hjrCxpO1v0nLk2/wCMcvcWNw7C4cgO1H/gSZLJGGkjTawcnn5kGWKPHGHzeqEf+m9okuPp/wAY&#13;&#10;+OLPTyqLKfP6Uf1mfo3rq8XKqy6m3UOD63CQ4JRyRn8ptGflM/LUcsDAS+WX6H+OlSSST2spJJJJ&#13;&#10;Sln/AFh/5My/+It/6h60Fn/WH/kzL/4i3/qHpKfBPqB/y/hf8aPyOX0WvnT6gf8AL+F/xo/I5fRR&#13;&#10;IAk8JKXSXmbOrdc+vebezpGR9j6dju2iwD32H833N/Se/wDnPT31V11fznvVnof1h6t9XusM6B1+&#13;&#10;wXsvA9C/uSf5tjn/AJ/qP/Q/pP0rLtn+CSU+hpJJJKUkkkkpSSDl5dWFS/JyHBlVbS5zj2aF55R1&#13;&#10;76xfXe556M4YPTmO2+q4S9//AEX/AKT/AIOnZ6X+EvSU+kpLmPq39WOp9JyPXzep25bC2PTc2G7v&#13;&#10;399l1/0f+trp0lKSWJ9cPrC36u9Nsy+bT7Km/vWv/mv8z+df/IYuT/xY9Y6tkZ+ZgdVudY6ho9rt&#13;&#10;dj936T3pKfR0kkklKSSSSUpJJUOuX51GHZZ0upt2UI2MedrTr7vzqvzP+FrSU30l5D9YesfW3pmV&#13;&#10;hnqd7am5FvtrpjQMdT6nquYz6L/X/wBPcvXklKSSXm2T1vrP1z6ndgdDvGLg4ph9w+k907Pp/T9+&#13;&#10;yz0a6/T/AEf6SxJT6SkvOOn9d6x9UurU9K67cMnEydKrz9Jrp2e5/wDxn88y31NnqV2+ovR0lKSX&#13;&#10;HfX7625XSnUdL6UA7qGWQGyJ9NpPpts2v9m6yz6Hqfo/0du9YXU8L62fVXH/AGsc4ZbWQbqnAuaG&#13;&#10;/nbN/wDg2/v0+hZ/YSU+nJLP6D1mrrmDVn0aMtbMfuuHstq/63YtBJSkkkklKSSSSUpJJJJSkkkk&#13;&#10;lKSQcuuy2l7KHbLHNIa6J2uj2PXF4l3Vum9bx8DNyTa2xpcQPoxFzfz2/wDBJk58BGh9Wltrl+V+&#13;&#10;8RmROEZYoyye3Li45wxx43ukkkk9qqSSSSUpJJJJSkkkklP/0ux/xi5TsX6vZljeSwM+Vr68Z3/R&#13;&#10;tUP8WuK3G+r2KG8va55Pm9z3qf8AjFxXZX1ezK28hgf8qn15Lv8Ao1KH+LXKbk/V7FI5Y1zD5Fj3&#13;&#10;s/6lJTzf+Nj9S6h0rqLNHstIP9h1F1f/AKNXoPU68q3FtZgvbXklpFbnCWtf+a57fcvPv8bH671D&#13;&#10;pXTmavfYSf7bqKa//Rq9LSU+RZH1h+tnSOrU9O6rm11Me4Ra6uv0Ht/k214zLP8Ag/8AA+n/AIT0&#13;&#10;v5xdL/jN631PotNOR07LroBlprLQ+253t/mPUpyP5v8AP/mf6/8ANq5/jLs6WzpDx1Qbif5kNgW+&#13;&#10;r+Y6j+r/AIb/AIJcF9Uj+x+r45+tTLA41NGI+4zXV/o97X/zez/2Ts/nav8AC1JT3v1Jp+sxP2nr&#13;&#10;17H02Vyyra1trHk/4b0aaGM/R/4P1Lf+trA/xp/rvVuk9Od/N2WjcOx9R9FH/k16WvNP8af6l1bp&#13;&#10;PUXfQrtG49h6b6L/APyaSn0teafVH9Q+unUsRn0LGufA/eLqcj/3YuXpa80+qP6/9dOpZbfoVtcy&#13;&#10;R+8HU4//ALr2pKfS1wHRT/zx+sFnVne7p/Tya8f9193+Eyf/AEb/AOwi2/8AGHk5tHRbh09jn3WR&#13;&#10;X7AXOax52XPY2v8AkLkfq59dL+gYFWBT0fKIrHudDve8+623+j/nv/8AIJKbv+K3/lPrX/Ht/wCr&#13;&#10;zl6KvF/qJ9Z8vD6lmDGw33PzMivd9KMcF9+/7Rsr/wCHf9P0/wCaXtCSlJJJJKUkkkkpSSSSSlJJ&#13;&#10;JJKUuAwD/wA8vrG7NPu6d0w7Kv3bMj867+z9P/rWL/pFv/XvKzMbouQ7p7XPvcAwbAXPAeW1W2Mb&#13;&#10;X79zK3f2Pprivqx9cL/q70+vAp6RlO2iXuhw32O/nbf6P/rWkp0P8XX/AIoOt/8AHu/8+5S9FXiv&#13;&#10;1R+tOZh9Xz7sbCsttzLwSz3foN1lr3tyNlX/AAuz/B/za9qSUpJJJJSkkkklNDr/APyblf8AEWf9&#13;&#10;Q9cz9SevYGB00U5NzWP3uMHzXTdf/wCTcr/iLP8AqHrnPqP0XBzOmi3IprsfvcNzmglQT4vdHDV8&#13;&#10;J+Z1uW9r7jk93j4Pfx/zXz/JL99PRlX/AFz6LewBlVhs2DU7fYacn3f9Qr3VbrOhdCIB/S1UsrBH&#13;&#10;78MxvUZ/58Qem4jPqb0y197ja1r9/tEH3+lj1s9yl9av8qdCfdSDDmMtAPO2WX+7/rSGoiSf5720&#13;&#10;3GWeMID/AIPPN+j93i/V+5/421/8XvTWY/TxlEfpbyST32tPpsZ/6MXSZONXlVOpuaHMeIIPgsP6&#13;&#10;iZTb+kVNafdWXMd8dzrP/PdjF0HCkxAe3GtuFq8/Of3vIZE8ccsuH+rwfzbw/wBRLn4OfldJcSWM&#13;&#10;Li2fGt3ov/7dZs/zFofVPGtZ1LqdtrHNDroaSIkbr/of2PSWZ9Tv17ruZms1q98H+u/9F/4HWu8U&#13;&#10;WGNxB6QlLhbvxLN7eXJCvXzOHB739TL6MrxXVP8AxV439QfkvVz/ABhY1t+DUaGOe9tzT7QXfm2/&#13;&#10;m/1/TVPqn/irxv6g/Jeu1RjHjE495rc+Y8vPlcoHF7fLwlw/vevIpJJJWHHUkkkkpS8X+pL+vMze&#13;&#10;o/sJtLv0o9X1f62T6Hp+5n/Db17FlZlGG31MixlTCYl7gwT/AFnrzH/FV1PExMzqjsi6usPsYWl7&#13;&#10;2t3e7M/m97vekps/4u/tb/rB1QdSDftBa31A36G6fzf5Oxeh4WBj9PqFGJW2qoSQ1gDW6/S9rVl5&#13;&#10;nW+lUU334+RjNvcwnc19e9zmtd6O73fpNn5izf8AFd1DJ6h0Rl2XY62z1Hjc8lzon/SP96Snj/rn&#13;&#10;9V8PJ+teH0zHY3Hpvqa54rAZPvynXO9nt9R9VOxehWfUnor8U4X2SoVlsSGj1B/wn2j+e9X/AIXe&#13;&#10;uN+sXUcU/XfAuF1fp107Xu3N2sdOd7LLPosevSbMummr17HtbVAO8uAZB+j+k+gkp4D/ABOWWVUZ&#13;&#10;uC525lF/t/tb63/+eFW/xj5N/XOtYn1ZqeWUv2utjuXF30v3vs9FXq1/8JYpf4pcyhuT1Gs2MD7L&#13;&#10;wWDcJeJv/mm/4RA/xj13dA69h/WOthfSNrXx+8zfvZ/I9bGs/Rf8Wkp7jC+pnRsKgY9eJS5gEEvY&#13;&#10;2x7v+MttbvevM/rh9VKPq79YMB+GNuNkXMcGTIY9llXrtr/4P9JSvTMP659FzKBkV5dIZEkPe2tz&#13;&#10;f+Mqtcyxi8x+uX1vxuv9ewfszv1TFtaBYfa1znPqdkWe/wDwTG11JKfaEkOm+vIYLaXNex3DmkOa&#13;&#10;f6r2oiSlJJJJKfI/qvgN/wAYPW8nqnUpfi45ArqJ9sOL/s1X/FMrr9S7/S3f216Vd9W+l30/Z34t&#13;&#10;JqiNvptAH9Xa32Lzb6odQZ9QutZXSOp/o6LyDXafoQ0v+z2Od/orqrP0ln+Bur/4xen3dZwaKftF&#13;&#10;t9TaoneXt2/525JT5p0mp/1G+tjel0uccHNALWkzG/eyh3/GU5Fb6d/+gXovW/q9gdfqbT1GoWsY&#13;&#10;7c0S5kH6P06X1vXnXT7z9ePrczqOM0/YsINh5ESK976f7V+TZvYz/QL1HKzKMNvqZFjKmExL3Bgn&#13;&#10;+s9JT5Ng/U/pNv1wyekvpnDrpDm1736O2Ytn876vr/Tus/wi73pv+L/oXS8hmXi4wZdWZa4vsfB/&#13;&#10;qXW2VrkundUxG/XrLyXXVil1AAsL27CfTw/o27vT/NXomN1bCy3+nj31WPidrHtc6P6rHJKbaSSS&#13;&#10;SlJnNDgWng6FOkkp8i/xjfULpX1f6YMzBa9thta33OLhtcLHf98XQYH+KfoV+NVa9tu57GuPvPLh&#13;&#10;uRv8cFD7eglzBIZcxzvJvvq/6uxbH1f+s3TcjplF/wBoqaBUwODntbscGtbZXbv+hsekptfV76t4&#13;&#10;X1codjYDXNY52925xcS6Nn/fFZ6j0fC6qGtzqK7gyS3e0O2z9LZuWRh/X/o+f1BnTMS023PmHNaf&#13;&#10;Tlo9T+d/qs/wf6NbWX1LFwiBk3V1F3G9zWTH7vqOSU+O/VX6qWde6n1DAbYaenV3zcxmhfsfkfYs&#13;&#10;dn8j+e/19NelWf4v+gWY/wBlOHUGD84CLf8A2K/pH/gq5H/Fp1TExeo9YffdXW2y9pYXPa0PG/N/&#13;&#10;m97vf9NejYnUsXNJGNdXaW87HtfH9b03JKZYOFT0+hmLjN2VVtDWtHYD+svO8/rP1K6LnW2ij7Vl&#13;&#10;PeXP2N9doe4+/wBL7VZ9l+n/AKBdn9cHXs6NmOxp9UUviOePfs/lemuR/wAUuT0bH6YHB9TM7c71&#13;&#10;i8tbZG79Ds9T3/Z/R9P/AIP1fUSU839efrL0DreH+p49mNnMc1zC6ptRc36NjHvosf7fz2f8WvWv&#13;&#10;q9lPzOmYmRaZfbRU9x/lPYx71wH+NX64dNy8A9MxHtyL3OaS5kOZUGnd/PfQ3v8A5vZX/wBcXZ/U&#13;&#10;zNx8jpGHXTYx768akPa1wc5h9Nntsa36CSnz/wCv31ZxMj6yYOBjsbQzJaPUNbQ2ZfZ6tnt/wvpr&#13;&#10;0AfUnooxfsYxKfT2xO0ep/X+0fz/AKv/AAvqeouO+tvUMY/W/ptgtr2VtAe7cNrCHXe213+DXpD8&#13;&#10;ullX2hz2iqAd5cNkH8/1PoJKfPv8UBfjP6l03cXVY1zds+JN9Nn+d9lrVv8AxxU5NvRWmgE1tua6&#13;&#10;0D9yLNrn/wDBtu9P/oLO/wAV2bjt6p1dpsYDbe30xuH6T35v8z/pf7C6T6//AFrt+rGLTkV1stFl&#13;&#10;oY9rp/m4e+3Z/wAJ7P8AzBJTkdJ+vX1PqxGY7dtDNoBrfS53/br6qbq7f+M3oHRfq70HN67T1boW&#13;&#10;VUG17nPx28ztdV6lFT9llVX6T3/o/T/0a2MH6vfVT6yVjKxaKLA4biGfo3N/46mh1fpPXF/WjpPT&#13;&#10;ujfWDp9f1e9uSbB6lbHF4Z7q/S+k6zZ6tfr+vV/oUlPc/wCMfpuLk9Fyci6pj7aqya3loL2at/m7&#13;&#10;PpMWN9Svqn0vK+rDX3UMfZfXY573NBsmbGV+nb9Or0v8H6a3f8YmVTT0PKrse1r31kMaSA55lv8A&#13;&#10;Nt/PVT/F9lU2/Vumpj2usZU/c0EFzZdd/OM/MSU83/ie+reDnYV+dl0suebTUBY0PDWtbXa/Yyz2&#13;&#10;/pPXVz/FbWMLqvWMCrSmq6Gjw2PyaW/9BE/xK5NX7Kuo3t9X7Q92yRv27MVvqen9PYg/4vsmqr6x&#13;&#10;dZrse1r35DgwEgF5FuT/ADbfz0lPfdR6Rh9VaGZtNdzWmWh7Q6D/ACdy8+6XgY/T/r2/HxK21VCj&#13;&#10;RrRtaJrrc72r0HI6vg4rzVfkVVvHLXPa13+Y9y88p6piD69WZJur9E0R6m9uyfTr/wALu9NJT6eu&#13;&#10;K/xu05NvQj9mBLW2sdaB/ogLPpfyGX+g9dTj9Ywcp4qoyKrHnhrXtc7/ADGOWL9f/rRd9WMCvLpr&#13;&#10;ZYX3Nrc18xsc222z6H5/6FJTh9C+vP1Rx8GvH9tADAHMdS5xmPf6j6armW/8ZvQum/V7oHU+uUdU&#13;&#10;6FlVN9NxfZjt03ED6ePS/wBN9Tf9L7PSWxgdD+qn1nrGVj0UPLhucGfo3tP7t1NDq9j1xf116P03&#13;&#10;ovV8Fn1f9mabBurY4v2ndX9n+k6z032fpP0f7n5n76U+vZQsdS8UmLC07T/Kj2LyL/F99Yei/V9t&#13;&#10;9PW2GrP9V26yys2O2x/M+xtt1bvV9X1PZ/5h65mXnGosuAksY50eO0b1wX1a650P681f5Yoxh1Bp&#13;&#10;ggjYXt/wbsex7vWf7f8AB+q/YkprfWIfVH6317cXJpx8z8y0tNO4/wCjyfWZR6u//t3/AEa9B6Rh&#13;&#10;fs7Cow92/wBGple79702tq3/ANrauC+vf1O+rfSulW3Nrbj5Ab+ih7tzn/mV+k97/UY/8/2Lof8A&#13;&#10;Fq7If9X8U5M7trg2efTDn/Z//Av5v/gtiSnb6j0jD6q0Mzaa7mtMtD2h0H+TuXn3S8DH6f8AXt+P&#13;&#10;iVtqqFGjWja0TXW53tXoOR1fBxXmq/IqreOWue1rv8x7l55T1TEH16syTdX6Joj1N7dk+nX/AIXd&#13;&#10;6aSn09ea/wCNXqGTm5mH9W8V2z7SWuef3t7/ALPRv/4Kt9dttn/W132P1jByniqjIqseeGte1zv8&#13;&#10;xjlwH+NTCyOn5+F9Y6G7245a148Nj/tFG/8A4O71Lat/9RJT2HRvqd0ro1DaKKGOIEOe9ofY8/v2&#13;&#10;WO/9Vrjf8Zn1Ro6XQ3r/AEloxr6HtL/T9jSHHYy5jGfQtZc+v/jF3HRvrP07rVDcjFuYQRJaSA9h&#13;&#10;/cuq/MXFf40PrZj5uKOg9OcMjJyHtDhWd4aGu9RlW5n+HsuZX+j/AM9JT2PRMur6zdHpvyq2vZkV&#13;&#10;g2McA5hcP5z2P/4av2Lzf6n/AFRweq/WTqLchgONiXWbauGH9JbXQ1zf9DSyv+b/AKn5i9K+rvT2&#13;&#10;/V/pFGLkOa30axvcTDQ4/pLve78z1Hriv8Xedjj6wdYm1g9a8+n7h+km3J/mP9L/ANbSU6f+MX6p&#13;&#10;dMd0W7Iporpux2h7HVtbXwW7q3+l9OvYtr6hZdmZ0HDttMv9PbPj6ZdQ3/oVoP8AjEyqaeh5Vdj2&#13;&#10;te+shjSQHPMt/m2/noX+LPKpt6Di1Me11jGnc0EFzZfb/OM/MSU9UkkkkpSSSSSlJJJJKUkkkkpS&#13;&#10;SSSSlLn/AK//APIGb/xR/K1dAuf+v/8AyBm/8UfytSU+P/4rf/FJif8AXf8AzzkL6AXz/wD4rf8A&#13;&#10;xSYn/Xf/ADzkL6ASUpeafUz9e+uPVMuzV1W+sT/JezG/89Y2xelrzT6m/qP1x6piWaG3fYJ/lPZk&#13;&#10;t/8AAslJT2n1uxW5fRsyp3eiwj+s1rra/wDwRiwv8UeU6/oFbHf4Kyxg+E+v/wCjlu/W/KbidGzL&#13;&#10;XdqLAP6zmuqr/wDBHrC/xR4rqOgVvd/hbLHj4T6H/olJTnfXzK+tvR3W9QwshhwARDGMY59TY+nf&#13;&#10;6+O/2b/8J61n/W1r/Vrquf1P6uuy3ZlL8steRdtDWUkD6GVX6dbN9H+E/Qf9u1/znV3FjWONsBgB&#13;&#10;3bvo7fz9+78xeDdVx/WuzMrodd/7DbYwXhjtrH7Tvf6X/A/6L2XfZv0dln6P2JKek+rPU/rn9YrL&#13;&#10;HYubUcel+02urYK7Nfo4/wCp+vZ7P+I/62vV3NDwWuAIIgg8ELJ+qub07M6dU/pMNxmjaGDQ1kfT&#13;&#10;qub/AKb/AEn+k/nVrpKWa0MAa0QBoAF5f9abx9b/AKz4nS8L3V4Ti66wcD3Vvyvd/wAH6FVH/hmz&#13;&#10;Yr31z+ueTm5P/N76vTZl2HbZY3/B/wCkrrs/Mez/AA9//af/AI7+a6L6l/U+j6rYnpNIfkWQbbI+&#13;&#10;kf8AR1/8DX+Z/npKehXEf4wuoXdQso+rGCf0+YQbSP8AB47fp7/6+x//AFunZ/hl268f6N9Yc/pf&#13;&#10;VczqmZ03JyMq921rg1zW1VtP8zX+hs/cq/7aSU6f1qwaenfWHoeJjjbVVta0eTXtXpq8U+sn1wyO&#13;&#10;odawM5+DdS/HcC2p077fdv8A0X6Jn/UL1j6udTyOq4FeZl0nHts3fozO5rQ57K93qNrd76/ekp00&#13;&#10;kkklKSSSSUpJJJJTn9b69hdBx/tXULPTqLg0GC6XEOc2trKmv/cXnz8r/wAcPr+NdhN24OAQ9z3E&#13;&#10;Ne87mXeyn+c/SenXX/4J/wAGvS8rEpzGelkVtsYfzXtD2/5j15h/jI6Pj/VS/F630cDGu9Ta5jPa&#13;&#10;x2nqfzX0GM/wV1f83Ykp9VXkv1j6riZX1wL+pvDcLpzAYOu57Qy3Y2v897sy9n/W6V6xU/1GB/Eg&#13;&#10;H715EOhU5/18uxs5odXuNu08P/RsvqZ/LZ+//USU9Hif45ei33elYy6phMB7mtLf+uejZbZ/0Hru&#13;&#10;arWXMbZW4OY4AtcDIIP0XNcsv6y9Cw+rdOtxshjdoY4sMD9G4D2WVf6PYua/xN51uT0Z9NhltNzm&#13;&#10;sP8AJIru2f8Ablj0lPeJJJJKUkkkkpSSSSSlJJJJKUkkkkp4C/Ld9WOvXZWWxzqMgHa8CdHFj/Z/&#13;&#10;xWzY+tdRV1Ppf1ipdjNsbY2wQWE7X/8AbbtlntT4nVsHrr78Pbv9F217bGja7VzN9f0/YsP6y/Ur&#13;&#10;BqxrM3EmiyppfAPsO33/AJ382/8A0fpqtUogmPDkxmzwu0ZYs84QzjLynOQjjxwyw9WP/Uznj+f/&#13;&#10;AMLesxMSvDpZj0jbWwQ0c6IyxPqd1G7qPTK7byXWAlpcfztp9r1tqeJBiCNi5WeEseWcJninCcoz&#13;&#10;l+9JSSSScxKSSSSUpJJJJT5V/j0/7Qf9f/8AdRaH+JL/AJMyP+P/AO+VLP8A8en/AGg/6/8A+6i0&#13;&#10;P8SX/JmR/wAf/wB8qSU+irA+vmU7E6DmWN59It/7c/Qf+jFvrA+vmK7L6DmVt59Iu/7b/T/+i0lN&#13;&#10;L/Fbitx/q9jkc2F73fEvez/z2ytYH+OL9Us6d1FmllNrtRzp6V7P8z0lv/4rcpuR9XscDmsvY74h&#13;&#10;9j2/+BPrWB/ji/W7OndOZrZda7Qc6mqhn+f6qSn0PqDMizGsbiOay8sIrc4S1r4/Rve3+svKOodf&#13;&#10;+t3RepVYHUs2uplhEXOrYcdw/O/SMxWW/wDB2fzXp/8AB1/pV6+uY/xiW9Kr6RZ+1huYf5sCBb6v&#13;&#10;+D+zfy/3/wDgv5xJTR/xmda6j0fFqy+nZdWOJILHND7Lidvp/Zt9WR9D8/8Amv8AjUX6kV/WewjL&#13;&#10;65ex2PZXLatrW3NcS303W+jRT6f6P8z1bP6i4H6rf5H6niWfWllgrNQ+yOtM1Va/o97HfQ2f+yv6&#13;&#10;Oyyr6FlXtoIIkcJKc36x9cq6B0+3Pu1Fbfa39959tNX9t64CzoluH9Uc7qWbrnZ4bdYTyGusrdRV&#13;&#10;/mv9T/rnp/4NWP8AGfdl2dTw6HYtuT0+oC57K2uIss3WM9GyxjLG+xlbP+t32Kl9bfr9ldU6Vfh2&#13;&#10;dMyKG2NANj921kOY/wB36CtJT2/1A/5Awv8Aih+Vy6BcF/iv6/lZuNV092K+vGoo0vdMWP3e1tXs&#13;&#10;9PZs3/4T/Brd+veVmY3Rch3T2ufe4Bg2AueA8tqtsY2v37mVu/sfTSU4GAf+eX1jdmn3dO6YdlX7&#13;&#10;tmR+dd/Z+n/1rF/0iD/i6/8AFB1v/j3f+fcpZ/1Y+uF/1d6fXgU9IynbRL3Q4b7Hfztv9H/1rWV9&#13;&#10;UfrTmYfV8+7GwrLbcy8Es936DdZa97cjZV/wuz/B/wA2kp9qSSSSUpJJJJSkkkklPn3+OTqNlPTq&#13;&#10;MCowcq3XzbX7tn/b1lCDjf4zegfVymrpeI226qhoYbK2t2OP+EsZ6tlXq+pZvsVX/HlQ51WDcPot&#13;&#10;da0/F4oez/zw9d/0foWF0vCZg49bPR2gO0B9T96y7/S+okpXQvrBhfWDH+1YD97JgjhzHf6O2v8A&#13;&#10;MR+q4P7Rw78OdvrVPrnw9Rrqt3/TXnX1ex29A+u+R07C9uNdWSWDhnsZmN/7bs/mv+CtXoXXeonp&#13;&#10;fT8jNaJdTU94B7ua3cz/AKSSnz76g/Waj6q1WdC65OLdXYXNc8HY9rv5bP8AoW/zVtaD9duqs+ve&#13;&#10;TjdG6JNzWP323Bp9Nn+D3bnfmVs9T+v7K6vUVj6gfVPF+smM7rnW5y8i97gN5O1rWn0/oM/9VV1+&#13;&#10;n6bED699Cq+pL8frvQ5x3er6dlYJNb9wfd9B3+D/AENjLa/+L9P00lPqVbBW0MHAAA+SkhY14yKm&#13;&#10;XN0D2hw/tDcipKUkkkkpSSSSSlJJJJKUuL+rH/ihz/7f/VsXaLi/qx/4oc/+3/1bFDk+aH950eS/&#13;&#10;meY/2I/9Kweq6j0zH6nSaMlge0j5t/l1u/MeuQ+oWRZhZuT0iwy1hcWz+8x3o2bf+NXcEgCTwuF+&#13;&#10;pw+3dczM6v8AmvfB/wCMf+i/8DrQyCpwI+a/+aycmTLleYhP+ajCE4/1M/H6Hu0kklO5SkkkklKW&#13;&#10;f9Yf+TMv/iLf+oetBZ/1h/5My/8AiLf+oekp8E+oH/L+F/xo/I5e5fXLKdidFzLW6OFDwD4Fw9Ld&#13;&#10;/wBNeG/UD/l/C/40fkcvcvrliuy+i5lTdXGh5A8S0ert/wCgkpxv8UuK2j6vU2N5ufY8/EPdjf8A&#13;&#10;UY6yP8dDDTRhZ7NLabiGn4ht3/V4y1/8UuU2/wCr1VY5pfYw/Evdk/8AU5CyP8dDzdThYNetl1xL&#13;&#10;R8A2n/qslJT6DkG2/GccVwZa+s+m5wkNe4foX2M/kPXlHV+vfXDoOdVh9Rza62WkbbjWw0R+f+kb&#13;&#10;ier7P8J+j/8AAv0q9drYK2hg4aAPuXP/AF9s6XX0m39sDdSfogR6ht/wX2X/AIb/ANF/zn6JJTn/&#13;&#10;AOMfrHUOk4FWZ07Lqx4J3bmh7r5DfSZib6slv+k/9LKP1Hb9acgszetXsOLZWSKixrbgT/NPf6FF&#13;&#10;Pp+z/hv+tLgfq0D0nPwrvrPXb9kNf6obDuqq1/Rvsr/c/wDPX6G70/S9Ne4tcHgOaZB1BCSnz/8A&#13;&#10;xydRsp6dRgVGDlW6+ba/ds/7esoQcb/Gb0D6uU1dLxG23VUNDDZW1uxx/wAJYz1bKvV9SzfYqv8A&#13;&#10;jyoc6rBuH0Wutafi8UPZ/wCeHrv+j9Cwul4TMHHrZ6O0B2gPqfvWXf6X1ElK6F9YML6wY/2rAfvZ&#13;&#10;MEcOY7/R21/mLSXl/wBXsdvQPrvkdOwvbjXVklg4Z7GZjf8Atuz+a/4K1dr9dMrLxOjZNvT2ufkb&#13;&#10;Q1gaC53vcyl9lbWfn1V2PtSU83Uf+ef1k9T6XTulGG/u25P73/W3s/8AAP8Auwg/Ub/xU9Y/rH/z&#13;&#10;4sz6qfW3I+rfT2YNfSMpzgS6x8OHqWO+nZ/R/wDrf9RZf1c+tmZidazsvFwbLb8p/wDNe6aS5+79&#13;&#10;Y2Vb/wDqElPtiSSSSlJJJJKUkkkkp80/xvf03pH/ABtn/VYS9LXmn+N7+m9I/wCNs/6rCXpaSmh1&#13;&#10;7Kdh9Oyslv0qqLHj4sY+xcl/iaxW09FdaPpW3uJPk0V1Naut69iuzOnZWM36VtFjB8XsfWuS/wAT&#13;&#10;WU23orqh9Kq9wI8nCu1rklIv8dOMH9JpyBo+u8AHye2zd/066l2/S8k5eJTkO5srY8/2mteuI/x0&#13;&#10;5IZ0mnHH07LwQPJjbd3/AE7Kl2/S8Y4mJTju5rrYw/2WtYkp8+xf1/8Axg2ufqMar2T/AMXXX/58&#13;&#10;yrV6JnYrczHtxn/RtY5h+Dx6a87xv1D/ABg2tfoMmr2z/wAXXZ/58xbV6Jn5TcPHtyXfRqY55+DB&#13;&#10;6iSngv8AEplOs6XfQeK75Hwe1nt/zq16IvO/8SmK6vpd954svgfBjWe7/OsXoiSlJJJJKUkkkkpS&#13;&#10;SSSSlLmfrT9ZrsK1nTunN35lseeyfof9c/r/AEF0y4Xp5A+tt3r/AEyDsn+ozZ/7LqLLIgADTjlw&#13;&#10;8TofD8UJSnkmPcHLYZ5xi/zk4fv/AOrTjoH1kj1vto9XnZJ2/wBX+b9L/wADWXh9Qys76xYozmBm&#13;&#10;RSDW8DuQL7PU/wDBV6OuK6m6s/WzGDPpBg3/ANbbd/6K9JRZMfDwkGXzx0k3eT5s5/djOGOxy+aU&#13;&#10;J4sftSx+j+p/k3tUkklacJSSSSSlJJJJKUkkkkp//9P1K2plzHV2AOY4EEHgg/SavNMPA+sH1Bvu&#13;&#10;o6djHP6da4vYAfew/wArZ+kY/bs9X9F6duxenJJKeB+q/wBW+p9T6ufrH19grsaNtFP7n5u5309n&#13;&#10;p73/APCetZ6v6Ndh1q7Npw7LOm1ttygB6bHna1xn3bnbq/zP+EYrySSnyWvon1uy+tVdX6jhV3Fj&#13;&#10;gAx9lfpVNn/AVV5L3/ovps/n/wBJ+k/SWLrf8Y/S8/q2A3E6fi15Jc47t7g11Wn6O7G324/6T/rn&#13;&#10;/WrN661JJTwv+L3H+s/TowOr1D7Gxp2Pc9j7Wn2+nQz0Lrd1P/GM/R/6T/Brd+uf1ZZ9ZunPwyQ2&#13;&#10;0EPqcfzbG/vfyH/zb1upJKfM6Ot/XLBxh0r7BvyGN9NmRMt2/QZa5/8AR32bf8JZZ/x1a6X6g/VI&#13;&#10;/VnCc28h+Xe7fc4a6/4Orf8An+n/AOfLLF06SSlLE+tOV1rGoY7oVFeRaXQ8WGAGR9Jv6bF/P/4R&#13;&#10;baSSny36n9J+tnROoW3Ow6hVm2tdeXPYdjd1r3/Z/SynP/7UWf4PIXqSSSSlJJJJKUkkkkpSSSSS&#13;&#10;lJJJJKUsb60ZXWMbGa7odFd95eA5thgBkO9/89i/n7P8KtlJJT5X9WOlfW7pHU7804VW3NtDr91j&#13;&#10;IYHPfbZ9n9LK9Rv88/8A7kL1RJJJSkkkklKSSSSU8/8AWg9Yta7F6dQyyi2tzXucQHAv3Vu2b7af&#13;&#10;8H/xixOjU/Wbo2OMWjEqcwEmXOaXe7+plVru0lFLFcuLikC38XPnHi9n2sE4XxS445PXP9+X614f&#13;&#10;qw+s/VcV+HdiVBj4ktc0O9rm2/n5b/3F1nS8V1GDTjXAbmVMY4ciWtbW9XEkY4+E3cpHb1Mebmzm&#13;&#10;gMYhiwwhL3KwicfX/hzyPFv+r/U/q9kvyOixbj2fSpceP851f0P8G/f6ifKv+sfWmHFbQ3Frfo95&#13;&#10;Osf52/8A7bqXZpJvsjYGUY/us3+kZEic8eHLmh8ufJH9Z6f3/VwZHM6B0OnomMMer3OOr3d3O/8A&#13;&#10;IfuKXXL+oU0h3TKmW27tQ8wNv7385R/58WikpOECPCPSPBqe9KWX3clZpGXFL3Plm+fX4H1kv6hX&#13;&#10;1R2LX61YgAObs/P+k37Tv/wn+kXVdByerX7/ANq010xGzYZn9/d+lyFrpJkMXAbBl4tjmOeOeAhL&#13;&#10;Hhhwx4IThHJx44R/c/WKSSSUrRUkkkkpy+v/AFawPrFUynqDC9rHbmw4sIMbf8GsP/xp/q7/AKB3&#13;&#10;/bj/APya7BJJTx//AI0/1d/0Dv8Atx//AJNdF0bouJ0PGGHhM2VNJMSXau+l77FeSSU8g7/FT9XX&#13;&#10;En0HCTwLHx/58W1mfVjp+b09vSbq5xWBoa0OcCPT/m/0m71FqpJKeX6d/i26H03IZl49LhbU7c0l&#13;&#10;73Q4fRdt3roc3Coz6XY+SxtlTxDmuEgo6SSninf4oegG31NlobP0BYdn/pb/AMGWlnf4veh51VVF&#13;&#10;mOG10AhgY5zPp7d+/Y79K/8AR/zlnvXRpJKaXSOkY3RcZuFhN2UsmBJd9I73+96upJJKUkkkkpzu&#13;&#10;tfV7p/XaxV1CltoHBOj2/wDF3M/SsXM1/wCJ/oLX7yLnD902e3/oNZZ/4Iu3SSU1em9LxelUjGwq&#13;&#10;21VD81oj+0799/8ALeqvX/q1gfWKptPUKy9rHbmw5zCD9H/BuWokkp4//wAaf6u/6B3/AG4//wAm&#13;&#10;rvR/8X/Rui5Tc3DpLbmA7XF73RuHpv8Aa9/+jcujSSUpJJJJSkkkklI8jHryq3U3ND63gtc1wlrm&#13;&#10;n81y427/ABQ9Ass9RrbWD9xr/b/4I2y3/wAEXbJJKcnov1V6X0L+gUMrdEF/0rD/ANft32oPX/qZ&#13;&#10;0v6xWMu6hWXvY3aCHOZ7Z3bf0bluJJKeP/8AGn+rv+gd/wBuP/8AJrU6B9TOl/V2x93T6yx727SS&#13;&#10;5z/bO/b+kctxJJSlx/Uf8VPQs+43+m+ouMltbtrCf+Lc2z0/+tbF2CSSnnsb6hdExcOzBrxx6VwA&#13;&#10;sJJNjoPqM/T7vV/nGep7PYi9A+pnS/q7Y+7p9RY97dpJc5/tndt/SOW4kkp5K3/FX9XrXusNDgXE&#13;&#10;kxY+Nf7a2L/qx0/I6aOj2VziNDQGbnT7D6jP0u71PprVSSU8tg/4tOhYGRXlU0u9Spwe0mx5Ac33&#13;&#10;1v27/wAx60/rF9WcL6yUsx84OLGPDxtO3UBzP8z3rWSSU8Xlf4o/q/eZZXZV5MsP/o/11q/V76jd&#13;&#10;J+rr/Vw6v00R6jzvfH8j8yv/AK0xb6SSnF+sH1P6Z9YnMs6hWXurBDSHOZof+LcodC+pXSvq+99u&#13;&#10;DUWusbscS5z/AG/S2fpHLdSSU8/0X6idI6Fk/bMGostgtBL3OgO+l7bHqJ+oHRj1D9qeiftPqerO&#13;&#10;9231Z9X1fT37P539IuiSSU811b/F50XrGS/NyqSbrI3EPe2YGz6DH7foqp/40/1d/wBA7/tx/wD5&#13;&#10;Ndgkkp5rpP8Ai76L0jKZm4tLm3VztJe90SPT+g9+36K0frF9XMT6x47cTODjW14sG07TuaHM/wCo&#13;&#10;setRJJTxmV/ik+r95lldlX9Sx3/ux660vq/9Q+kfV+z1sSom6I9R53vH9T/B1/8AW2LoUklMLqm3&#13;&#10;MdW8S1wII8iuQH+KX6vioVek8u/f9R2//wBI/wDgK7JJJTxuD/im6Dh2C11b7o1DbHy3/Mr9Lf8A&#13;&#10;9cXYtaGANaAABAA4ATpJKea6t/i86L1jJfm5VJN1kbiHvbMDZ9Bj9v0VU/8AGn+rv+gd/wBuP/8A&#13;&#10;JrsEklPNdJ/xd9F6RlMzcWlzbq52kve6JHp/Qe/b9FdFbSy9hrtaHscILXCWkfuua5TSSU8bnf4p&#13;&#10;ugZdhsbW+mdSK3w3/Mt9XZ/YWr0H6k9J+r7vUwqQLf8ASPO+z+w9/wDNf9a2LdSSU1Oq9Lx+r4r8&#13;&#10;LMbvpsA3Nkt4PqM9zP3bGLn8T/Fh0DDuZkVUO31uD2zY8+5p3s9u9dWkkpxev/U/pn1ieyzqFZe6&#13;&#10;sENIc5mh/wCLco9A+pnS/q7Y+7p9RY97dpJc5/tndt/SOW4kkpSSSSSlJJJJKUkkkkpSSSSSlJJJ&#13;&#10;JKUuf+v/APyBm/8AFH8rV0C5/wCv/wDyBm/8UfytSU+P/wCK3/xSYn/Xf/POQvoBfP8A/it/8UmJ&#13;&#10;/wBd/wDPOQvoBJSlw/12+q2e7Op+sHQ4ObSIfWdPVaP+r/Ru9Gxn59X83713CSSnzDqY+s/14azp&#13;&#10;t+J9gxNwNz3T7tv7vqe9/wC/XUz/AAn07l6P0/Bq6djV4lAiupoY0eTQrCSSnzX68Yn1w6463Ax8&#13;&#10;ZjcHedpZYxrrqx/NfaPWyN3/AFr0qv8Ari6n6p4udhdGbj5GLVj5FbXBtTHSx0fzTrX77/de/wDn&#13;&#10;v0tv+kXQpJKfH+kdB+uPRs9+dgYVdLbT76G2M+zn/rP2z1P5df6T9H/g/wBF+iXof1sq6rk9Isr6&#13;&#10;WAM17WiA7aRP9I9C5/ps3/uP/wC/rdSSU+Q/Vfon1u+q7X/Y+nUOfZ9Kyx7HPgf4L9Hn1N9P+wtX&#13;&#10;Ld9e+rWU1W0MxK22tc59NjWnbPu9b9cyXWU/8F6f6RekpJKUhZLrG1PNADrQ0lgOgLo/Rtd/bRUk&#13;&#10;lPkvVum/XPqufjdTuwaRbiEFga9gYYPqfpd+c9/+ZZWvTOiW5t2HXZ1OttWWQfUYw7mNM+3a7dZ/&#13;&#10;g/8AhLFeSSUpJJJJSkkkklKVLrWLkZmFbRh2+he9pDLP3XK6kkp8zx+ufXbof6vl4YzWjQWAbnH/&#13;&#10;AK5iu/8AP1HrJqfq1136559WZ9YWNxsKgy2kcu/kenusf+k/w1t3/WmL01JJSlxf14+qWZmZNPXO&#13;&#10;ikN6hj6bTA9Vo/r/AKP1Pe+v9J/O0rtEklPmHUOsfXLr1DumNwBjGwbLLdWjaf5zZZc/Yxv9T1rP&#13;&#10;9Gu1+qH1bZ9WunMwWnc+S+xw/Osd9P8As/4Jn8itbSSSlJJJJKUkkkkpSSSSSlJJJJKUkkkkp4zP&#13;&#10;+oppffn42U+u3c6xsCNo91j697H7/wC3/wCBql0To2d9Z8Vt2bmWfZ9xBrGpdt/6H/QsXe3VC5jq&#13;&#10;3cOBB+apdD6PX0bFGLU4uAJMnxcoDgjxaD0fpC3Wj8Ty+yeKQlzEZQ9mZx4+LHi/ynr4P9m2cLDq&#13;&#10;waWY1A21sEAI6SSnGjlSJkSSblLUlSSSSSFJJJJKUkkkkp8q/wAen/aD/r//ALqLQ/xJf8mZH/H/&#13;&#10;APfKln/49P8AtB/1/wD91Fof4kv+TMj/AI//AL5Ukp9FUXsD2lrhLSIIPcKSSSnzLH6Z176hZVze&#13;&#10;l4/27p1ztzWA++t39n9Jv2/o9/p2V2/o1c+rv1c6r1rrA+sPX2Cn0hFFH7sfQc5v5np732e/9L6/&#13;&#10;vXoKSSmn1a3LpxLH9PY23JDf0bHHa1zv5TvZ/wBWvL7ui/XDqHVquq5+FVcayNtT7K/QrH/B1Myn&#13;&#10;v/4T/D+//SL1xJJTy3+MPp2d1Tp32TAxa8pz3e4WODTWI9t+Putx/wBNv/4X/rVjFlf4vMT60dKc&#13;&#10;3A6pSPsLQdr3PY+yvT9HTV6F1v6L+Q9n6P8A0n+DXfJJKUuD+vlX1n6n6/TMDEqswLGtAs3Nbb+Z&#13;&#10;bZ/O5VOz9N/3XXeJJKeP/wAX1PXsGgYHVseunHorDanNcHWOM/4X0r8hn/nldgkkkpxvrRldYxsZ&#13;&#10;ruh0V33l4Dm2GAGQ73/z2L+fs/wq4T6sdK+t3SOp35pwqtubaHX7rGQwOe+2z7P6WV6jf55//che&#13;&#10;qJJKUkkkkpSSSSSlJJJJKcf62fVyr6y9Pfg2na4+6t37ljf5uz/vj/8Ag1xOJ1n65dApHTX4IyjW&#13;&#10;NldoBeNo9tfqPpf7/wDrnoW/6VenJJKeH+of1QzsTKu651sg5+RIDZB9Nrvp79n6Pf7GV111/wAz&#13;&#10;T/4H2WXi15lFmNcJrtY5jh4tePTejJJKfL+nYf1l+obrMXExv2hgOcXM2n3tn+Sz9LV/wv6Kyr/R&#13;&#10;qWR0Xr/18yqj1en7F06l27ZPvf8Av/8AC+r+Z6j2VV1/mL05JJSzWhgDWiANAE6SSSlJJJJKUkkk&#13;&#10;kpSSSSSkGc+9lD3YrQ+4NOxrjALlwuBgfWTBzLs+vFrNl87gXN2jcfU9n6zu/wCmvQUlHPHxkG5D&#13;&#10;h/dbnLc4eXjKAhiyDL8/uify/ufPB4vJw/rP1lpoyPTxqnaO2kaj/rb8i3/wRdH0PolPRMYY9Op5&#13;&#10;c48vd+8tFJKOMRPFrKX70kZucnlh7QGPDivi9vBH24yn/XUkkkpGopJJJJSln/WH/kzL/wCIt/6h&#13;&#10;60Fn/WH/AJMy/wDiLf8AqHpKfBPqB/y/hf8AGj8jl9FEAiDwvnX6gf8AL+F/xo/I5fRaSnzNnSeu&#13;&#10;fUTNvf0jH+2dOyHbhWD76z+b7W/pPZ/N+pstrsq/nPerPQ/q91b6w9YZ1/r9YoZQB6FHcEfzb3M/&#13;&#10;M9N/6b9J+lfds/wS9DSSU1ep2ZNWLY/CY2zIDSa2OO1rn/mNe5eWZvRfrj1TqdXUs/CquFRGyl1l&#13;&#10;f2dv/Wvte/8A4T3+r/1yv9GvXUklPM/X3BzupdLONg4tWVZY4BzLHRsEO/TUP9TG/TV2fQ/S/wDW&#13;&#10;1h/4vML609HsbgdRpH7PAPufYx76oH6OvH9G6z9G6z/B+n/mL0JJJTj/AFs+rlX1l6e/BtO1x91b&#13;&#10;v3LG/wA3Z/3x/wDwa4nE6z9cugUjpr8EZRrGyu0AvG0e2v1H0v8Af/1z0Lf9KvTkklPD/UP6oZ2J&#13;&#10;lXdc62Qc/IkBsg+m1309+z9Hv9jK666/5mn/AMD7hJJJTkfWbJ6tjYof0Smu/J3gFth2t9OHb3/z&#13;&#10;uN79/p/4VcB0Hpf1w6Z1S7qP2Gmct827rGbWgu9R/o+nl+oz/wAHXqySSlJJJJKUkkkkpSzfrDf1&#13;&#10;HHw3P6RUy7KBG1jztbE/pP8ACUf+fq1pJJKfI/rH0n65/WO3HuysGlrsVxczY9gBLjU79L6mbb/3&#13;&#10;HZ+4uu+r3UvrZkZja+r4dFOIQ7c9jhvBj9Hta3Lyv8J/wa65JJSl5tk9E6z9TOp3Z/Q6BlYOUZfS&#13;&#10;PpMdO/6H0/Zvs9Gyv1P0f6OxekpJKfOOn9C6x9berU9V67SMbExtaqD9Jzp3+5n/ABn88+309/p1&#13;&#10;1emvR0kklPHfX76pZXVXUdU6UQ3qGIQWyY9RoPqNr3P9m6uz6Hqfo/0lu9YXU8362fWrH/ZJwRiN&#13;&#10;fAutcS1pb+ds3/4N37lPr2f2F6ckkpz+g9Gq6Hg1YFGrKmxP7zj77bf+uWLQSSSUpJJJJSkkkklK&#13;&#10;SSSSUpcx9a/qtb1GxmfgO2Zdcd9u7b9D3/6Vi6dJNnATFFm5fmJ8tkGTGfV4/LOP7k3iauo/Wx49&#13;&#10;D7OwO49QgA/1t3q/Z/8AwJUXfVbrXTc6vOx2jJuA3uc5zQ31Hb2vZ+ktotd7V6IkojgB3lM1t/Vb&#13;&#10;0fiksd+3i5fHHIOHJCMP53i/w0OI619LHZDQ20tBe0GQHfntajJJKdzCbJO3gpJJJJCkkkklKSSS&#13;&#10;SU//1PUHWEGE3qlNZ9IqKSmfqlL1SoJJKZ+qUvVKgkkpn6pS9UqCSSmfqlL1SoJJKZ+qUvVKgkkp&#13;&#10;n6pS9UqCSSmfqlL1SoJJKZ+qUvVKgkkpn6pS9UqCSSmfqlL1SoJJKZ+qUvVKgkkpn6pS9UqCSSmf&#13;&#10;qlL1SoJJKZ+qUvVKgkkpn6pS9UqCSSmfqlL1SoJJKZ+qUvVKgkkpn6pS9UqCSSmfqlL1SoJJKZ+q&#13;&#10;UvVKgkkpn6pS9UqCSSmfqlL1SoJJKZ+qUvVKgkkpn6pS9UqCSSmfqlL1SoJJKZ+qUvVKgkkpn6pS&#13;&#10;9UqCSSmfqlL1SoJJKZ+qUvVKguVwfr5Xmdds6EKCNhe0W7uXVjc/9Bs/9GpKet9UpeqVBJJTP1Sl&#13;&#10;6pUEklM/VKXqlQSSUz9UpeqVBJJTP1Sl6pUEklM/VKXqlQSSUz9UpeqVBJJTP1Sl6pUEklM/VKXq&#13;&#10;lQSSUz9UpeqVBJJTP1Sl6pUEklM/VKXqlQSSUz9UpeqVBJJTP1Sl6pUEklM/VKXqlQSSUz9UpeqV&#13;&#10;BJJTP1Sl6pUEklM/VKXqlQSSUz9UpeqVBJJTP1Sl6pUEklM/VKXqlQSSUz9UpeqVBJJTP1Sl6pUE&#13;&#10;klM/VKXqlQSSUz9UpeqVBJJTP1Sl6pUEklM/VKXqlQSSUz9UpeqVBJJTP1Sl6pUEklM/VKwPr7YT&#13;&#10;0HMH/BH8rVuLB+vn/IWZ/wAUfytSU+S/4sDt+seIf+N/883r3v1SvA/8WP8A4osX/rv/AJ6vXvKS&#13;&#10;mfqlL1SoJJKZ+qUvVKgkkpn6pS9UqCSSmfqlL1SoJJKZ+qUvVKgkkpn6pS9UqCSSmfqlL1SoJJKZ&#13;&#10;+qUvVKgkkpn6pS9UqCSSmfqlL1SoJJKZ+qUvVKgkkpn6pS9UqCSSmfqlL1SoJJKZ+qUvVKgkkpn6&#13;&#10;pS9UqCSSmfqlL1SoJJKZ+qUvVKgkkpn6pS9UqCSSmfqlL1SoJJKZ+qUvVKgkkpn6pS9UqCSSmfql&#13;&#10;L1SoJJKZ+qUvVKgkkp8w/wAeDy77BP8Aw/8A7qq//iWeW9MyI/0//fKlnf47v+0H/Xv/AHVWh/iY&#13;&#10;/wCTcj/j/wDvlSSn0T1Sl6pUEklM/VKXqlQSSUz9UpeqVBJJTP1Sl6pUEklM/VKXqlQSSUz9Upeq&#13;&#10;VBJJTP1Sl6pUEklM/VKXqlQSSUz9UpeqVBJJTP1Sl6pUEklM/VKXqlQSSUz9UpeqVBJJTP1Sl6pU&#13;&#10;EklM/VKXqlQSSUz9UpeqVBJJTP1Sl6pUEklM/VKXqlQSSUz9UpeqVBJJTP1Sl6pUEklM/VKXqlQS&#13;&#10;SUz9UpeqVBJJTP1SqH1gtJ6Zlf8AEW/9Q9XFQ6//AMm5X/EWf9Q9JT4Z9QjHXsM/8KPyOX0L6pXz&#13;&#10;z9Q/+XcP/jR+Ry+g0lM/VKXqlQSSUz9UpeqVBJJTP1Sl6pUEklM/VKXqlQSSUz9UpeqVBJJTP1Sl&#13;&#10;6pUEklM/VKXqlQSSUz9UpeqVBJJTP1Sl6pUEklM/VKXqlQSSUz9UpeqVBJJTP1Sl6pUEklM/VKXq&#13;&#10;lQSSUz9UpeqVBJJTP1Sl6pUEklM/VKXqlQSSUz9UpeqVBJJTP1Sl6pUEklM/VKXqlQSSUz9UpeqV&#13;&#10;BJJTP1Sl6pUEklM/VKXqlQSSUz9UpKCSSn//1fS8q5lDX22ENYwFziezWjc9y81wbeufX623Kxst&#13;&#10;+BgVuLK9k73H+V6T6H2fmer+m9Nn+CXV/wCMfJdjdBzHt5LGs+Vj68d3/n1D/wAXWM3H6Bihv5zX&#13;&#10;PPxe570lON9W+vdS6N1f/m91yz1t4mi48u/da5/5/qbH/wA5+k9f9F+kXerzn/Gr+qZ3TM9mj2WH&#13;&#10;/oOour/9GLvepVZF2NZXh2Cq9zSGPI3BrvzXbElNlJeS5fVvrN0TqtOF1TO9Kl7hFxY11Lm/9tf9&#13;&#10;bs/0f/FfpF0X+Mvq+f0uqm7AzBSXSBUGh9lzjt99Xss9lf8Ar70lPcLC+uf1lb9WunOygA65x2VN&#13;&#10;PBef3/5FbP0n/QVL6mYP1hqP2jreQHssr0pgb2PJ3fpHsZX9Gv8Awfv/APA1h/4zf1zq3SsB382+&#13;&#10;0SPH1LKKUlLUfVn61ZuMOpu6k9mU5u9uPqK/32VP932dj/8Ag/sq6D6hfWp/1iw3DJAbmY7tloiJ&#13;&#10;/wBHds/M3+//AK7XYunXnP1V/Uvrl1HGb9Cxrnx/KLqcj/0fakp7jruXZg9OycqqPUqpse2dRuYx&#13;&#10;9jFwPQs/659dxG52LkUCp5IG5rQ72nY7/APXcfWr/kfN/wDC13/nuxed/Uv64Z+B0qvD6f063KNZ&#13;&#10;eXWCdnuc6zZ+jqtSU9b9X8b6115jXdWux34sHcGj3zH6P09lVX+E/wDA11a5L6s/4w8frOT+z8ul&#13;&#10;+Jmdq38OP7jXObU9tv8AwdlS61JSkkkklKSSSSUpJJJJSkkkklNXquS/Ew78iuN9dT3tniWtc9q8&#13;&#10;76B1L65dfxRm4l9ArLi33Na10t/6w9d/1/8A5Nyv+Is/6h68z+o/1uzundMGH0/p9uW5r3Oc9shg&#13;&#10;3fmeyq1JT13Qsb62MzGO6pdjvxdd4aPcdPZ6eymr89dauQ+rn+MWjquV+zs2l+HmHQMfw53+j97a&#13;&#10;rK7f+Dsr/trr0lKSSSSUpJJJJTh9f+sV3R7A1mK+5hZuLwS1rf5P81b9H6ay6fr5k3t31YD3t8Wu&#13;&#10;Lh/0cddF13/k7J/4mz/qHrmvqf8AWDAwOninJtDH7nGCD3/qtVeZkJ1x8ESL/RdnlseGfKnIOX+8&#13;&#10;Zsc44zwzz+vi/wAp+qZ2/XvJpaX2YFjWjklxA/zvsy283rb6MCvOoofcbAw7G8tD2+p79rbPof1F&#13;&#10;mYmTf9b+j3scGVWGzYInb7DTkN3f9Qug6fjHExqscmTXW1hPjtGxGHHL9K4yj6ZcLHzQ5fFQOKOP&#13;&#10;PizShmwDJlye5i4f844fQvrpX1XJ+yWVGl5B2y7dJH0q/oVbXqz176wX9KsayrFfe1zdxc0kNGv0&#13;&#10;PbVcuOw+mPya8vMxpGRjXB7Y5gGx1n/k13XTOqM6tgDJZyWkOH7rwP0jE3HOc40TUvmjL+qz87y3&#13;&#10;L8vlGTHD3MA/VZsBnk/V5pw9yH6z+caH1e+tdnW7jWMZ1dYB/Sbt7dw/wf8ANVq91zr+P0WsPulz&#13;&#10;3fRYPpO/8ixZP+Lr/k6z/jnf9RSqHSWjrf1guyLvcyidgPHsPpU/9/u/4xIZJcEdbnk/5q3JymD7&#13;&#10;zm9Pt8ryUeKcIylxZZfoQ45/5xuj6xdcc31m4H6LmNd8f9X/AOALV6F9Y8frTSGA13M+lW7kfym/&#13;&#10;vsWsuH+tLR0Xq+P1Gn2iz6YH520tZf8A9uVWp0uLF6ieOP6fExYRh54nDHHHl83DKXLzxSn6pY/8&#13;&#10;ll9z/wBKPcJJJKdylJJJJKcT61fVhn1koZQ+6ynY7dLO+m33tXmP1N+pw+sV+ZTbk21jFe1oLdd2&#13;&#10;43t927/wuvaV479TGdcdmdQ/YbqW/pR6nq/1sn0fT9r/APhUlOvk/wCK/FrruNefa6ylhc5stlun&#13;&#10;qM9Ru72b1t/4qrn29CYbHFxFjwJM6Ssn/F83LHX+pDqG05G1vqbfobp/MXoOLiU4dYpxq21VjhrG&#13;&#10;hjdf5FaSnDxfr/0LLu+zVZTTYZ5a9rfaN7/09tbKPoM/0ioX/wCNboVV3pB9jwDBe1h2f+lP/A1z&#13;&#10;P1y+rmJmfWvD6fWxtNV1TXWCtoZu9+U+136P/C2V1en6i9Bs+qvSrMU4RxqhSREBoB/r+p/Oer/w&#13;&#10;v84kpvYOdR1GhuTivFlTxLXN4KfMzKcGl2RkvbXUwS5zjAC4T/FC59VWdhEyym8bfnvrf/54Yqf1&#13;&#10;4db9Y/rHi/V7cW47Yc8Du7a/Ius/rNxPZT+5+kSU7b/8bPQW2+mH2Fs/TDDs/wDS3/gK1cv689Ew&#13;&#10;6qr7clvp3Aljmte/dt/nP5iuz09n/CK3jfVrpeLSMerFpFcRBY10/wDGOs/nf+uLzL60fVTG6P8A&#13;&#10;WPAroaPseVfWfSPuY0+pVXk1+m//AANrPT/89/QSU+jX/XDpOPhV9TsvAxbjtY/a87ne/wBvpNr9&#13;&#10;b/BWf4NWujdcwuuUnJwLPVqDiwmHN9wDX7dtza3/AOEYlm9JwrMM4z6KjQxpLayxpY0gO/m6tvps&#13;&#10;XJf4mv8Ake7/AMMu/wDPeMkp287/ABgdC6fe/FyMnbbWdrhssdDv3d9VL2LdxsivKqZfSd1djQ5p&#13;&#10;/ea4b2OXF/40ek4TOj35jaKhkF9c2hjfU1exv8/t9VdJ9Vf+R8H/AMLU/wDnutJS/W/rL07oAYeo&#13;&#10;2+kLJ2e1z923bv8A5hln76x+gdQ+rHVOpvyemFr89zS5ztljDt9rLX/p2V1f9/XRZvTMTqADcymu&#13;&#10;4NMgWMbZH9X1WuXA9DxacP685dOOxtVTaBDGAMaJZhvdtrZ7PppKfR1l9b+s/TegbP2jcKjZO0bX&#13;&#10;Pnb9L+YZatRVs3peJ1AAZlNdwbx6jG2bf6vqtckpo9N+tnSuqU25OLe000x6jnB1YZP732llSxbv&#13;&#10;8a/Qa7fSD7HNn6bWHZ/09lv/AIEuM+pn1UP1gzMui2ws6fTdufUz2+o+bfQr9v0K62b/AP0V/pGe&#13;&#10;lXfUvot9AxnYdXpjja3Y7/t+rZf/AOCJKS9R+tPTOmY1WblXBtF0em4Bz98j1PoUssf9BVem/Xvo&#13;&#10;vVchuJiZG+587W7LGzA3/TtqrYtDJ6Fg5WI3AtpY7HY3a1paDsAHpt9Lf/N2MZ/hPprzz/F/RV0D&#13;&#10;ruR0XMrYbgSaLS0epoPo13fzmzIxf0uz/g3pKe7619bel9BsbV1C70nvG5o2vf7fo7v0Fdqfon1q&#13;&#10;6Z15z2dPu9V1YBcNr2QD/wAfXUub/wAa2VQ3Eqw20stzsl2yolrXWMbLfUdS5/8ANvsf6dLP+M/4&#13;&#10;NdF9Vvq3j/V7Crx62t9baPVsAG6x/wBN++z6b2b3/ov+DSU7CSSSSlJJJJKUkkkkpSSSSSlJJJJK&#13;&#10;UkkkkpSSSSSlJJJJKUkkkkpSSSSSlJJJJKUkkkkpSSSSSlJJJJKUkkkkpSSSSSlJJJJKUkkkkpSS&#13;&#10;SSSlJJJJKUkkkkpSSSSSlJJJJKUkkkkpSSSSSlLB+vn/ACFmf8UfytW8sH6+f8hZn/FH8rUlPkn+&#13;&#10;LH/xRYv/AF3/AM9Xr3leDf4sf/FFi/8AXf8Az1eveUlKXEfXL6yZ9nUKvq90RwZlWibLP9G0+7b/&#13;&#10;AMH+i/TWP/4v0veu3XnP1N/XPrd1TKfq6vfWJ8ntx/8Az3jpKQ9UxvrF9SGN6n9tfnY4cBcyzdpu&#13;&#10;/d9Wy/Yz8z1a/T9+z9GvQ+nZ9XUsavLoM12tDm/2v+/NVP614zcrpGZU7g0WEfFrXWV/9NYf+KfJ&#13;&#10;dd0FjD/grHsHwn1v/RySnsUl599eh9aOmut6jg5O7DBn02NbvqZH0376/ez9+z1P+gtL6tdUyuo/&#13;&#10;V1+S7OY7J2vPrFoAoMfzeRX/AMD+/s/7cSU9eqPXepnpOBfnBu80sLg3xhecfVi/62fWF77MfOAx&#13;&#10;q37fVewbbIP+Aq9He/2/v+mvVSARB4SU+adJ6b9Z/rfUOoZGc7BofrW2oFpLf3vTpsx/0X7nrXvs&#13;&#10;R8DrXVvqn1anpXWbvtWLkkCq4/Sa4n02+53v/nP56ux79n86yxeiARoF5n9YcgfXH6y4vTsP3UYL&#13;&#10;i62wcfSrfk/+easev/h0lPpi866h176x5/X8rpPSbamNoaHAPaPoxTv/AEnp2v3+pevRV5Pb1yzo&#13;&#10;f1wz7qcezKsfXsbXX9IkjFt3e1lvs/Rf6NJTuDD+vf8A3IxvuH/vOu4xxYKmC4g2bRuLfo7o/SbP&#13;&#10;5G5cK3/GffgXNZ1rp9uJW86P1P8A0LKqvU/62/8A62u6x8ivJrbdS4OreA5rhwWn6LklJEkkklKS&#13;&#10;SSSUpM4kAxqU6SSnz9vQ/rZ9YHutzss9Orn211GXAf8AoNZX/wCC5X/W0Dp3Wer/AFT6xT0jq9/2&#13;&#10;rFySBXa7VwLj6Vb97/0n877L67bLP9LvXbdc69idAx/tWc4trLg0QC4lxDn7PZ/UXBMyx/jB69j3&#13;&#10;YwFeFgEPJeQLXnc23+jtd6myx9ddf/oz1f0SSn05cFnZ/wBa8/q2Vi9LLKcegtDTawBrgR/g7X1W&#13;&#10;+rv+mu9SSU+eZv8Az3waLMm7JxhXU0vcYb9Fo3u/7TrofqF1PO6t0pmZ1Eh1ljnbSAG+wH02+xn8&#13;&#10;tlizP8anUX19Pr6ZRrfm2NYB/JaWud/4L6Fa6vpeAzpuJTh1/RpY1g89o27v7SSm0kkkkpSSSSSl&#13;&#10;JJJJKUkkkkpSSSSSnk63Zv1jy8hrMh+NjY79jRXo9zh+e5/9hWOj5eXg9Sd0nLtN7Sz1K7D9P+pY&#13;&#10;l1Dol+Bfb1Dp+S3HbZra2wD05/0m5yxum59rcqy7DDuoZzxtNkbKK2/9D/0R/wAGqtmEhd8fFqf3&#13;&#10;4f3HfEI8xil7fty5f2oxx4+D258vzHo/WZuZ4P7/AP4I/WvepKt00ZQx2/bdpv13bPo8+3/oKyrI&#13;&#10;Ni3ClHhkY2JcJrij8slJJJIrVJJJJKUkkkkp8u/x3f8AaD/r3/uqtD/Ex/ybkf8AH/8AfKln/wCO&#13;&#10;7/tB/wBe/wDdVaH+Jj/k3I/4/wD75Ukp9BUbHtraXvIDWgkk9gFJYX16yXY3Qsx7eTUW/wDbn6D/&#13;&#10;ANGJKeRxMrrX1+ybrcLKdg9OqdtYWTvef+tvose/Z77P02yr2K50DrnU+gdYb0DrdvrsuE0XHkk/&#13;&#10;zbXP+m/1Hfov0n6Rl3/BLW/xZYzaPq/jkcv3vPxL7G/+e2MWF/je/VXdPz2aWVWug/D0rm/5vpJK&#13;&#10;fRkkDPrvtx7GYrxXc5pDHkbgx8ex+xeVdT6p9aOhdRqxOo53p02Ebb9jXUx+d/gfzP8ACf8ApL9I&#13;&#10;kp9cSXFf4yer5vTManJwMxtEkj0w0PfeTt9P0fbb7a/+2/8AwNWPqXhfWJpGV1rIDqrK9KS0eo1x&#13;&#10;Ldjrdldfp+z8xJT1q84/xkfWXN9Y4PSbHV/ZGetkWMcWxJbVRj72f8b/ADf/AAn/AAS7T6y9cr6B&#13;&#10;0+3Osglghjf37D/M1/5//ga4e3oluB9Us3NzJObmht1pP0vc9jqav+n6n9e1JT2f1Py7s3o+LkZD&#13;&#10;i+19YLnHklXuq5L8TDvyK4311Pe2eJa1z2rL+of/ACFh/wDFD8rlf6//AMm5X/EWf9Q9JTwHQOpf&#13;&#10;XLr+KM3EvoFZcW+5rWulv/WHroehY31sZmMd1S7Hfi67w0e46ez09lNX565H6j/W7O6d0wYfT+n2&#13;&#10;5bmvc5z2yGDd+Z7KrV1n1c/xi0dVyv2dm0vw8w6Bj+HO/wBH721WV2/8HZX/AG0lPXpJJJKUkkkk&#13;&#10;pSSSSSkObmVYFD8nIcG1VtLnE9gF5/i9U+sP14sfZ06z7B01rtofH6R8f9N1n7/pWU0/8JYj/wCO&#13;&#10;HqD6sCjBYY+02668tr/N/q+rbSg0f4zOkdDqr6fg023UY7Qw2NAa0/vWN9T6XqP/AH/TSU9D9Xfq&#13;&#10;pmdIv9fJ6jkZbdu3ZYTsn/Sfpbchb+Vk14lL8i0xXW0vcfBrRveqPQPrFhfWHH+04T9wBhzTo9h/&#13;&#10;dtYpfWLCfn9MycWr+cspe1v9YtdsSU8H0x3X/r6+zMqy3dPwWuLaxXO4x/xT6H2/8LY+7/iq1cw+&#13;&#10;s9W+qPU6emdau+1YeSYqvI97XTs/SO/rvZ63qer9NlnqqX+Kjr2KOnHplr215NL3exx2uc1x3727&#13;&#10;/wBx/wCjs/cWN/jf6/i5bsfCxXtssqc57y0yGTtbXXvb/hP3/wBxJT6wkgYNrr8eq130nsa4/Ejc&#13;&#10;jpKUkkkkpSSSSSlJJJJKavU8x+FjPyK63XOYAQxvLtdv8tcwPr/ebDSMF/qDlu87v+2/s+5diuHt&#13;&#10;z6MD6z3XZLgxm0CTPeun91QZjKNES4QTwl1Ph2PDlGSM8Xv5MeOeeHryxlLg4P1XBibf/PbN/wDK&#13;&#10;6373f+8y0/q59Yz1s3NdSaX0kAgnd9Lf/Iq27fSQKfrZXl9UpwcQtsosY4ufruDwLLNnu/4r/wAE&#13;&#10;VrovRH9NysvIc8OGTZvaB+bra/3/APbyEDIyFS9yN8MtF/MQwQxSE8I5TPKEMuD9ZmnOX63gn6Mn&#13;&#10;/VHXSSSVhyFJJJJKUqHX/wDk3K/4iz/qHq+qHX/+Tcr/AIiz/qHpKfC/qH/y7h/8aPyOX0E5waCS&#13;&#10;YA5K+ffqH/y7h/8AGj8jl7X9ccl2L0bMsbyKXgf2h6X/AH9JTxtOd1n6+5l/7PynYXTaHbWvZO95&#13;&#10;/wCtupsfv/nNnrMZT+jVno3WuqfVrrFfQ+tXfaKMgD0bj9LcfbXue73++z9C+uz1Nlnp/pPTWn/i&#13;&#10;rxm09Ape3m19jz8Q92P/ANRQsn/HGz0sfDzGaWVXENP9Yer/AO66Sn0RJAv9TIxnfZ3ena9h2OI3&#13;&#10;bHuH6KxzPz/TevKus9S+tXQM2rH6hnbKbSIvDGvq/l7v0O/9H/hK0lPriS4z/GL1bL6dgU5eDmso&#13;&#10;50DQ92RuDPS+z+236H/bf6RS+pOJ9ZHFmZ1jJBpsYSKS0eoCf5p1myuv0v8AXekp6vNzKsCh+TkO&#13;&#10;Daq2lziewC8/xeqfWH68WPs6dZ9g6a120Pj9I+P+m6z9/wBKymn/AISxH/xw9QfVgUYLDH2m3XXl&#13;&#10;tf5v9X1baUGj/GZ0jodVfT8Gm26jHaGGxoDWn96xvqfS9R/7/ppKeh+rv1UzOkX+vk9RyMtu3bss&#13;&#10;J2T/AKT9LbkLdzrnUY9lrPpMY5wnxaNyp9A+sWF9Ycf7ThP3AGHNOj2H921is9V/od//ABT/APqX&#13;&#10;JKfOvq/1X64/WLGOZh30CsOLPe1rTLdv/Av/AH10HRcb63My63dRux3YoPvDR7iI/wAHspr9/wDb&#13;&#10;XH/UP62ZvTOnHDwMC3Lf6jnuc2djdwr9vsqt9/s/4Ndd9X/8Y9PUcsdO6hQ/CyyYa1/0XO/c97Kb&#13;&#10;KrH/AJm+v/riSnsUkkklKSSSSUpUet2Z1eG93S2MflabG2GGc+/9z8z+WrySSnyT6xZv1o6XlYZ6&#13;&#10;llhoyLdK6TtDQx1O9lvpsq37/X/fuXra84/xs/0zpX/Gv/6rDXo6SlLzi3qnVvrt1K7D6TkHE6fj&#13;&#10;Ha61k7nu+jva6v07P0nv9Ov1av0X84u567kuxOnZWQ36VdFjx8Wse9cr/igxm1dFdYPpWXOJ/siu&#13;&#10;r/viSmlh9W6r9Tuq09N6xkHKwsnSu507munZ7nv3v+ns9Zj7bf0b/VXoq4L/ABx44f0qq/8AOrvE&#13;&#10;Hyc23d/1Fa7TpeQcrEpvdzZWxx/tNa9JTj/Wg/WFz66uhiltbgd9ln0mu/qP9uz/AK1auY+ovUOr&#13;&#10;H6x5WB1TJdeaqXSJPpbw/H99VX6Nn+E/0S9IXnH1V/8AFt1L/in/APV4iSn0dJJJJSkkkklKSSSS&#13;&#10;UpJJJJSkklzn1n+sluBYzBwW78qyI77d3tZ7f9I9NnIQFlm5fBPmJjHj+b+t8kI/vzejSXJs+rPW&#13;&#10;b2+rf1B7LTrtbu2f9Cyln/gSj0vr+d03OHS+rkO3wGWDz/m/69dn/bm/6aZ7tEcUTAS2LaPICUZH&#13;&#10;Dlx8xPEOOeOHHGfD/q/c/nXrkkklK56kkkklKSSSSUpJJJJT/9brf8YmK7L6FmVtEkMD/wDtp1eS&#13;&#10;7/z0gf4t8puT0DGIOrA5hHgWOe3/AKjYumyK22hzHgFrhBB4IK83xuk/WD6kX219JpGZgWu3NaT7&#13;&#10;qz/K9zH7/wAx/wDOV27P8Gkpf/Gl+u9R6X05mr32EkeT3U1Vu/6Fy9HXDfVj6sdSzOqO+sHXw1t4&#13;&#10;EU0jX0/zP5ezYz+b/SPs3/pbP0i6zrL81mHY7prWPygBsbYYYTPu3f8AW/ofy0lOF/jHyum09KfX&#13;&#10;1JvqOfpSwGLDb+ZZT+56f+Fs/wCt+/1PTXDfVZp+rnVKH/Wap431NGNbYdzKP3W7XfzXp/Q/7p/6&#13;&#10;P/Cs0Kfq79a7usV9XzaKbXtIgPe011t/4Gquz2el/g/5z9J+l99q6v8AxgdL6h1fBGJgU1Xbne/1&#13;&#10;DDmaforcZ2+v9J/r++kp6gEESOF5z/jQ/Uup9L6k7+brt9x7D0303/8ApRaH1B6f9Y+lEYXU2sOE&#13;&#10;1p2kuD7Gn/B1Vem/+a/4xbv1t+rlf1k6e/CeQ187q3fuWN+h/Yd/N2fyElOyvOPqj+v/AFw6lmM1&#13;&#10;rra5kjjduqoZ/wC21qVOb9dMLGHSm4rHva3YzIkH2fQZZv8AU9Lexn59n/XavUXS/Uf6qD6tYRrs&#13;&#10;Ifk2nfa8cT+ZUz+RV/1fqJKehc0PBa4AgiCD3TVVMpaK62hrGiAAIA/srP8ArDR1DIwns6Va2nK0&#13;&#10;LXOAI0PvZ722fT/qLjWde+u+EPRvwa73Dh4HP/sNf6X/AEK0lIP8btLMW7B6hjgNyw8gEfSds9Oy&#13;&#10;r/tmz/z6vS1570j6odW631JnWPrKWtFRBroaQdR76/5tz2V1b/f/ADll1v8Ahl6EkpSSSSSlJJJJ&#13;&#10;KUkkkkpSSSSSliA4QdQVGmllDBXU0MY3QNaNrR/Va1UuvUZ2RhWV9MsFOUQNj3CRofc33Ns+mz2f&#13;&#10;QXFM679d8D9FfhV5BHDwBr/7C3Mr/wDAq0lI/wDHFj10MxM+qG5TbC0OH0i1o9Vv/bNv0P8AjF6P&#13;&#10;U4uYC4QSBI8157076o9Y+sXUa+qfWXayukzXQ0j+vt21usZXVv8A5zfZZfb/ADa9ESUpJJJJSkkk&#13;&#10;klNHrv8Aydk/8TZ/1D1g/UnpeJk9NFl9Ndj97hLmNcf857Vf+sjOrXg4+Ayt1FlZa8uMPl25j/pP&#13;&#10;Z/g1j9Kw/rF0qgY1FVWwEn3EE6/9dVeZ/WAmMpREa+V2eXh/QzCOXDiyZMsMgEs3ty4I/vurh4rP&#13;&#10;qh0219jja1r9+g2n3+nQxi28TJbl013skNsa14nmHDeuR6lj/WTqeO7Fuqq2PiYIB9pbZ/pf5C6F&#13;&#10;tOZh9MZTjBrsqupjQHH2bmhjLP8Av+xOhKjQEo44x7MPM4hKInPJiy81mzeuePJH2/a4YfP/AJtx&#13;&#10;PqJ/OZv/ABo/Lahs/wCxrqb8Y6YeYCWeDLP3P/Rf/XKVX6V036w9KdY6iqr9K7c7c4HX3fR/Sfy1&#13;&#10;0XX+jO6zgei8AZAAc0jgWAe5v/Fv/m1HEEwFAieP1DibmfJjjzUjKePJyvNiGLJ7U/c9v24Q4M3/&#13;&#10;AFLK5v8Ai6/5Os/453/UUqh9Vj9g65lYlmhfu2z3h3qs/wA+n9Itn6l9Lyel4T6ctux7rS4CQ727&#13;&#10;amf4Pf8AuKP1m+rgzSM/GsFOTUJ3k7WkN/0j/wAz0/8ASJCEhCBA9WP9FbLmMUua5jFKQ9nnPRHN&#13;&#10;H1wjk/yU/wC49CuH+vh+3Z2Lg16v14/4UsZ/6KU8b6xdevqaGVVEv0bY4hm7/hNlltf/AJ7Wj0D6&#13;&#10;sWYuQeo9ReLMt/Hg0n/0Zs9n7laM5e8OGINH5pSWcvhHw7Ic+WeM5McZxw4sUvdnky/zf/U4PSJJ&#13;&#10;JKy4qkkkklNfM6hjYDBZl210sJgOscGCf3d1q81/xY9YwcHL6m7KyKqm2WMLC97WB4Dsv+a9R36T&#13;&#10;6bF6D1r6v4HXa209Qq9VjDuaJcyD9H6dL63rI/8AGx+rv/cX/wAFt/8AS6Sm3m/Wbo9dN1lGZjC4&#13;&#10;sMFtte5zg39F+f7/AOQqH+LDMvzOiMsyLHWPFjxueS50T++9E/8AGx+rv/cX/wAFt/8AS63OldIx&#13;&#10;ej44xMJnp0tJIbJdq76Xvtc96Snz/r/V8J31zwclt9Rprp2veHt2MdOZ+jtt3bK3+9i9Ftz8ain7&#13;&#10;TbaxlEA+o5wbXDvofpXfo/eufd/iz+rriXHEEkzpZaP+i29a2V9XcDLwW9MuqDsVgaGslwgM/m/0&#13;&#10;jH+r/wCCJKeH/wAVfUMZmTn1utrD7bga2lw3Wa3/AMwz/C/9bQ/r9TkfV7ruN9ZKWl9OjbI7OA9B&#13;&#10;9f8AI9fF/ml1mB9QOh9PvZlY2MG21nc0l9jod+9stuexb19FeQx1VzQ+twhzXDc1w/lNckpwMb/G&#13;&#10;B0LIpF/2pjBElr/a8fyfS+l/22vP+s/Whv1j+svT7cdrhiVZFTK3OEbz6lTr7f8Az37F3tn+Lz6u&#13;&#10;h/rPxWAz++8M/wC2vV9H/oLm/ruzGx+s9EqxgxlTLmw1kBrR6uN+59FJT6Ncw2VuYOXAj715r/ip&#13;&#10;69idMx8jpedY2i9txfFhDJltdD69z/b6lT8f6C9MBDhI1BXPdZ+oPR+tXHIyKYud9JzHFhd/xm39&#13;&#10;G7+vs3pKeZ/xo/W3Av6eem4trbrbHNLth3NY1h9T32M9m/f/AINdb9Tc3HyukYjKLGWOrx6WvDXB&#13;&#10;xY4Vs/R27P5uz+Q9Dx/qH0XHxX4TcYelZG+S7e7afUZ+sb/W+n+49XOifVrp3QA9vTqhULCC/wBz&#13;&#10;n7tv0Pde+z99JSTJ+sHTcSw05GVRXY3lr7WMcP6zHv3Lgen9ZwWfXbLy3ZFIx3UgNsNjfTcdmI3a&#13;&#10;y/d6f5j11vUfqF0TqeQ/KysYOusMucH2Nk/1KrWMVf8A8bH6u/8AcX/wW3/0ukp2sTrvTs2wU42V&#13;&#10;RbYdQ1ljHu0/kVvUs3rGD09wZl5FVLnCQLHtrJH8n1XLO6X9RujdIyG5eHj7LmTtdvsdG4em/wBt&#13;&#10;1tjPoIvWvqh0rrtrb+oUerY1u0O3PZ7Z37P0FlX76Sniv8WfWcHCt6icnIpqD7gWb7Gs3ibvdX6j&#13;&#10;vevQsLq2F1AkYd9Vxb9L03ts2z+/6TnLC/8AGx+rv/cX/wAFt/8AS60uifVXpnQXPf0+n0nWABx3&#13;&#10;PfIH/H2WpKdZef8A+NLpNtAo+sOFpfiuaHkfuTupsd/xV3s/68u/e9rBLiAPErif8Zv1hGNgDpuK&#13;&#10;Q/IzT6YAIMM/wn/bv8z/AJ/7iSnN+p5s+uXXLPrBkt24+MAylh1AfH/orfZf/wAbfUvSVk/Vbotf&#13;&#10;Q+m04VZBLWy9w/Psd7rrP8/6H/BrWSUpJJJJSkkkklKSSSSUpJJJJSkkkklKSSSSUpJJJJSkkkkl&#13;&#10;KSSSSUpJJJJSkkkklKSSSSUpJJJJSkkkklKSSSSUpJJJJSkkkklKSSSSUpJJJJSkkkklKSSSSUpJ&#13;&#10;JJJSkkkklKSSSSUpJJJJSlg/Xz/kLM/4o/lat5YP18/5CzP+KP5WpKfJP8WP/iixf+u/+er17yvB&#13;&#10;v8WP/iixf+u/+er17ykpS84+qP6h9cOpYtmht32NnvuezKb/AOBZG9ejrjPrn9Vc2/Mp650UgZ1G&#13;&#10;hadPVaP63s37H+k/1P5yn/Cfo0lO59bspuJ0fMtcYih4H9Z7fSq/8Eesb/FTiux+g1vcI9Wx7x8J&#13;&#10;9H/0SsbqGL9Z/rmGYGbjtwsQOBtdP09v7rd9j3/8FX/N+p/O2r0LCw6sCivFoG2upoa0eTRtSUku&#13;&#10;sZUxz7SGsaCXF2jQ0fS3rw7qeEc27Lz+i0W/sdtjfWa1xYy3ad9npV/6H8//AAv2T1PV/R/zdfX/&#13;&#10;AFz6V9bOuvsw6mVjB3kt2PDTYwfzP2j1bN//AFv+b9X/AK2uo+rGLn4XSG4+RTTVkVtc1lbD+j0/&#13;&#10;mfW/nPdY/wDnvf8A8IkpP9VupdP6j0+uzpYDaGjaGDQ1Ef4Gxn+k/wDPn84tZeT9N+rP1t6Vnvz8&#13;&#10;Kimk2H31te30Hf8AWPW/t/8AB/4Nd79asXqWZ0myjpxa3Le1oMHbof6Q2m130UlPMfW763ZPVsn/&#13;&#10;AJvfV733PlttrTowf4VjLfzNn+Hv/wCtVfpV0v1R+qeP9WMT0Kvfc+DbZGr3f+ka/wDBMXDfVv6v&#13;&#10;fWv6tMe3CxcfdYfc97mueY+izd67fYtHLxPrt1WymvIFePUy1rnOpeGGAf8ACbbrHWM/4NJT6KoN&#13;&#10;orY91rWtD3xucANzo+hvf+cprz/LyPrt0jIeWMrzscuJbo0Q0n6Oyt2Nkf8An5JT0/1ywqM3o+Uz&#13;&#10;JALW1PeCfzXsa6yqxv8AbWN/invst6E0WSQyx7WT+79P/wA+PsWLnYv1u+uDRh5VTMHDJHqHjdH7&#13;&#10;zPVtvt/4v9FV/pF3/Ruk0dFw68HGB9OoQJ5J+nZY/wDlWP8AekpupJJJKUkkkkpSSSp9Yw7s7Dtx&#13;&#10;8a00XPaQ2xvLCkps3UV3t2Wta9p5DhuH+a5eZf4yulY/1ctxes9La3HyBZBDPa10D1N/pN9n/B3f&#13;&#10;6X1f0isY+b9d+ifoLKG5rBo1595/7cqspu/9iK/UT431W639as6rO+sYbTjUmW0Nj3fnbNjXW7GW&#13;&#10;f4Z9tnrf4NJT6LW/e0OiJAMKSSDmWWVUWPobvtaxxY395wH6Ov3fvvSU8Bu/5yfXSOcfprD8PUZ/&#13;&#10;6M+2Xf8AssvRVxn+LX6t5fSKMjJ6iwty8iySCQTsb+d+j/0lttq7NJSkkkklKSSSSUpJJJJSkkkk&#13;&#10;lKSSSSU8p9Yej10tu6l1K1+RWwzXTOxjdx21V+z/AKv2KGLjddoxBk476a2bd4x2sAG36e3ds3+p&#13;&#10;/wBd/wCuLour9NZ1TEsxHmA8aH91w97Hf56wRR9YmUfYGiktDdgunXb9D/P/AOsqtKHDKwJUR+h+&#13;&#10;+7WDmDlwiMpYOOGT1Q5rh9qPLcP+Rx/zf+c932/17t9D6qOr4jMoDaXSHDwc36Svqj0XpTek4jMV&#13;&#10;p3bdS795x+mrynjfCOL5urlZ/b92ftfzXHL2/wDZqSSSTmJSSSSSlJJJJKfLv8d3/aD/AK9/7qrQ&#13;&#10;/wATH/JuR/x//fKln/47v+0H/Xv/AHVWh/iY/wCTcj/j/wDvlSSn0FYf13xXZfQ8ypok+kXR/wAX&#13;&#10;+n/9FrcTOaHAtcJB0IKSnlf8WGU3I6BQ0H3Vl7HfHe+xv/gVlaw/8bf65d0/prNbLbToOfcaqK/8&#13;&#10;/wBR6VXRuu/UrKuPRqW5eBe7cKyfdWf85j97f5v1P0nqV/znvVz6u/VrqfUuq/8AOD6wNayxgimk&#13;&#10;a7P3XO/nNja9+9n6T1fW/Sfo0lPdrmv8YGV0zH6VY3qjfUa/StgMWOt/Mdju/wAH6f59v+j/ANJ/&#13;&#10;NWbXVXZbMWx3T2sdkhv6MP0YXfy15s76u/WzL6rX1XMoptsrI2te9vo1j+RVXb+Z/Of4T9J+k/nE&#13;&#10;lOZ9WWO+rvUcW76y1Wek6sDGfYdzKNdzN1f+D9P9z/tL/O+l+57M1wcA5pkHUELnPr703P6p0/7J&#13;&#10;gU1Xl7veLDG0R7bcf3VfpWv/AJayfqD0z6ydHcMPqDWfYQDEvD3sP5ldHpv/AJv+Q9JTU/xkDPu6&#13;&#10;nhtZh25mDSBa5lbXFr7dz2+ndbXVf9BldX5n0LbP9IqP1r+uvU+o9Lvxb+k349bwAbX79rPcx3u3&#13;&#10;4lLf/BF6muH+u2H9ZeqG7AwqaXYFjWgOLg2z8yyz+ct/03/B/wA2kpb/ABZ9ZzsvHrw7MV1WJTR7&#13;&#10;bnbv0r93+C3Mrq9P09/0PUXcEBwg6grlPqHidc6fT9i6pXUzGqYG1Fp3WEz+fsfYxbnXqM7IwrK+&#13;&#10;mWCnKIGx7hI0Pub7m2fTZ7PoJKbtNLKGCupoYxuga0bWj+q1q85/xxY9dDMTPqhuU2wtDh9ItaPV&#13;&#10;b/2zb9D/AIxEZ13674H6K/CryCOHgDX/ANhbmV/+BVp+nfVHrH1i6jX1T6y7WV0ma6Gkf19u2t1j&#13;&#10;K6t/85vssvt/m0lPoVTi5gLhBIEjzUkkklKSSSSUpJJJJT5n/jsx3Opwrx9FrrGn4vFL2f8Anh67&#13;&#10;7pPSsXpuGzDxmtFLWgaD6cj32P8A3/V/PQPrN9X6frFgPwbjt3asdzssb/N2f6/4NcXi5f106FSO&#13;&#10;nNxa8lrBtrt+l7R7WfRuq9rfzPXrrekpj0OhvRfrtfg4ftx7ayXMH0WyxmX9H+Rb/N/8HavS1xn1&#13;&#10;H+qGX0/Iu6x1hwfn3yIBDvTDjus3OZ+j9R//AAX6OqpddlWWVUvspZ6ljWktZO3e4D2Vb3fQ9RJT&#13;&#10;znXv8XPSOu3HJta+q52rnVEN3/12WMtq3fy/TXD/AFv+rfT8LJxPq70lpORbYHWvJ32a/o6PUd+Z&#13;&#10;srffc9n6P9H+lXQ3fWD65ZwNOL09mO4/nvIO3+U31rGVf+B2/wDFrR+p31Id0e1/UupWfaOo2zL+&#13;&#10;RXP0/Tc/6dj/APS/9ar/AOESnrK2CtoY3QNAA+SkkkkpSSSSSlJJJJKUkkkkpS4r7NVk/Wm6u9jb&#13;&#10;GbAYcA4fzdP5r11nUXZLcd5wg118e0O+jz7v+guOZ0v6wMz3dTFVfrOEH3N28Nq+j6n8hQZt4ijK&#13;&#10;pcR0dX4aAI5ZHJjxHJhngh7mT2p+5L23oB9WaK+pVdQo21NrYWmtjA0OJFjPU9n/AB3/AEFZ6Z1q&#13;&#10;rqN+Rj1tIdjP2OJ/O1ez2/8AbT1j/aPrR/oqfvH/AKWR/qn0rNwrcrIzmta/IcHQ0zrNr7Po/wDH&#13;&#10;JRl6gIxlGMjc7irNivDKefLizZcUIY+W9vL7k/531/8AqR6JJJJTuUpJJJJSlQ6//wAm5X/EWf8A&#13;&#10;UPV9UOv/APJuV/xFn/UPSU+F/UP/AJdw/wDjR+Ry9s+t2K7M6Pl0sEuNLyB4lo9Rrf8AoLxP6h/8&#13;&#10;u4f/ABo/I5fQZE6FJTx/+KnKbf0CqsHWl9jD83faf/R6yv8AHC8314WBXrbdaSB8A2lv/TyE37D6&#13;&#10;39TM267odLcrAyDPpE+6s/m+3cx/6P6DH1+p+i/nlZ6F9W+qdZ6s3r31ga2v0h+hoGu0j+be7+c2&#13;&#10;+n/O/T9X1/3GJKe7rYK2hg4AA+5YP16y+mY3SrP2q0PqcIawGHus/wAH9n/csZ/pP8GtfqTslmNY&#13;&#10;7Ca12QGn0w/6Bf8Am715lk/V3625/Uq+p5lFNr6iNlb3t9Fn/WWW/wDXElOV9XanfV/Ow8r6x02f&#13;&#10;ZXM/V3PJcygk72OdT/I/nPS/wXqfaPTXtLHtsaHsIc1wkEaggrA+u+Bn9S6acXBpqufYQHtsOgbD&#13;&#10;v0lDt1X6VlmzY9YX1B6V9Zei2Nw85rPsGpO54e+vT2NxvTf+dZ/g/wCb+mkpo/47MdzqcK8fRa6x&#13;&#10;p+LxS9n/AJ4eu+6T0rF6bhsw8ZrRS1oGg+nI99j/AN/1fz0D6zfV+n6xYD8G47d2rHc7LG/zdn+v&#13;&#10;+DXF4uX9dOhUjpzcWvJawba7fpe0e1n0bqva38z1663pKY9Dob0X67X4OH7ce2slzB9FssZl/R/k&#13;&#10;W/zf/B2r0sidCuM+o/1Qy+n5F3WOsOD8++RAId6Ycd1m5zP0fqP/AOC/R1VLpet0ZmRhW19OsFWU&#13;&#10;R7HuEhpn+39NnsSU26aK6GCupoYwcNaNoH9lq89/xy4tLMXGzmw3Jbbsa4aO2bbLf/Ara6/6nqJV&#13;&#10;9b+u/T/0V+HXk+DwBr/7C3Mr/wDAa02H9U+tfWjPrz/rLtqx6TLKGka/nbNjH2+lW/8Awz7LftFn&#13;&#10;81/xaU+gYdj7aK32aPcxpd/WI9yMkkkpSSSSSlJJLO6/Z1GvDc7pLWPypG0WfRif0n51fu/tpKeJ&#13;&#10;/wAbP9M6V/xr/wDqsNejryrr/Qfrf1+yi3LopDsZxcza5rdXGt36T9M//QMXVfV/J+tdmY1vVqcd&#13;&#10;mLB3Fp98x+j9PZbb/hP/AANJTvdbxXZnT8nGbq62mxg+L2vrXJf4n8ptvR30/nVXOBHk4V2N/wC/&#13;&#10;rul57mfV/rH1V6ld1HoFbcjFyTNlBMFrvp+1v6P8/f6HpfQ9T0/SSUk/xx5Ib0yjGGr7bwQO5DG2&#13;&#10;bv8Ap21Ltum4xxMWnHPNdbGf5rWsXD9N+r3V/rL1Srq3X620UY+tVA1lw97dzf0n5/vt9X+c/m/T&#13;&#10;9JegJKUvOPqr/wCLbqX/ABT/APq8RdH9Z7/rHXewdEqpsp2e42H3b5/lW1fo/T2LjsHoP1vwOpXd&#13;&#10;Xqop+0XtLXy5uyHGt/sZ63/AsSU+qpLH+rNvWLaHnrbKq7d3sFZ/Mj/Ce+1v0lsJKUkkkkpSSSSS&#13;&#10;lJJJJKUvPuo1ZVv1le3GsbVeY2OcJbHp/wAptn5i9BWB9ZPq07qbmZeK/wBPLqja7s6Pc3+q5n5j&#13;&#10;1DmgZRFfoy4nR+GcxDBlkJkRjmxTwcc4+5CEp/5yH+bQfs36yf8Ac2r/ADG/+86p5f1T6t1G6u3N&#13;&#10;ya3ms6EN2kCd3+DqqR2dQ+s1I9J2NXY4ab5Gv8p2y9jP/PaanonWupXNu6jkejW0g+nWfD/i/wBH&#13;&#10;/b33KMgS0rLLwlxN6M8mEmZycjhoaTwQw5Msv9n7MeN6xJJJWnAUkkkkpSSSSSlJJJJKf//X9Os+&#13;&#10;kVFGNYJlN6Q80lIkkX0h5pekPNJSJJF9IeaXpDzSUiSRfSHml6Q80lIkkX0h5pekPNJSJJF9IeaX&#13;&#10;pDzSUiSRfSHml6Q80lIkkX0h5pekPNJSJJF9IeaXpDzSUiSRfSHml6Q80lIkkX0h5pekPNJSJJF9&#13;&#10;IeaXpDzSUiSRfSHml6Q80lIkkX0h5pekPNJSJJF9IeaXpDzSUiSRfSHml6Q80lIkkX0h5pekPNJS&#13;&#10;JJF9IeaXpDzSUiVHrPSx1bGOK57qw4gkt7x+YtP0h5pekPNAgEUdl0JyxyE4nhnA8US8yPqJ0v09&#13;&#10;hY8u/fLzu/8ASX/gSbB+pOPiXsvNttgqMsa46NI/qrp/SHml6Q80z2ob0G1/pDmiDE5JkT34jxIk&#13;&#10;kX0h5pekPNSNNEki+kPNL0h5pKRJIvpDzS9IeaSkSSL6Q80vSHmkpEki+kPNL0h5pKRJIvpDzS9I&#13;&#10;eaSnF+sf1axPrHQ3GzN4Y1+8bDtMw5n8v99c7/40HRP3r/8APb/6SXeekPNL0h5pKc7o/SaOjYle&#13;&#10;DjT6VQIbuO52pdY73f13q4i+kPNL0h5pKRJIvpDzS9IeaSkSSL6Q80vSHmkpEki+kPNL0h5pKRJI&#13;&#10;vpDzS9IeaSnG+sP1dxfrFjDEzN3ph4eNh2nc0OZ/6MXOf+NB0T96/wDz2/8ApJd56Q80vSHmkpyu&#13;&#10;hdDx+g4jcLE3em0k+47nS47nLQRfSHml6Q80lIkkX0h5pekPNJSJJF9IeaXpDzSUiSRfSHml6Q80&#13;&#10;lIkkX0h5pekPNJSJJF9IeaXpDzSUiSRfSHml6Q80lIkkX0h5pekPNJSJJF9IeaXpDzSUiSRfSHml&#13;&#10;6Q80lIkkX0h5pekPNJSJJF9IeaXpDzSUiSRfSHml6Q80lIkkX0h5pekPNJSJJF9IeaXpDzSUiSRf&#13;&#10;SHml6Q80lIkkX0h5pekPNJSJJF9IeaXpDzSUiSRfSHml6Q80lIkkX0h5pekPNJSJJF9IeaXpDzSU&#13;&#10;iSRfSHml6Q80lIkkX0h5pekPNJSJJF9IeaXpDzSUiSRfSHml6Q80lIkkX0h5pekPNJSJYP18/wCQ&#13;&#10;sz/ij+Vq6P0h5rA+v1YHQcw/8EfytSU+Qf4sf/FFi/8AXf8Az1eveV4P/ivG76yYg/43/wA85C99&#13;&#10;9IeaSkSSL6Q80vSHmkpEki+kPNL0h5pKRJIvpDzS9IeaSkSSL6Q80vSHmkpEki+kPNL0h5pKRJIv&#13;&#10;pDzS9IeaSkSSL6Q80vSHmkpEki+kPNL0h5pKRJIvpDzS9IeaSkSSL6Q80vSHmkpEki+kPNL0h5pK&#13;&#10;RJIvpDzS9IeaSkSSL6Q80vSHmkpEki+kPNL0h5pKRJIvpDzS9IeaSkSSL6Q80vSHmkpEki+kPNL0&#13;&#10;h5pKRJIvpDzS9IeaSkSSL6Q80vSHmkpEki+kPNL0h5pKRJIvpDzS9IeaSkSSL6Q80vSHmkpEki+k&#13;&#10;PNL0h5pKfKf8d3/aD/r3/uqtD/Ex/wAm5H/H/wDfKlS/x4sDfsEf8P8A+6i0P8SjA7pmRP8Ap/8A&#13;&#10;vlSSnvkkX0h5pekPNJSJJF9IeaXpDzSUiSRfSHml6Q80lIkkX0h5pekPNJSJJF9IeaXpDzSUiSRf&#13;&#10;SHml6Q80lIkkX0h5pekPNJSJJF9IeaXpDzSUiSRfSHml6Q80lIkkX0h5pekPNJSJJF9IeaXpDzSU&#13;&#10;iSRfSHml6Q80lIkkX0h5pekPNJSJJF9IeaXpDzSUiSRfSHml6Q80lIkkX0h5pekPNJSJJF9IeaXp&#13;&#10;DzSUiSRfSHml6Q80lIkkX0h5pekPNJSJJF9IeaXpDzSUiSRfSHml6Q80lIlQ6/8A8m5X/EWf9Q9a&#13;&#10;npDzVD6wVAdMyv8AiLf+oekp8G+of/LuH/xo/I5fQa+ffqCJ69hj/hR+Ry+h/SHmkpEki+kPNL0h&#13;&#10;5pKRJIvpDzS9IeaSkSSL6Q80vSHmkpEki+kPNL0h5pKRJIvpDzS9IeaSkSSL6Q80vSHmkpEki+kP&#13;&#10;NL0h5pKRJIvpDzS9IeaSkSSL6Q80vSHmkpEki+kPNL0h5pKRJIvpDzS9IeaSkSSL6Q80vSHmkpEk&#13;&#10;i+kPNL0h5pKRJIvpDzS9IeaSkSSL6Q80vSHmkpEki+kPNL0h5pKRJIvpDzS9IeaSkSSL6Q80vSHm&#13;&#10;kpEki+kPNL0h5pKRJIvpDzS9IeaSkSSL6Q80vSHmkpEki+kPNL0h5pKRJIvpDzSSU//Q9VSQsnIr&#13;&#10;xan33HbXW0vcfBrRve5eY9Kw+q/4xrLeoX5VmJgNeWU1194/qur37P8ACXP9T9J+jr9NJT6mkvOv&#13;&#10;q71XqP1Y62Pq51a45FFwnHtd9LXd6fufvf8ApNno+lvs9O7+b/Rr0VJSkkkklKSSXN/X360n6s9N&#13;&#10;dkVQciw+nUDxuP8AhXf8Sz3/AOYkp6RJeZ0f4vut5mMOo3dSuZ1J7d4ZLgxh+mzHe/f7P+t1+lV/&#13;&#10;o7Fvf4uvrVd17EsoztM7Fdst0jcPd6duz/Sfo7K7f+L/AOESU9ckkvO+r/Wjqn1m6k/ov1ccKqqT&#13;&#10;F+T4Qdr/AEn/AJjN3sr9P9Lf/wAR70lPoiS4fC/xYmqxl+T1LLttaQ4kP2biP6/rv/8ABF3CSlJJ&#13;&#10;JJKUkkkkpSSSSSlJJJJKUkkvPeu/WrqfX+pu6D9WyGCqRfkn82PbZ6bvzGMd+j/0ttv8z+j/AEiS&#13;&#10;n0JJcLjf4r37m25fU8yy0EEua/Z/1f2h/wD013SSlJJJJKUkkkkpSSqdUyb8XGfdjV+ta0e1n72v&#13;&#10;/ffprkMn699TxHiu/DDHkFwB3A7R9J6jnljD5m3y3JZuaBOLhNdJThCX+I90ks/oXVm9Yw2ZbRtL&#13;&#10;tHN/dcPptWgnggixsWvOEscjCQ4ZwPDIKSXLdT+uNhyTgdIp+03iQ4/mNj6X/qz1K61WyOt/WTpz&#13;&#10;DkZWLU6oau28tH/W7bP+oUZzRHeVbmIbkfh2aQFnHilk/m8eXJDHlyf9TeySWD9UvrFb16q2y1jW&#13;&#10;bHw0Nn6JHt37vz1k9W+uvUumWOF2GGV7i1rnE+6P5f0UjliIiX6JRH4fnnllgAj7uP5o8cHtElgY&#13;&#10;XWep3YV2Rbhll1f0GSR6n730vf7P+msfp3156j1C70qcQPgjdtJ9onb9P6DEjmiKu/Vt6VQ+HZ58&#13;&#10;Zj7dYf5w+7j9P/Oe3SSSUrRUkkkkpSEcqkaF7fvClbW25jq3fRcCDGmhXjX1v/xe9P6Xl4fTenPu&#13;&#10;flZdkEPc1zWVfQ9TbXTU7/p/4G1JT7Mx7Xjc0gjxCkvN/wDFtc/oXVM36s5BMMcbKZ7j/wBTY/oX&#13;&#10;/wDbi9ISUpJYv1i+t/Tfq2wHOsh7hLa2jdY7/rf/AH+zYxczT/jp6O+za+rIY0/nFrD/AJ7WXf8A&#13;&#10;pRJT6AuW+s/+MTp31YyW4mWy59jmB/6NrS3aS5n+Ftp/cVroP136b9Ycq3EwHPe6pgfuLdrHNdt/&#13;&#10;m936X9Hv/SerVUof4wWNd0HMJAJFRg+GrUlOp0Xq9PWsOvPxw4VWiWhwAdodnv2uf+6ry5P6iZle&#13;&#10;D9VsfKvJFdVT3uIBPta617/a1Vh/jd6ATG+3/tspKe1SWf1rruJ0PEOdmOIpBA0BcZd9D2LBb/jT&#13;&#10;6C7Gfleq4BhA2Fv6R5P+hr/O/r/QZ+ekp65JcP0v/G90bPvGPYLaNxhr7A3Z/wBcdVZZ6f8A57/l&#13;&#10;ruElKSWP9YfrZ036uMDs+3a52rWN91jv6tf7v/CP/RrmG/45ulEgvx8ltRMB5az/ANLJKe/SVDo3&#13;&#10;XMLrlH2nAtFtfBjRzT+5bW731uXNO/xu9AaSN9pg8ispKe0SVbpvUKep41eZjkmq1oc0kQYP8lYX&#13;&#10;Xf8AGF0noOUcLMc8WtAJDWFw93ub7klPTLhcz/HF0fEvsx3VZJdW4tJDGRLTs/PyGP8A+gul+r31&#13;&#10;lwvrHQ7JwS4sY7Ydzdp3Q1//AH9P9Yset3Tctxa0u9CzWBP0HpKV9XPrDj/WPDGdih7ay4th4AdL&#13;&#10;f+Lfaz/prUXFf4of+QG/8bZ+VdqkpSSyev8A1p6d9XaxZn2hhd9Fg91j/wDi6m/9X/Nrlm/45ulF&#13;&#10;wLqMltRMB5ayP/PySnv0lR6P1vD63jjKwLBZWdDHLT+5ZW731vR87Oo6fS/JyniupglzncBJSdcL&#13;&#10;V/jh6PbkNxm1ZO5zwwEsYGyT6e7+kert/wCt70LI/wAdHRqrNldd9jB+cGtAP9RttrH/AOf6awvr&#13;&#10;19YenfWA9MyenODv1g7xG2xpmj+eZ/qxJT64kkuU+sf+MrpPQLjjWF917fpMqAOz/jbHurr3fyPp&#13;&#10;pKerSXH9M/xqdEz6bLXPfS6ppcWWD3uA/wC4/pusZd/U/nFo/V367dM+slj6cFzi+tu4hzS32zsS&#13;&#10;U76Syev/AFp6d9XaxZn2hhd9Fg91j/8Ai6m/9X/Nrlm/45ulFwLqMltRMB5ayP8Az8kp79JUej9b&#13;&#10;w+t44ysCwWVnQxy0/uWVu99b1eSUpJJJJSkkkklKSSSSUpJJJJSkkkklKSSSSUpJJJJSkkkklKSS&#13;&#10;SSUpJJJJSkkkklKSSSSUpJJJJSkkkklKSSSSUpJJJJSkkkklKSSSSUpc/wDX/wD5Azf+KP5WroFz&#13;&#10;/wBf/wDkDN/4o/lakp8f/wAVv/ikxP8Arv8A55yF9AL5/wD8Vv8A4pMT/rv/AJ5yF9AJKUkkuA+u&#13;&#10;nXeodR6rV9WOjWGmx43X2j6TGkeps3/Tr2U/pvZ/OepVVvSU9+kvLOtdA6v9RKm9XwM23JqY4evX&#13;&#10;ZO0hx2b9m+32Pd+j/wBNT/pF6P0jqdXVsOrOo+hcwOA8J+kz/rb/AGJKbiSSSSlJJLP+sHULemdP&#13;&#10;vzKGepZVW5zW66kfvbPzUlOgkvL+j/VPrv1tqHUesZ11DLNa6mS32/mv9LdVVT/I/R2WWKeLn9U+&#13;&#10;onWKOm5+Q7L6flnax753Vkn0/wA9z3M9F76/VZ6npek/1P5xJT6akkuU+vX1zP1drrxsRnq9QyDF&#13;&#10;TImNdnqvY36fv9lVf+ESU9WkvPMX/F91bqzRkdc6leLXamqow2v+T/oN/wDxWP8A23rs+hdHb0XE&#13;&#10;bhttsuDZO+129+v/AHz9xJToJJJJKUkkkkpSSSZ0wdvPaUlLpLztv1K+sPX7HX9bz3Y7Z9tNB9oH&#13;&#10;9h1dX/n+3+WqeHmdU+ovW8fpeZkOy8DLIaxz53M3H0m7N7n+l6Nuz1Wb/SfV/wAJ9BKfUEkl559a&#13;&#10;etdS631xv1Z6TccZrWh19zfp8eq/a9vv/R1vr/m9nqXex70lPoaS846r9Q+o9Dxn9Q6T1HIdkUtL&#13;&#10;3NsdLbA332e36H/W7vWXUfUf6yn6zdMZmPAbcCa7APo+o39z/jK312JKd9JJJJSkkkklKSSSSUpJ&#13;&#10;JJJSkkkklKSWZ1r6w4nRGB2U47nfRa0S50IHSPrb0/q7hXS8ttPDHja4/wBX6dbv89N44g8Nji7M&#13;&#10;45XNLH7ohM4v85w+l2kkkk5gUkkkkpSSSSSlJJJJKfKv8en/AGg/6/8A+6i0P8SX/JmR/wAf/wB8&#13;&#10;qWf/AI9P+0H/AF//AN1Fof4kv+TMj/j/APvlSSn0VJJQuuZQx1th2sYC5xPZrfc5JTNJeWdNp6p/&#13;&#10;jIvuzH5VmJ02t+yplehcf5W1zNz9nvtts9T6fp1K30PqfUfqj1tnQOqXuycTJA9C187mud7a2+7e&#13;&#10;/wB9n6D0fU/0VjElPpCSSSSlJJJJKUkkvLf8ZvXsvOvswem2OZVgMF2Q9ji39I4tpoo3s/c9X/q/&#13;&#10;+46Sn1JJYf1IybcromJde9z7HVAuc47nO/rvctxJSkl571361dT6/wBTd0H6tkMFUi/JP5se2z03&#13;&#10;fmMY79H/AKW23+Z/R/pFYxv8V79zbcvqeZZaCCXNfs/6v7Q//ppKe6SSSSUpJJJJSkkkklKSXJfX&#13;&#10;uzrpsw8boRcz1rHC2wNDm1j9H6Tsh2y306vdc/8A62sz/m19df8Ay0q/zf8A32SU+gJLzz6i9Q63&#13;&#10;f1vLweoZQyaMRm15DQG+s4t2bP0dVns2ZH/ba9CJAEnhJS6S8ux7Opf4x8/INOS/F6Vju2s2SHWH&#13;&#10;83/R73v/AJ79J/Mfoq/T/wAIi4Wb1H6i9Zo6Xn5Dsrp2XpW987q3Ts/P37PTs9P1Wep6PpXeskp9&#13;&#10;MSSSSUpJJJJSkkkklKSSSSUpJV8+62jHstoZ6ljWktZ+8Vxx+vPVG3jEOEPXIkM927jf9D+qo55I&#13;&#10;w36tvl+Sy8yCcfD6Pm4pwg9ykuO/50dd/wDK533PV76ufWbJ6plW4eXQKbK27o1nn6L2v/roDLEk&#13;&#10;DXX+qvn8PzwhKZ9uUcY4pcGXHkejSSSUrRUkkkkpSz/rD/yZl/8AEW/9Q9aCz/rD/wAmZf8AxFv/&#13;&#10;AFD0lPgn1A/5fwv+NH5HL6LXzp9QP+X8L/jR+Ry+iXvbW0vcYaBJJ7AJKZJLy3CHU/8AGRl33tyr&#13;&#10;MTpdL9lbWSC8/wAr+b/SbP01vq/zXq+nUrHSuodR+pfW6ui9Svdk4OVApsfO5jnHYz6e/wDwv6K2&#13;&#10;r1PT/SV3+z6CSn0pJJJJSkkkklKSVXqfUaOl41mZku21VNLnH/yP8t/5i88wHfWD/GC52U3Id07p&#13;&#10;gcQwVz6lkH95jq32/wDC2ep6H+ip/nElPpqS5j6t/UdnQMj7S3LybnFu0tsf+j1/P9L/AKhdOkpS&#13;&#10;S8/+sX1s6l1jqZ+r/wBW4bYyRfkHiuP53Z/o21fzdln876v6OhEx/wDFfY4i3N6nl2WyCXNfs/zf&#13;&#10;U+0PSU94kmaNoA8PFOkpSSSSSlJJKh1xue7DsHSjW3LMbDZ9Dn3/APgf0ElN9JeNfWmj6w9Gy8F3&#13;&#10;U891zsi36NTnMrb6bqPzGNx6/wDD/wCgXsqSlJJLy8X9R/xidSvqxcl+L0rGO0GuZtP5rvb6fqer&#13;&#10;s9T3+yiv0/0XqJKfUEl5jTldR/xf9Wows3JfldMyzta58zU6dn53qen6O9nqf4Oyn8z1F6ckpSS8&#13;&#10;6+sOR9YPrD1u3onT3uw8SkNL7WgguDmsfv8AWb73fT2VUVWV/wDCKt1b6kdW+rWM/qnS+o3WWUNL&#13;&#10;7GPna9rffb7N9lb/AN/0bWPSU+nJLF+p/wBYR9Y+mVZ0BrzLbGjhtjfp7f5Dv5xi2klKSSSSUpJJ&#13;&#10;JJSkkkklKSSSSUpJcTbk9S+s3Ub8XDvONjY52lzfpEz6f5mx7/U9Oz/CfQV3pn1V6jgZTLjnvsqB&#13;&#10;lzXbvcP3NjrbWKIZDI+mJMbrib8+Shij+tywx5uD3PY4ck/m9cISm9SkkkpWgpJJJJSkkkklKSSS&#13;&#10;SU//0ev/AMZOQ7H+ruY9vJa1vysfVQ7/AKNif/Fxjtx/q9iNb3YXH4vdZYif4wcN2b0DMqaJIr3/&#13;&#10;APbTmZP/AKJVb/Fjmty/q/jQZdXurd5Frn7f/AvTSU89/jc/VczpeazSxlrvj7XY91f+YvQep412&#13;&#10;Xi20Y9pote0htgG4sJ/P2rz7/Gl/lDq3Sul16vdZucP5Nj6amO/8BvXpaSnxvqR6/wDVvqtFHVOp&#13;&#10;Xtw3uEZAmysj92yl7/8At1nv/wBJ+lXR/wCNDqd+OzGf07OfXdZpXRSNzr95bsv9Sp/83+5/Oep/&#13;&#10;glqf4yOq9PxOmOxMysX3ZHtppH03WfmXM2+9no/v/wDWf8IuF+rOPb9RupU3/WGj9HdW1tV5JeMY&#13;&#10;n/B/uMf/AIO//CVf4H9Hv3pT3f1J6B1rpx+09XzX3myuPQdLhW8nfu9Z7vpsZ+j9n76wP8Z3631v&#13;&#10;pGE/+bdaJ8P0llFP/fF6Sx7bGh7CHNcJBGoIP5zV5v8A41wcHqHS+qH6FVvuPhsfTkM/9GpKfSl5&#13;&#10;p9Vv1P679Rx2fQsY5xH8pxx8jd/4LavSgQ4SNQV5r9Sv8pfW/qfUGa11h1YI4ndXTX/nV4lqSntP&#13;&#10;rd1F3S+kZWXWYeyp20+D3foqnf8Abj15j9SPrhjfVrpzcfDxrMzPvcbLWs02NB9Kit1jWXP/AJv9&#13;&#10;L/Nf4ZejfX3FdldBzK2c+kXf9tlt7v8Az2sP/E9h49XRftFYHrWWO9R353t9tdf/AG37/wDriSm7&#13;&#10;9Vv8Y+H17I+w3VuxcztW8yHEfSZXZ+j/AEv/AAb6q11y8w/xxUsw78DqWOA3MFhAI+k8M9O2r/tm&#13;&#10;z/z6vT0lKSSSSUpJJJJSkkkklKSSSSU5v1l6g7pnS8rLYYfVU9zf68fov/BF5V9RvrfjfVvANeNj&#13;&#10;2ZnUMl5e9rPzWM/RUsss2XP/AH7f5r/DL0366YrsvomZUz6RpeQPHaPV2/8AQXM/4mcPHr6S/JYA&#13;&#10;b32ua9350MDPSq/q+/1P+uJKb/1Z/wAZWJ1vJ+wZNT8TL7MsMhx/0TbNtTvV/wCDspYuxXmX+OfH&#13;&#10;rxmYfUaoZlss2hw+kWtHrN/7Zt+h/wAYvSqnFzGucIcQCR5pKZpJJJKUkkkkpS5DobR1zrOV1F43&#13;&#10;U0j0a54M+x3/AEPU/wDYhbH1q6n+y+nW3NMPI2M/rv8Ab/4H/OrmuidA+sWHitGHkU1V2RZtIl0v&#13;&#10;Df5zdi2+/wDtqDJL1gUZCPrlw/8AMdXk8VcvkyGePBLN/R8U8p4fT/Ocw2fqi49H6nk9FsPtJ31T&#13;&#10;3/8AO6Nn/bK3frVnu6f0y+6sw/btafAvPpbv7G/euN63hdY6RkU9Yz7K7nVva2a9DHudss/Q4/0/&#13;&#10;0la6v600/tXo1px/duY2xsdw0tv/APPaZAkQlEAgxvg/us/M44S5nBnlKGTHnljhnnj/AJr3sPDD&#13;&#10;M1f8X/TmY3TW5AH6S8lxPk0urrZ/3/8A64umIBEHhcz/AIv+osyemtxwf0lBLSPJxdZW/wD75/1t&#13;&#10;dOpsNe3GuzQ+I8f3vLx/N7kv8T/J/wDjbi/Vr6vfsJtzA/e2x+5ukbW/mtcsT/Gd/Rsf+ufyLsmX&#13;&#10;MsJaxwJaYcAZ2n+WuN/xnf0bH/rn8iZliI4iBs2fh+Web4hjyZDeSUvUf+pMus9ef17KHRumWNYx&#13;&#10;2ltpP0h+fVR/pP8Arf8APf8AE+9dN0npGP0igY+M2B3P5z3fv2LD6r9RMOzD2YTfTyKxLHzq9w/0&#13;&#10;3/Gfv/4NWfqd153VcU13/wBJo9r55d+5b/6U/wCEQhYn6/nl8kv+4TzHBk5UHlTL7vhlw8xil/O+&#13;&#10;5P5OZy/v8f8A409AkkkrDkKSSSSUpeUYH1p6ZkfWvJ6r1G9tdWO0048hzp/wLra/TY/2/wBIf/6F&#13;&#10;LsPr39bMfoOBcwWtGY+s+kyff7/0Pr7f3av5z/rS5z/F30j6uZnT6sa4Y+TnuabLA4BzxJ/m/f8A&#13;&#10;6Gv096SnK+un1o6Y3rGF13pN7bbajtua0OaXMH/GMZ/OU2X0f9tr1qvJrtpGQwzW5oeCO7SN+7/N&#13;&#10;XFfXLoH1Zw8GzHsZjYmTaxxpdAa/e33M+h7tnqex6D/ir+tWPndOr6Tk2D7VUXMYw/SsqA9Vmz/i&#13;&#10;q99X/F0pKcb/ABe9Mr+uHUsvrvVQLtrwGMd7mAu9zPZ+5jUsZXUxeoZXTcbMoONfUx9JEbCBtXln&#13;&#10;1d6if8XHV8jpvUw4YV5BrtgkQ3d6N/8ALb6b/TyNn83au5yv8YfQMar1jl1vESGs97z/ACfTZ/39&#13;&#10;JTlfUz6h3fVnq+XkNLThvZtq1l8Oc23ZZ/xWz0/5a2Pr/wD8gZv/ABR/K1UvqX9csr60332DG9LB&#13;&#10;ZArsJ9znT/Nv/wAH9D3/AKL+Y/4RN/jH63g43SsnAtuY3JtqllZPvdr+6kp8+wPrtfZ03D+r2HZ9&#13;&#10;kY6a7sl3be5ztlOz+b9lv6S3/wA81/pV6n9Xvqb0zoFLa8aprrBqbXAOsc79/wBT8z+pWuf+rH1Y&#13;&#10;wuv/AFSx8TIYBva9zXge5lm6xv2j+v8A+fGfo1l/U768t6DfZ9X+tXMczHJbVkA7m+3/ALT2P/8A&#13;&#10;PX+i/o6Sn06yplrSywBzTyCJBXlP+K/6v4mb1LOzchge7Ht21tIlrS9126zZ+/8Ao/0f7i9Id9YO&#13;&#10;nswx1J17BiHiyfadfT/6tee/4qes4VOXnU2XMbZkXg1AmPU1u/m0lO5/ja6Vj5HQ7ct7B62OWFjo&#13;&#10;93vfXjvr3f6P9Kt/6o3vyOjYdthl7qK5Pj7WrA/xr9WxKei34FlrRk2itzK597mttqc5+3/rdn+Y&#13;&#10;tD/F91bEzekY1GPa19tFNbbGg+5hj89qSni/qFgV/XLrOX1vqQFranD063atl+/0PZ+5jU1fQ/64&#13;&#10;vVrceq6s02Ma6siC0gFpH7uxeT9FzT/i363kYWe1wwMogssAkBrS70Lf+t+r6OSxnvXoF3146FTT&#13;&#10;67s2gtiYa8Pf/wCw9f6f/wADSU8JTjD6mfXKvEw9MTNDf0fYNtL6mN/6zlVfo/8Agv0at/WXCo6J&#13;&#10;9bsLOdW37NmD03gtGz1P6Nu2/R/wmJaq3QDd9ePrOOt7HMwcSAwu77N3oVf8b6tv2mz/AES6H/Gx&#13;&#10;0s5vRTk1/wA7ivbaCOdv81b/AOfPW/6ykprf4wfr1lfVrJx8XAYxwDPVuBE/ot32emtu3+a/P/8A&#13;&#10;AkP/ABrZlWR0mivHa192dZW2t0Dca/5/2Wf8Z6H/AG4s36tY7/ry7qvUrmwbqGY1QPDX7G2v/wA3&#13;&#10;Jqx7v+uLM+pWTb9ZeqdMxbgdnS6XOdP7zHfoP8z9Qr/6ykp9a6R02vpWHVh0gBtTGt0H0i0bPUd/&#13;&#10;Leh/WH/kzL/4i3/qHq+5wYC5xAAEkngBcn1z689DvwMmmvLqc99NjWgHlxa9rWpKa/8Aih/5Ab/x&#13;&#10;tn5V2q80/wAWX1r6V0rozcfMyWVWix52u5gn2r0DpnVsTq1Xr4NrbqwS0uafzh+Ykp8YwevdL6j9&#13;&#10;Ysjqf1hdupY4+jWWue07Tsx2PrY1/wCjpq/M/wAJau9t/wAZ/wBWLqjRZYXVEbSw1PLdv7np+ntX&#13;&#10;KYBx/qJ9Ycijq1Qdg5Umuws3hrd3qVP+j/g9/o5Hpru39f8Aqsyv1Tdh7fAem53/AGyz9N/4Gkp8&#13;&#10;++pHU8bB+thx+jvc7p+VuAaQRA2faG+y33fq97PTY/8A0C1/8ZVtnWuuYH1eDi2h5a98eL3Pr3f9&#13;&#10;Zoq/Rf8AGrZ6F9eel9U6q3B6ViOcCHbr2sbW1oA3bv8AS+k/6H6T0v6iyf8AGl0/K6dnYn1lw27v&#13;&#10;s+1tmn0djvUpdZ/wV3qvos/sJKfQen9JxOm0DFxamV1ARtA5/wCM/wBJ/bXlf+Mj6s43SerYWZhs&#13;&#10;FbMiwB7G6ND2Oq/SMZ+b6vq/+BrtMD/Gd0HLoFz8gUuj3MeHb2n932t/S/8AWl519d/rkz6w9SxL&#13;&#10;aWubgY9kMe4Eeo7dS/Ks/sM9H2fzn/bqSn1v609Rf0vpWVl1fzldTi0+Do21u/sPXM/4qvq7jUdL&#13;&#10;r6pY0Py8gucbHe5zQHOrayt7vo/Q9SxdRYcL6z9OsrosbZj5DHV72GYn9H/n1rzr6vfW3I+oE9E6&#13;&#10;5Q80sc41WME+1x3O9Pf6bLaXv/S/T9Wvf72JKen/AMZn1bxOpdJvyyxoycdpsbYBDob/ADlVjv8A&#13;&#10;CMfWrP8Ai0pYz6v4r2tAc5rtxA1d77fprjfrh/jCf9ZcC7D6PRb6AbuvueA3bW337PY5+31Hfv2f&#13;&#10;8H6a7X/Fv/4ncP8Aqu/6u1JT5lg9e6X1H6xZHU/rC7dSxx9Gstc9p2nZjsfWxr/0dNX5n+EtXe2/&#13;&#10;4z/qxdUaLLC6ojaWGp5bt/c9P09q5TAOP9RPrDkUdWqDsHKk12Fm8Nbu9Sp/0f8AB7/RyPTXdv6/&#13;&#10;9VmV+qbsPb4D03O/7ZZ+m/8AA0lPn31I6njYP1sOP0d7ndPytwDSCIGz7Q32W+79XvZ6bH/6BezL&#13;&#10;iehfXnpfVOqtwelYjnAh269rG1taAN27/S+k/wCh+k9L+ou2SUpJJJJSkkkklKSSSSUpJJJJSkkk&#13;&#10;klKSSSSUpJJJJSkkkklKSSSSUpJJJJSkkkklKSSSSUpJJJJSkkkklKSSSSUpJJJJSkkkklKSSSSU&#13;&#10;pc/9f/8AkDN/4o/laugXP/X/AP5Azf8Aij+VqSnx/wDxW/8AikxP+u/+echfQC+f/wDFb/4pMT/r&#13;&#10;v/nnIX0AkpS80+o/639burZL9XVl9YnwFjaf+oxl6WvNPqn/AJN+unUsSzQ3h9jf5Rc5mZ/56utS&#13;&#10;U9t9asduT0jMqdwcez7wxzmO/wA9c9/igyHW9Aaw8V22NHwn1/8AqrlufXPNbg9EzLnGP0L2j+tY&#13;&#10;PQq/8EsWR/inw3Yv1fqc4QbXvs+U+k3/AM8pKcr6/dH+seMbuqdNzbXUAyaGEsNTAPc6vY79Ns/P&#13;&#10;/wAIrv1W6sM76s22WdSd6zWu9S94/SYxd+Y5m/8ASbf8DZ6n6b/BLtMnJqxKnX3uDK2Auc5xgNAX&#13;&#10;h3Uuj3dduyut9HxCOmNsaXVy5v2gNP6ayumv/B/6VlX9H9T9H/hNiU7X1R6b9ZPrGX5NfUr6sNj4&#13;&#10;ZY/cTdB/weP6mzZ/1z/gv9IvXFi/VLr+B1zAZb08BjGANdUIBpIH8zs/c/0T/wA9bSSlLy3q2SPr&#13;&#10;39ZsfEw/dhdPO6ywfRd7mPv2P/4V9NWNT/1y7+aRvrT9acv61ZZ+rv1dMsOl94+jt/wrW2/9xf8A&#13;&#10;S2/9qP5mn/huz+q31XxfqzhjExtXHWyw/Ssf+9/U/wBFX/g0lOyvG8n6yYeN9bcvqnUZe3E3V0Vt&#13;&#10;Eudaz9VY1n/szdv/ANIvZF5L9Wek0/8APnNZlgFzHW3Vg/vvdXdU7+xRkvsZ/npKdej/ABvMquaz&#13;&#10;qeDdiVPPtsJLtP8ASem+nH9n/Fequ/ovryK23VOD63gOa4GQ5p+i5qyPrpg4+d0bLZkgFraXvBP5&#13;&#10;r62usqtb/Uesb/FFkWXdAY2zUV2Paz+p/Of+fLLElPaJJJJKUkkkkpSSSSSnK+sn1jxfq3ifbcwP&#13;&#10;Ne4MAY3c7c7c795jPzPz3rz7C6g3/GJ9YKMgFtGLhQ9lb3D17S0tu/mf3d7K/V/0dS9VInQry/8A&#13;&#10;xt9Px+kPxOr4IFOYLYlg279o9Vtr9v51f/o39Ikp9RXmf1oZd9TvrEPrKGGzCyAGWgEbmOLW1ua3&#13;&#10;d/xNd9f/AFyr9GvSqnF7A5wgkAkeC8xsxmfWv653YfUpdi4dZNdRPtdt9Fv/AILZd67/AN9lfp/z&#13;&#10;aSm39YP8a3TsnCfjdLFluVe01tBbtDDYPT3v3/ufyFv/AOLz6t2/VzpLcbJ0vsebbADO1zgyv0/7&#13;&#10;FVVe/wD4RS+sP1J6Rn4FlX2eqpzWEsexja3Vlo9nur2ez+Qsv/FF1a/qPRjXkOLjj2mtrj+5trsY&#13;&#10;z/rfqf8AbfppKe4SSSSUpJJJJSkkkklKSSSSUpJJJJTw/wBcv8n9XxOp3N344AaRzBaXOd/599St&#13;&#10;dbVi4eS9mfWxjnlsssAG7a4fv/1Vw/TcUfXHqWRZmvd6VQIYwGNoJcyr/M/nH/8ACqpd1XN6BjZH&#13;&#10;QrpLjAqeP3XH9Js/4O6v6H+jsVMZBEmZH6uZ9P8Afg9Hk5OWaOPl4zrnOXxxhmj8kPu3Mf8AT9j/&#13;&#10;ACr6cks76v8ATXdMwa8d7nOeBLtxmHO9z2N/kNctFWwbFnR5/JERmYxPHGJqM/31JJJIrFJJJJKU&#13;&#10;kkkkp8q/x6f9oP8Ar/8A7qLQ/wASX/JmR/x//fKln/49P+0H/X//AHUWh/iS/wCTMj/j/wDvlSSn&#13;&#10;0Vc9/jAyHY/QM17eTUW/Kwtod/0bF0Kw/rvhuzeh5lLBLvSc4DxNf6f/ANFpKaP+K/HbR9XcXby/&#13;&#10;e4/E2Wf98XPf45v1cdPzW6WVWuiOf8Fd/wCiVuf4qc1uV9X6GAy6lz63fHc65n/gV1aw/wDG7+v5&#13;&#10;XTelM1fbYSR5PNWPV/6OSU+h9Qotycaymiw02PYWtsA3FjiPbbt/kLyLrbPrD9WuoU1dR6le3Dsc&#13;&#10;IyW7rGj971Mdz/pM/wBH/ovf+l/m17KuX/xhdX6dgdMfTnsF7rxtqp/Psf8AmvZ+fX6P+m/9GJKc&#13;&#10;n/Gf1W2jGx7un576bH/zdVPudk79np2Nsqf/ADbP+ufzn76vfUjoHXMIjL6vmvt9SvXHdL9jiWvb&#13;&#10;ute7+crZ+4xcL9XMS76j9Qxsz6wY5NFrA2u0y/7K53u27P8AB2f6Sr+c/wBD/hWL2eq1lzG2VuDm&#13;&#10;OALXAyCD9FzXJKcn62/WGv6udNtznQXgba2n8+13803/ANGWf8GuMyegWdI+puZdlyc3LDbr3H6W&#13;&#10;5z63Mqf/AMXu/wC3rLVY/wAYuD1fK6rh24uK7Lw8dos2fmOu3P3et/Yrx1mfW36zfWLM6VfRm9N9&#13;&#10;DHc0b7JPs9zP+/pKe3+oH/IGF/xQ/K5XvrL1B3TOl5WWww+qp7m/14/Rf+CLlP8AFf1Dq2RjVY+R&#13;&#10;jivp9VH6Oz861+72u+l9D0/U/wAGuj+umK7L6JmVM+kaXkDx2j1dv/QSU+ZfUb63431bwDXjY9mZ&#13;&#10;1DJeXvaz81jP0VLLLNlz/wB+3+a/wy7b6s/4ysTreT9gyan4mX2ZYZDj/om2baner/wdlLFQ/wAT&#13;&#10;OHj19JfksAN77XNe786GBnpVf1ff6n/XFS/xz49eMzD6jVDMtlm0OH0i1o9Zv/bNv0P+MSU+mpKF&#13;&#10;Ti5jXOEOIBI81NJSkkkklKSSSSUpUeudUZ0fAvzrIilhcAe7v8FX/wBcs/Rq8vPf8bnUH204vQ8c&#13;&#10;/psy1sj+S07Km/8AXMh7P+2ElN3/ABT9NdR0l2ddrdm2OtcTztB9Ov8A9G2/9dW/9bMh2N0fMtZ9&#13;&#10;JuPZB8Dtcr2BhV4GNVi1fQqY1jfgwbFW+seG7P6XlYzBLrKLGtH8otd6f/TSU83/AIocdtXQGPbz&#13;&#10;ZbY4/GfQ/wCopVD/AB10j9mY2QNHsyA0Hv72Wv8A/RDFa/xO5rb+h+iD7qbXtI8nbb2/+fFS/wAd&#13;&#10;F5txcPp9ett1+5re/tb6H/V5SSn0DCuORj13Hl7GuP8AaG5HQsakY9TKRwxoaP7I2oqSlJJJJKUk&#13;&#10;kkkpSSSSSlLgus59PTfrRXlZB21sZqQJ+lXbW36P8p671cTmVts+t1TXgOaWGQRI/m7lDnuo1vxx&#13;&#10;dP4Xw8eXi1h91z8Qj83C2v8AnqzM6ljY2A4OpsJFm5pB/kbdy1cLoP2Xqd/Ut8i9oGyPoxs/P/62&#13;&#10;llfVui/NozmH0zRPta0APWujGMiTx61Liix58+KMYjlgccZ4vazxl6py/W+58/8A4WpJJJStBSSS&#13;&#10;SSlLP+sP/JmX/wARb/1D1oLP+sP/ACZl/wDEW/8AUPSU+CfUD/l/C/40fkcvcPrtkOx+h5r28+g8&#13;&#10;f549L/v68P8AqB/y/hf8aPyOXun1tw3Z3R8uhglzqX7R4uA3s/6aSnG/xUY7avq7Q9vNjrHH4+pZ&#13;&#10;R/1FKx/8dVezEw8pulldxDT4bm+p/wC67Fqf4os1uR0CuoHWiyxhH9Z32n/0esr/AByPOUMDplWt&#13;&#10;t1xIH+Zj1/5770lPoN7X5eK5tLzVZZWQ14G41uc32W7fz/SXkX1hp+sX1ZzKWZ3Ur/sVjgPtDdzw&#13;&#10;39/1Mb1Pps/0fqfpKv5v/Rr2NjAxoa3gCAud+vnV+ndN6ZYzqLBcLhtZT+da/wDkf6P0vp+v/gv+&#13;&#10;M9NJTj/4yuqvp6fj5OD1B1L3T6bKvc7L3Bnpu31PZsrr/wC2/wBL/pPSVj6j9B67ilmd1fNseH1m&#13;&#10;cd0u2l30PUssd7LWfyK1wvQMG/6l5uL1Hr2MXYtjYreZf9lc4727qv8AB3f4T0f+F9Sr9YrsrXtV&#13;&#10;F9eTW26lwfW8AtcDIcD+c1JT59/joz3V4WNgtdtGRaS4n92oN+l/I9S+t6DR/jOo6bS3G6RgXZGD&#13;&#10;jNDPW1Y2GD+c2+jf/X/S2VIf+PHFc6jCyB9Fj7GH42Cp7P8A22evROlYePg4lWPiAChjAGRwRH0/&#13;&#10;+ufTSU0Pqv8AWzC+s+Ob8MkObo+t302H+V/If/g7Fc65nnpvT8jMHNNT3j+s1rns/wCkvPuj0s6X&#13;&#10;9fL8bCAbTZWS9rfot3V15Tv/AGY/8+bF3X1qxXZfSMyhn03UWADxO121qSnyr6i/W7G+rmG81UWZ&#13;&#10;nUsqwuc1natntr9S3ba/e+z1rPZU9dv9W/8AGZi9Xyh0/Lpfh5RMNZYZa53+i9TbS9t37jLKVm/4&#13;&#10;lcPHb027KaAch1xY535wY1tT66/6nv3of+OnFprxMXPZDcplwY1w0ds22XfS/wCCtqr2f8Ykp9JS&#13;&#10;QcKx91Fdlmj3MaT8SPcjJKUkkkkpSSSSSnzT/G9/Tekf8bZ/1WEvS15p/je/pvSP+Ns/6rCXpaSn&#13;&#10;O+sWQ7G6Xl3t+lXj2uHxax71y3+JzHbV0MvHNl7yfkK6v/Ra63rWIc7AyMVvNtNjB/ba6tcb/iZz&#13;&#10;Bb0izGP06b3SO+14Y9n/AE/VSUt/jox22dHqtP0mZDY+Dm3bmrtekZDsnCovd9Kypjj8XNa9cP8A&#13;&#10;46Mr/JuPhs1suvBA7kMa9v8A58vpXd9OxvsmLVj/AOjraz/MbsSU2FyH+Mn60V9G6a/EYd2XlNNd&#13;&#10;bBqQ1/6K2/8A9J/v3f8AXFc+uf1zxvqtjbnRZlWD9FV4/wDC2/uUM/6f0GLA+pX1NysvJ/5xfWAl&#13;&#10;+W87qq3f4P8A0dllf5j2f4Cj/tP/AMd/NJTv/wCL/oFnQOj1Y1+lzybLB+65/wDg/wDrdfpsf/LX&#13;&#10;RpJJKUkkkkpSSSSSlJJJJKUsX6wYXVsks/Zd7KWgHeHdz+b7vSvW0khKPEK/JkxZDimJgRkR+jkj&#13;&#10;7kP8R8x6Bg9Zfl5dODeyu1j4uceHuDrWbmfobPz/AFf9Guu6F0/rePkF/Ucmu2naRtbzu/N/wNKz&#13;&#10;vqd/yv1P/jT/AOfL12Kr4cY4QblvL9J1vifNy92WPhw1LHj9ftQ9314of5RSSSSsuKpJJJJSkkkk&#13;&#10;lKSSSSU//9L1RzQ8FrhIOhBXm7Pqx9Yvqhk2n6uCvJw7nbvRsIHpn/rluN9D/SV3/pP8NWvSUklP&#13;&#10;EfVP6n546i/r/X3tfmuEVsbq2oR6f9T+b/R1+n/24+xdT1puc/Dsb0xzG5ZA9M2fQmffu+l/g9+z&#13;&#10;+WrySSny3E+pP1qb1dnWMi3GsvBEueS4Nb/wVXo/o/0f0PSXWfX3ovUut4Iw+nejteT6otH5v+D9&#13;&#10;F2yz03sf/bXTJJKeG+oH1d+sP1fd9mzranYABLWAl72vP+hd6bNlf9v+wuj+tH1dp+smA/AuO0u9&#13;&#10;zH87LG/zdn/k/wDg1rJJKfNKcL69YWMOkUil1LRsbk7m72s+g3busbb7Gf8AdL1V1f1K+qdf1Wwf&#13;&#10;swcH3PO+1/7z/wB1n/BVfmf9uf4RdAkkpZzQ8FrhIOhBXm7/AKpfWH6qZVtn1Zcy7EuO70LCPYf+&#13;&#10;vOq+h/pWX+p/pv5tekpJKfOelfUzrPXOp19W+s7mgUEGuhpB1ad7P5rfSyrf73/pLbLl6MkkkpSS&#13;&#10;SSSlJJJJKUkkkkpSSSSSliJ0K85v+qHXvqvmW5H1XcyzFvO447yBsP7v6Z1bNjf8HYy6uz/B2L0d&#13;&#10;JJT5vgfUzrf1h6jV1H60OY2qgyyhpB779n6H1KmVbv539Lbbb/Nr0hJJJSkkkklKSSSSU8d9Z/q/&#13;&#10;1nrF+1r6jjMduraTHb/C+z3rc6DV1Strx1V9bzI2bBx+/v8AbX/YWqkoxjAlxXKy28nOTyYRhMcX&#13;&#10;BD5JRh+sj/h/6z/KPL/WfpPWeqOsx8d9P2N4bDXfSke73O2P/wAKrP1U6d1PptRx897HUsaBWG6u&#13;&#10;Gv721nsW+kkMYEuO5WmXOzlg+78OL2/CH6zj/wA5/tHjep/UvJxsk53RLRS88sJ2j/rf02en/wAD&#13;&#10;b7EM4H1rzh6N1zamHlwLWn/2WZ6v/ULtkk32Y9DKIP6MT6WUfE8tATjhzTh6YZc2P3M0f8NyPq79&#13;&#10;XauhVOaxxfZZBe8/nEfus/N+mue6/wDVzrvWXFlz6TU15LAPbAP0f8H+4u4STpYomPDtHtFjxc/m&#13;&#10;x5Tn9GTNP9PLHj4f7jl9Cr6mxj/2q+t75G3Z4fnb/bWsfqX1a6hR1J3UejvZWbW+8O43fn+3Y/22&#13;&#10;fzn/ABi6xJI4wQAb9O0v0lkOcnjySyRGMe7Hgni4P1Eof7JizdtG+N0axxKkkkpGqpJJJJTmdV+r&#13;&#10;XTOsPbbnY7LntG0OcNdv0tm5R6Z9VuldJt9fCxq6rYjc0awVqpJKc7qv1e6d1ktdn0MuLJDS4aiU&#13;&#10;Hp/1R6R0y4ZOJjV13NmHAajcNjtv9la6SSmp1LpOJ1Wr0M2pl1fMOEwf3mfuO/qLEo/xb/V3Hf6j&#13;&#10;MNpdz7nPsb/21dbZV/0F0ySSmFVLKGCupoYxogNaIaB/Ja1Z3VPqx0vq9guzseu2wDaHOGu391ai&#13;&#10;SSkOHh04NLcfHYK6mCGtboAFkXfUXod73W2YdRe4kkxyT9JbqSSnPf0Dp78MdNdRWcRvFcewa+p/&#13;&#10;nb1Vw/qX0XCubkY+JWy1hlrgNWn95bSSSnM6p9WemdYsF2djsusaNoc4a7fpbFPpXQOn9G3fYKGU&#13;&#10;743bRq6PorQSSU1s/puL1Ko0ZlTLaz+a8BwWDX/i0+rtb/UGG2fN9jm/9tPt9NdOkkpHj41WLWKa&#13;&#10;GNrraIDWgNaP6rGpsnGryqn0XNDq7GlrmnhzXDY9iKkkpz+idCw+g4/2XAZ6dW4uIkulzvz99n9V&#13;&#10;D6V9Wen9IyLsrDqDLcgzYZJ77/Zv/mmb/wAytaiSSlnNDwWuAIIgg8ELAP1B6AdfsVX3FdAkkp5/&#13;&#10;/mB0D/uFV9x/8ktXpnScTpNXoYNTaayS4taPzj+eraSSmr1HpeL1Sr0M2pl1Z7PG7+039xywWf4s&#13;&#10;/q4x+8YjZ832Ef8AbbrvTXUJJKa+F0/G6fX6OJUymv8AdY0MH/QRrK22tLHgOa4QQRII/lKSSSnm&#13;&#10;rP8AFx9XrLfWOGzdMwHPaz/thlnof+BrQzPqr0rNqqovxq3VUyK27Yazd/Oem1n7+xaqSSmt0/pu&#13;&#10;N0ykY2HW2qpskNaIGv0lX6r1bpmGW0dSupr36htrmif5e21aKxOvfU3pX1he23qFO+xg2hwc5jts&#13;&#10;79n6JzNySnl/8YP1v6TX0i3p3Trarbr4Y1tJD2tbLfUe91P6L6H9tdP9Sen29N6LiY14LbG1y4Hl&#13;&#10;peXXbHf1PUQ+kfUPonR7Bdi4zfVHD3l1jgf3q/XdZ6bv+LXQJKavUel4vVKvQzamXVns8bv7Tf3H&#13;&#10;LBZ/iz+rjH7xiNnzfYR/2267011CSSmvhdPxun1+jiVMpr/dY0MH/QVhJJJSkkkklKSSSSUpJJJJ&#13;&#10;SkkkklKSSSSUpJJJJSkkkklKSSSSUpJJJJSkkkklKSSSSUpJJJJSkkkklKSSSSUpJJJJSkkkklKS&#13;&#10;SSSUpJJJJSlz/wBf/wDkDN/4o/laugXP/X//AJAzf+KP5WpKfH/8Vv8A4pMT/rv/AJ5yF9AL5/8A&#13;&#10;8Vv/AIpMT/rv/nnIX0AkpS4766/U7J6lkU9Y6Q8VdRx+J0bY0fRbu/0n0/p/o7a3+nYuxSSU+aZf&#13;&#10;QPrX9bzXidbFWJhMcHP9Mgusj+TXblfpP6/o1fn+mvRsXFrw6WY9I211tDWgdmtGxiKkkp84+uX1&#13;&#10;V+tX1htso9aj7D6hdWwEs9v+B+0fov0j2f19nqLq/q1g9SwOkjFyzSMmtrm1+mD6TQB+rep7Wf8A&#13;&#10;XNi3EklPk+H9RPrZg9Qd1PGtxqr3k79p21un6e/H9D0/5f0Pp/pP5xd59a+l9Q6r0izDw7G15NjW&#13;&#10;hx1a1w/7UVtf731+r/5gtxJJT5V0D6mfW76u1vr6fZi1iwy4mHOdH0f0lmPu2sVzL+rP1y6vZSzq&#13;&#10;GTSKa7WvPpnY7Q/S/Q017/Z9BekpJKUuN+uf1MyeoZNfWejWCnqNIjXRtjR/K/f2/o/0n6O6v9Fa&#13;&#10;uySSU+YZ3Sfrt9ZWfs/qAqxsUkb3gs94H8miy+13/F/oGL0DofR6Oh4VWBjfzdTYk8uJ99lr/wCV&#13;&#10;ZZ71fSSUpJJJJSkkkklKVLrXTndUwrcNljqXWtLRYz6Tf9fz1dSSU+Z4+D9fOhfq+O6vNpH0S9zX&#13;&#10;QP6+U/Fyf7HqWI3TvqP1jrvUK+pfWixpbTqyhhBGh37Hel+hZV/pP52y789ejJJKUuH+tn1Kzbuo&#13;&#10;N690GxtWc0APa76NkD0937m70v0T2Wfo13CSSnzfNo+vPXqTgZFVGJS8bX2NcJcw/Tb+jvzLPf8A&#13;&#10;8HXUuy+q/wBXaPq3gMwaDuiXPedC+x307P8AX/BrWSSUpJJJJSkkkklKSSSSUpJJJJSkkkklPD5/&#13;&#10;1T6l07PdndFeAHkktJALd306/wBL+isqUMr6l9V6s12Vn3t+1AD02j6Ig/Rc+tv6P/rS7tJQ+xA3&#13;&#10;vR/Rv0umPi3MR4SBj9yA4Pf9v9fLHH/J+40ejVZdOIxme8WZAnc4fH2fms/MV5JJSgUKc6cuORlQ&#13;&#10;jxHiqPpgpJJJFapJJJJSkkkklPlX+PT/ALQf9f8A/dRaH+JL/kzI/wCP/wC+VLP/AMen/aD/AK//&#13;&#10;AO6i0P8AEl/yZkf8f/3ypJT6KmInQp0klPnDvqt1/wCqWZdf9WhXfiXncaLCBsP9uzG/m/8ABvrv&#13;&#10;+h/OsV76r/U/qNvUz1/6wua7KAiqpuravzPzf0fsb/NMZ6n+m9T1V3KSSmn1ZuY7EsHTixuUW/oy&#13;&#10;/wCgHfy15uz6k/Wx/VGdXyLcazIaRBeS5jB/wdHo7WbP+D/4z+dXqiSSnnPrz0nqPWMD7H070feY&#13;&#10;sFw5ZH+C9lmyz1Pz/wDMWN9QPqz9Yfq9YMfMtqdgQ47AS9zXH6Pofo2en7/p/wCD/trvEklKXDfX&#13;&#10;Xof1m60+7Ew7aB060NAY7R+mx9m9/pP/AMOz9/8Am13KSSnkvqJ0frvR6/snVLKXYtbA2prNXtM/&#13;&#10;nP8ATq9i6widCnSSU+cX/VDr31XzLcj6ruZZi3nccd5A2H939M6tmxv+DsZdXZ/g7E2B9TOt/WHq&#13;&#10;NXUfrQ5jaqDLKGkHvv2fofUqZVu/nf0tttv82vSEklKSSSSUpJJJJSkkkklKXEH6r5+f9bP2vmNA&#13;&#10;wqGxT7gZLW7a/wBH9Nn6a67IXbpJKUkkkkp88zfqn1v6t9Ru6j9WfTspyDNmO8hoDvp/nvoZ6e/f&#13;&#10;6Wy6qyv+aRug/VHqvUuqs679ZCwWVD9DQyC1hH0Hez1K/wBF/OM/S2v9b/CLvUklKSSSSUpJJJJS&#13;&#10;kkkklKSSSSUgzhe6h4xS0XbTsLvo7v5S4p31b+sL81vUjZT9oaIDp0iHVfQ9LZ9B67xJRzxidWTp&#13;&#10;2bfLc5PlhIQjjl7npkckOP0S/wAn/ccjoNfVmb/2q+t/GzYNf5e72VrXSST4ihW/mwZcnuSM6jC/&#13;&#10;0ccfbxqSSSRY1JJJJKUs/wCsP/JmX/xFv/UPWgs/6w/8mZf/ABFv/UPSU+CfUD/l/C/40fkcvotf&#13;&#10;On1A/wCX8L/jR+Ry+i0lPnV/1U679Vs+7M+rIruxsgy7HeQ3Yf7dmP7K9/6LZfv2fo1a+rn1Q6nm&#13;&#10;dUHX/rG5n2hgiqlmra/3fo76/wBFvf6bN9v6X9N6i7tJJTV6m3Kdi2DBLW5JafTL/oB/5vqLzOz6&#13;&#10;k/W3I6lX1bItxrMisjaXkuYyP3KPQ2N/sf4T9L/Or1ZJJTz/ANdOmdR6r044nT/R3vIFgtEtNce7&#13;&#10;0vbbts9T0/8Aztc/9Qfqt9Yvq7cKMm6o9PO4urDi9wdHs+z/AKNnp/pP5z/B/wDXF6AkkpzfrF0K&#13;&#10;j6wYNmBk6NeNHDljx/N2s/qLhcbA+vPQqh07D9LJoZ7a7CWSxn5n9Isps9n7lld/p/zf82vTEklP&#13;&#10;HfUX6k3dEst6l1OwXdQyJ3EahjXH1H+/8+yx/wDOf5la7FJJJT5zmfU/rn1bzrc36ruY6i8y/HeQ&#13;&#10;AD/J9X069n+i/S1W1/zSHjfU3rv1nz6sz60FjMegy2hpad38j9D6tfp2bP0z/Wst/wAH/U9KSSUp&#13;&#10;JJJJSkkkklKWb9YWdSsw3N6Q6tmVI2mz6MT+k/Nf7/7C0kklPlXWvqZ9b+u2U25tuM92OS6uDtgu&#13;&#10;9NzvoUe/+ZrXT/V7G+tteY13V7sd+JDtwYPfMfovT2U1f4T/AMDXXJJKUvPup/VPrPQep29W+rPp&#13;&#10;vbka247yGjcTv/PdSz09/v8A56myr6H82vQUklPAdH+qXV+sdUr619ZSxpoj0qGEFrXD3Md7HWs2&#13;&#10;Mf8ApP562yyz+Qxd+kkkp8q6v/i++sWR1qzq1VmPY71C6o2Ena0f0dvoWVWM/QMWocL6/ER9pxfu&#13;&#10;b/7zL0FJJTzn1D6Dm9C6ccbqFnqXOtc8kOLwA7Z7N9n9T1f+uLo0kklKSSSSUpJJJJSkkkklKWP1&#13;&#10;6rq7yz9lPrY2Dv3jWfzfzLFsJISHEK28mTFk9qQlUJ1+jkj7kHhMH6u/WLAutyKLKRZedzzzJlz/&#13;&#10;APRfy10HQqutMtceqWVPq2+0MHu3T/Ur9mxbaSjjiEdjLyttZ+fnnBE4YeKQ4fcjj/W+n+upJJJS&#13;&#10;tFSSSSSlJJJJKUkkkkp//9P1B7yDAUfUclZ9IqKSmXqOS9Ryikkpl6jkvUcopJKZeo5L1HKKSSmX&#13;&#10;qOS9Ryikkpl6jkvUcopJKZeo5L1HKKSSmXqOS9Ryikkpl6jkvUcopJKZeo5L1HKKSSmXqOS9Ryik&#13;&#10;kpl6jkvUcopJKZeo5L1HKKSSmXqOS9Ryikkpl6jkvUcopJKZeo5L1HKKSSmXqOS9Ryikkpl6jkvU&#13;&#10;copJKZeo5L1HKKSSmXqOS9Ryikkpl6jkvUcopJKZeo5L1HKKSSmXqOS9RyBkZVOKz1L3trZxucQ1&#13;&#10;v+c9Vf2/03/uVR/24z/yaSnR9RyXqOVXG6hjZf8AR7a7I52OD/8AqFYSUy9RyXqOUUklMvUcl6jl&#13;&#10;FZ/XurjouFZmurfaK49rBLtTs/zP30lOl6jkvUcvPG/44Mbe1r8O5ocQJJHdegpKZeo5L1HKK4PO&#13;&#10;/wAa9OHfZQ7Cv/RuLSTDfo/nJKe+9RyXqOWP9WPrDX9Y8IZ1THVtLnN2ugn2/wBVaySmXqOS9Ryi&#13;&#10;kkpl6jkvUcopJKZeo5L1HKKSSmXqOS9Ryikkpl6jkvUcopJKZeo5L1HKKSSmXqOS9Ryikkpl6jkv&#13;&#10;UcopJKZeo5L1HKKSSmXqOS9Ryikkpl6jkvUcopJKZeo5L1HKKSSmXqOS9Ryikkpl6jkvUcopJKZe&#13;&#10;o5L1HKKSSmXqOS9Ryikkpl6jkvUcopJKZeo5L1HKKSSmXqOS9Ryikkpl6jkvUcopJKZeo5L1HKKS&#13;&#10;SmXqOS9Ryikkpl6jkvUcopJKZeo5L1HKKSSmXqOS9Ryikkpl6jkvUcopJKZeo5L1HKKSSmXqOS9R&#13;&#10;yikkpl6jkvUcopJKZeo5L1HKKSSmXqOWD9fbCeg5g/4I/latxYP18/5CzP8Aij+VqSnyX/FgY+se&#13;&#10;IR/wv/nm9e9eo5eCf4sf/FFi/wDXf/PV695SUy9RyXqOUUklMvUcl6jlFJJTL1HJeo5RSSUy9RyX&#13;&#10;qOUUklMvUcl6jlFJJTL1HJeo5RSSUy9RyXqOUUklMvUcl6jlFJJTL1HJeo5RSSUy9RyXqOUUklMv&#13;&#10;Ucl6jlFJJTL1HJeo5RSSUy9RyXqOUUklMvUcl6jlFJJTL1HJeo5RSSUy9RyXqOUUklMvUcl6jlFJ&#13;&#10;JTL1HJeo5RSSUy9RyXqOUSY1KHRk1ZALqXteBoS0h3/UpJo1fRN6jkvUcopJIZeo5L1HKKSSmXqO&#13;&#10;S9Ryikkpl6jkvUcopJKfMP8AHe4u+wT/AMP/AO6qv/4lnlvTMiP9P/3ypZ3+O7/tB/17/wB1Vof4&#13;&#10;mP8Ak3I/4/8A75Ukp9D9RyXqOUUklMvUcl6jlFJJTL1HJeo5RSSUy9RyXqOUUklMvUcl6jlFJJTL&#13;&#10;1HJeo5RSSUy9RyXqOUUklMvUcl6jlFJJTL1HJeo5RSSUy9RyXqOUUklMvUcl6jlFJJTL1HJeo5RS&#13;&#10;SUy9RyXqOUUklMvUcl6jlFJJTL1HJeo5RSSUy9RyXqOUUklMvUcl6jlFJJTL1HJeo5RSSUy9RyXq&#13;&#10;OUUklMvUcl6jlFJJTL1HJeo5RSSUy9RyofWCxx6blf8AEW/9Q9XVQ6//AMm5X/EWf9Q9JT4X9QjH&#13;&#10;XsM/8KPyOX0L6jl89fUP/l3D/wCNH5HL6DSUy9RyXqOUUklMvUcl6jlFJJTL1HJeo5RSSUy9RyXq&#13;&#10;OUUklMvUcl6jlFJJTL1HJeo5RSSUy9RyXqOUUklMvUcl6jlFJJTL1HJeo5RSSUy9RyXqOUUklMvU&#13;&#10;cl6jlFJJTL1HJeo5RSSUy9RyXqOUUklMvUcl6jlFJJTL1HJeo5RSSUy9RyXqOUUklMvUcl6jlFJJ&#13;&#10;TL1HJeo5RSSUy9RyXqOUUklMvUcl6jlFJJTL1HJeo5RSSUy9RyXqOUUklMvUckopJKf/1PSc7Jrx&#13;&#10;K7Mi4xXW0vcfBrRvevMukdKz/wDGG+3qWdkWUYQeW01Vnw/6Hs/Pt2fpbP8Ai113+Mq91HQMxzeS&#13;&#10;1rfk99VLv+jYl/i8obR0DEa3uwuPxe59iSnnegZ+d9VOtt6B1C51+LeJx7H8tJ/m2+7997PQ9L/S&#13;&#10;em9i9EXnP+Nj9XyumZjNLGWu/wCi7HtZ/mrvepYtmZjWY9VrqXvaWtsb9JhP+EYkpspLx7qmL1n6&#13;&#10;s9TpZ1LqOV9he8Re1z3tMfmW477vZ/LZ+m/Re/8ATfQXQf4zOoP24x6dnWsyLB+joxyf04efZe6y&#13;&#10;i2v2f6L+e9T/AAX+ESU+grm/r79ZnfVzpptpj7TadlU6w4/Tu2/8Ez/wT00H6mfVvqnSj9p6nnW5&#13;&#10;D7K4NL3Oeyp07/5222zfY3+b9ldf/XFh/wCMn9a610nDf/NutE/9csoqd/1CSmNH+LbqGVjDOyM+&#13;&#10;5vU3N3j3Hax3020Pf/O/yP0f83/o1t/4u/rNf1nGsxc/+m4jtlk6Fw92x7/+E3V2VW/+pF1q85+r&#13;&#10;P6r9deoUM+hYxziP5Tjj5G7/AMEsSU9l9Z35jOmZDunBxytnsDfpTP5n8vYuRxPqv9bL6WW2dTNb&#13;&#10;3tBLCDuYSP5t+385i9CSSU+W5rPrF0nquF09/UXXPyXglrR9Gtpb6j7N/wCZs9X/ALaevUl5/wDV&#13;&#10;p3/OH605nVTrTht9Go+Z3Vb2f5mU/wD6+vQElKSSSSUpJJJJSkkkklKSSSSU531hfls6dkOwATk+&#13;&#10;m70w36W7+R/LXG4P1Z+tuTQy63qRqe9oJY4e5k/mP/lr0NJJT5X1Wr6ydGzsPCd1J11uVYAGtH0W&#13;&#10;gs32W7/zPf8A+fF6ovP+iu/5w/W7Jz+aMBnpV/1zup/97X/5i9ASUpJJJJTX6jdfTjvsxmepaB7W&#13;&#10;+JXI1fXDrF17sWvFYbmCXNG6R/4J/LXbLhsLqWP076w5duU8MYWuaCZ+lupd+Z/UUGYkGPq4ATwl&#13;&#10;1fh0YThlBxR5ieOHu4/n45foe36Gzb9berYI9XNwoq7kS2P7f6VdL0rqlPVcduTQTtOhB5a4fSY9&#13;&#10;YfXPrh012HbVU/1X2Mc0NDT+cNnvc9u1E+omBbh9P3W6eq8vaP5MMY3/ADtiEJHj4RL3I1/ir+Zw&#13;&#10;QPK+9PF9zzDIIQj6/wBfD/ZZWh1b629V6Y8+tjMZWXEMJk7o/lNei/t76w/9wW/cf/Sih/jI/o9H&#13;&#10;9c/kS6x9fcc45HT3H15EFzdI/P8ApJkpcMpCU5Dh+X+s2sWEZsOGeLlsWSWYzhll+t9vF7cuCEvn&#13;&#10;SYf1o6kM6nEzsdtQuMd939b6T1o9d6l1TEta3AxhdWWyXH96foe1zFO7pA6lkYnUXP2uqbJaBo7c&#13;&#10;N30vzFsKWMZUQSd/TJzs2bAJwnDHjvgMc+H9Z7Xu8c3icP64dYz932bFY/YYdG7T/wAEXWdMuyL8&#13;&#10;ZlmXX6VxB3MHbX2/9Bcz/i9/7V/12/8Aoxdghg4jESJMr6L/AIp7WPLLBjxwxDGY/rI8fuS4sbU6&#13;&#10;rfk4+M6zDr9W4RDT319y5S364dYpvbi2YrBc8S1p3Sf/AAT+Qu2XH9d/8UuH/Ub/ANVkJZuIUQTH&#13;&#10;URV8NOKZlDJjx5eHHkzCc+Pj/Vw+R1+hdR6nmPe3PxxSwCWkdz+7tc562UklLEUKJ4vFz8uQZJmU&#13;&#10;YxxD9zH8qkkkk5jc3r31fxPrBjjFzml1YcHiCWkOAczd/mWPXl3+Lz6m9O+sH2v7aHn0Xtaza7bo&#13;&#10;fU/8gvY1439Q8br17sz9iXU0tFg9T1RMn9J6ez9Bkfy0lOh9df8AF9ifV7CPVul22VWUOaSC6fpO&#13;&#10;bTups9lldrH2LuvqZ1W3rHR8bMyP517SHH94sc+j1P8ArnpeouB+t/1d+tuVjGzqNrMnHq97q6Tt&#13;&#10;0b9J/p+hj+rt/wCvLtvqJ1vC6v0xn2Gv0W0fo3VTu2ED/Sf4Vtn+lSUl+sv106d9WwBluLrXCW1M&#13;&#10;G55H7/7lbP8AjHrnT/jX9IC6/p+QzHP+E/8AO2V1/wDgy436v/Wfp37Zv6z1tr7XuJNTQ0PDST7f&#13;&#10;puZ/R6dlVH/mC7iz/G50KxpY9lzmuEEFjSCP+3UlPU9E69h9ex/tOC/eyYI4cx37lrPzVoLx/wCo&#13;&#10;PUaWfWl9fSg8YOQH+1w+i0N+0M3t9/8ANX/oav5D/wCWvYElPn3+N/8AmcH/AI/+C9BXn3+N/wDm&#13;&#10;cH/j/wCC9BSUpUOv/wDJuV/xFn/UPV9UOv8A/JuV/wARZ/1D0lPOf4pv+Qm/8bZ+VdkuN/xTf8hN&#13;&#10;/wCNs/KuySUpJJJJSkkkklKSSSSUpJJJJSkkkklKSSSSUpJJJJSkkkklKSSSSUpJJJJSkkkklKSS&#13;&#10;SSUpJJJJSkkkklKSSSSUpJJJJSkkkklKSSSSUpJJJJSkkkklKSSSSUpJJJJSkkkklKSSSSUpJJJJ&#13;&#10;SkkkklKSSSSUpJJJJSkkkklKSSSSUpYP18/5CzP+KP5WreWD9fP+Qsz/AIo/lakp8k/xY/8Aiixf&#13;&#10;+u/+er17yvBv8WP/AIosX/rv/nq9e8pKUuB+uPV87q3Vqvqz0qw0kjdkWN5a0j1Nm5v7tPv/AOG9&#13;&#10;Wupd8vOfqT+s/WvquQ/6TC9g+As9L/qcdJTW619WM/6kUjq/Ssu21tbh61dmrXNJ279n51e7/rlf&#13;&#10;856q9D6P1Ovq+HVnU/QtYHR4H8+v/rb/AGIH1nobkdJy63cGiz79jtq5/wDxS3ut6E1p4rte0fD2&#13;&#10;3f8AVWpKezSXnv17+rvXWG3qfTc7IcyZOOxz69jAPd6HpW7Lf6npb/8AjFY+q/V6cv6tWut6jZ6j&#13;&#10;Wu9W6w/psdzvotb732Wf91/0n6b/AAeyz9HWlPdKh17NvwMC/KxmepdXWXMbBMuH8lnuXm31S6F1&#13;&#10;36wbsv8AaeXVhtdFb3OeX3Qf9B9o9Otn/XL/ANJ+j/SL1hJT5n0j6k9U+tFQ6h13Mur9TVlTfaWt&#13;&#10;/Nf6f8zRu/0TKU9GRn/ULq+Pg5GQ7J6dlna0v+lWZbX/AGPQfZX6mz9FbV+Z6i9LJAEnheY5+R/z&#13;&#10;6+slFGL7sHAO59g+i4y19u13/Dvprop/65ekp9OXnz+lfWrqvUMxzMp+HjstIqDh7X1y703U7PzP&#13;&#10;T9P/ALcXoKSSnzXrfR/rL0bCtzr+rEsqbMAGXH6Ndf8Abeuu+pNmZd0fHu6g82X2NLy487Xlz6P/&#13;&#10;AAHYue/xm5Ds+3C+r9J9+VaHPjtWD6bP7H87b/6Druqam0MbVWIYwBoHgB7WpKZpJJJKUkkkkpSZ&#13;&#10;0wY57J0klPn7fqF1frj3X9fznNk+2qg+xo/tfomf9s2f8aqONb1D6idax+nW3vyOn5ZDW7/zNx9L&#13;&#10;2f6N9Fjq/U9P9HbV/g9/833X1j+sFP1exftl7LLG7g2KxudJDvp+5myv2fTXAdO6kz6/9foyLHMo&#13;&#10;ow/dXS536a0tPrf1fps/S/8ABV/9cSU+przz6zdT6h9Y+t/83Om2nHprbuvsb9I6Ne/6Ox/ps9Su&#13;&#10;r0/z7f5z2L0NeYZWWPqh9cLM3MBGJmMIFkSAHek5/wBH/Q5FH6T/AIH9IkpN1X6lZ31Vx3dU6Nm3&#13;&#10;OfQN9lb9W2Mb/O+z6HsZ79ln/bi7X6s9dZ1/p9WewbS8Q5v7r2+y1n+d9D/g1hfW/wCvPS6OmXV4&#13;&#10;19d999bmMZW4WGbB6e+30/5vZ/LVH/EzY53Sr2H6Lcgx82UpKe/SSSSUpJJJJSkkkklKSSSSUpJJ&#13;&#10;JJTC6v1a3M/eBH3rlf8AFxXGFa/xtj/Naz/ya61V8Hp9HT2GrGbsYXFxEk+4/S+mmGFzEv3eJtY+&#13;&#10;YEOXyYdbzSxSH/UuNsJJJJ7VUkkkkpSSSSSlJJJJKfLv8d3/AGg/69/7qrQ/xMf8m5H/AB//AHyp&#13;&#10;Z/8Aju/7Qf8AXv8A3VWh/iY/5NyP+P8A++VJKfQVC+5mPW66w7WMaXOPg1o3PcprA+vt7qOg5jm8&#13;&#10;mvb8nltLv+jYkp47peBnf4xrrs7KyLMfp7HllVbDEx/0PY3+ct/SfpFa6PmZ31O63X0TOudfg5IH&#13;&#10;ovfyxzvZW3/t39DZV/wldy3/APFpQ2n6v423l29x+JfYsD/HF+gbg5jf5yq10f8Agdv/AKJSU+jJ&#13;&#10;IGfjvyseyiuw1Pe0tFjfpMJH84z+ovJOuYPW/qzn0tz+pZZwHuH6wxz3R+8yzGfc73/9u/ov9L/M&#13;&#10;pKfYklwP+MrqROPjWdPzra77P5qrHJJyA/bss30WVP8AT/0f87/wda0fqX9WurdNIy+qZ1tzn1wa&#13;&#10;Huc9tbid387bbZusZ/wdf9t6SnrV5f8A4yer5PU7rcPBeW0dPYLb3tJE2uLaaafb/o/U/wDP3+hX&#13;&#10;b/W76ws+r3TrMwwbPo1NP51rv5v/ADP52z/g2LksroD+jfU/Kdka5eQG23uP0t731u9N/wDxX/n7&#13;&#10;1UlPV/Um59/RMSy1xe81iXOMk/2la+sL8tnTsh2ACcn03emG/S3fyP5apfUP/kLD/wCKH5XLeSU+&#13;&#10;eYP1Z+tuTQy63qRqe9oJY4e5k/mP/lrO6rV9ZOjZ2HhO6k663KsADWj6LQWb7Ld/5nv/APPi9UXn&#13;&#10;/RXf84frdk5/NGAz0q/653U/+9r/APMSU+gJJJJKUkkkkpSSSSSnlPrxX1u+zDx+jOfW2x7hdY3i&#13;&#10;sfo/Tfd/wf8APLO/5o/Wr/y2/ArvFQ671RvSMC/OfH6JhcAe7v8ABV/9ct2MSU8b9Rcnq9nWsvEy&#13;&#10;8t2TRit2OMe02uLdu3+p6eQvQVx3+K3prsbpP2y7W7Lsda4nmJ9Ov/v93/Xl2KSnzb619F+sgxcn&#13;&#10;OzOohtNQLm1U7mbmz7K37Ps//T+0Lo/8WtjrPq9iueS5x9TUmT/O3qx9fP8AkLM/4o/laqv+LH/x&#13;&#10;O4v/AF3/AM+3pKeoSSSSUpJJJJSkkkklKSSSSUpcx1L62XWZJwOkVC+4fScfoN/e/c+h/pfU9Nav&#13;&#10;1kzXYPTr72GHBsA+BefRa7/wRZn1BwWUdOGRHvucST5NPpNZ/wBB6hnImQhE8OnFKX9V0eWxY8eC&#13;&#10;XNZY+7wz9jDil/Nyzfzn6xrZHU/rH01hyMiqqyoauDeWj/rb/wD0otD6pdeu63VbZe1rSx8DbP0S&#13;&#10;FukAiDqCqHR+h4/R2vZjbosduO4zH8hv8hEQlGQIkZQ/SEkT5nBlwTjLFjxcxcfanhjwx4P03QSS&#13;&#10;SUrnqSSSSUpUOv8A/JuV/wARZ/1D1fVDr/8Ayblf8RZ/1D0lPhf1D/5dw/8AjR+Ry+gbLG1NL3mG&#13;&#10;tBJJ7AL5++of/LuH/wAaPyOXtP10vdR0TMe3n0Xj/PHpf9/SU8V0/Gzf8Y+TflXZFmP0yp+ytjNN&#13;&#10;x/6j1PT/AEltlnqfzvp1o/TsnN+pHWqek5d7r+nZWlTn81uJ2N/qbLfZd/gvTt9dbn+K2htX1foc&#13;&#10;3mx1jj8fUsp/6ipY/wDjlZsxMTJbpZXcQ0+G5vqf+iGJKfRElXuY7MxnNY41OsrID2/SrL2+2xn8&#13;&#10;upeS/WLp3XPqzl1fa+pZbsF7gDex1h2/vMsxnX/T/wCu/pK/+2klPsSS4L/GN1RpwMa7Bz7a7X61&#13;&#10;MoJLsrfs2bvQspe1jP3/APhP5r1Fc+pP1a6vgFmb1TOutc+szjvc6xrC76O+y21/6Vn8ir/rqSnp&#13;&#10;+qdSo6Vi2ZmSdtVTdx/76xv8t/0GLz/p+P1v6/l2ZdkPwemyRWys+6wA/wBj1P5d1vs9T+apR/8A&#13;&#10;HJnOZh42EHbRfaXO+FQb9L+RvyN6HR/jGfi0tq6N026/Ax2hnq+5o2s9v+DpuZX/ANcsSU9H9Xfq&#13;&#10;JifV+/7TRdkWPLdpFjwWa/8AB111/wDTWv1t+SzAyHYQJyRU/wBMDn1Nv6Pb/bVH6rfW3D+s9Btx&#13;&#10;pbYzR9bvpsn/AKut/wCZYttJT510/wCrf1ty8dl9vUnUveJNbh7mfyXrO67T9ZeiZGLjHqTrbsqz&#13;&#10;YxrRxqxvqP3/AJn6RerLz/Bd/wA4frjbfzR02vY3w9T+b/8APtmT/wBsMSU+gJJJJKUkkkkpSo9b&#13;&#10;qzrsN7OlvZVlGNjrBLRr7/zbfzP+CsV5JJT499aundY6Pl4Luo5z8h19v0Wlza2em6j6Dd2z3+t/&#13;&#10;oa17CvOP8bP9M6V/xr/+qw16OkpS8yq+2f4xeo3huQ+jpWMdrQzT1D+a7+W+z+d/Sb/Q/R+z3rvf&#13;&#10;rDe7H6Zl3N+kyi1w+LWPcuZ/xQ0Nr6IXjmy55PyFdX/otJTlNfm/4vuqUY9177+lZR2jf/gnfR/6&#13;&#10;36W9j/Z/O1f4P2L0tcH/AI46Gv6PXYfpMvbB8nNu3LsekXuyMKi530n1Mcfi5rXJKcD619E631rJ&#13;&#10;Zj4eSMXA2/pHNJ9Uvl25vs2b2bNns9atn+kXN9d+o+Z9WMV3Vek5txtpG6xrj9Nv+Ef+57Pp+jd6&#13;&#10;q9OXl31r/wAZFfVaX9Iw63UG4+m+3I/RhjP8J+jb6j2bv5f/AG2kp7r6p9bPXumU57gGveCHgcb2&#13;&#10;H0rNv8jczexa6yvqt0iro3TKMOl4sa1s7xw8vPrPsZ/I9/6P/g1qpKUkkkkpSSSSSlJJJJKUkkub&#13;&#10;+tHWcmq6rpnT9Mm/l37jf9d/v/wbE2chAWWbl8EuYyDHGh+lKUvkxwh885vSJLkWfUa9o9U5tgyO&#13;&#10;dwnn/tz1FltPV87qo6bk5L6bGtgurLtrg0eo2302PqZ+lURyyjVxPq0i3ofD8WXiOPPCUcUZZMvF&#13;&#10;jyQ4YQ/ch/lH0JJQqYa2NY4lxAAJPLo/OU1O5ZUkkkkpSSSSSlJJJJKf/9XsPr/hOzeiZlTRJ9Pf&#13;&#10;H/FFmT/6KVP/ABaZrcvoGPBl1W6t3kWudt/8BdUuptAcSDqCvOz9U+u/VjKts+rj67MW47jTZ+Yf&#13;&#10;+ubPofmWMt/41JSP/GZ/lHq/S+l16uL9zh/JsdVXv/ssovXo6436q/U7Moz39b63Y23OeIa1v0ag&#13;&#10;Rs/zvT/Rfo/of8Iul6zVm24djOmvbVlED03vEsaZ92722fmf8G9JTg/4w+sYWJgHCvrGRkZPtqo5&#13;&#10;c5x9rLvZ+kZ6T/ofv2fo61xX1exbvqD1CrI63QDTewNbeJf9mcfpV/ub/wDTf8H/AEd/86yzVw/q&#13;&#10;J9ZquqN6tdlYz759znbn+389tdT8Vldf6P2fovR/sLqfrv0XqXW8MYnTrKWNcT6otEhzfzPTd6WR&#13;&#10;6b2P/kep/wAKkp6Cq1lzBZWQ5jgCCDIIP0XNcvO/8ajThZvTOqx7KrfcfDY6rJr/AOouWj9Rfqt1&#13;&#10;z6uv9DMyKn4MEithc8h5/OrdbTT6TP8Arn/W10X1j6DT9YMGzBv0DtWu7seP5u3/AF/MSU6TXBwD&#13;&#10;mmQdQQvOfqX/AJS+tfUuoM91TA6sHtJcyqp3/bWJYlV0f66YeP8Asmi2k44Gxt8+9tf0du7+e9jP&#13;&#10;+Bssr/wVi6v6ofVer6s4QxWHfY47rHxG5/8A6Tr/ADElO4sb639Y/YvScjLBh4ZtZ/xj/wBFT/mP&#13;&#10;d6i2VyH+ML6udQ+sbMbExNooFhdaS6CP8HXtZ+fsY+9JTL/Fh0n9ndErscIsyCbXfB3so/8AAWMf&#13;&#10;/bXWqFFDMettNYhjGhrR4NaNrVNJSkkkklKSSSSUpJJJJSkkkklKWX9aOrjovTMjNn3VsOz/AIx3&#13;&#10;6Oj/AMFexai5L/GH9X+o/WHHow8HaK/U3WlztvA21f8AGfzlr0lI/wDFX0s4XRhkP/ncp5sJPO3+&#13;&#10;ap/6j1v+vLsUHExWYdFePUIrraGNH8lo2NRklKSSSSUpcT0vEpy/rHmMyGNsaGuID2hwndR7veut&#13;&#10;6izJsx3tw3NZeR7XOEtGv9v8xclR9V+vY+S/NryKRfYCHO8QdrvofZvT/MUGWyY0DIRPEXV+H8Mc&#13;&#10;eUnJjwyy4/ZhxynGfF6J8fyvSX/Vzpt7Sx2PUAe7Whh/z6ti5v6kWvxuoZXTmOLsdm4tnxY/0mu/&#13;&#10;66xWrOj/AFkyBstzKw087fa7/wADx6v+rWt9Xvq7T0Ootad9r/pvOkx+axv5jEKMpgiPtiPzH95e&#13;&#10;ckcPLZMeTNHm55uH2seP3MkMfD/lePK4v+Mj+j0f1z+Rb/WOiU9VxzjP9gJB3NAnRc91r6s9a6u8&#13;&#10;tuvpdU1xLBq3aD/Uo/c/4R6s/s/60f8Acun7h/7yIWeKRMZGM6ZDGPsYI48+DHl5aWSZPFk/ysoT&#13;&#10;h/knSy+rjp2Zi9OazcLRG6fo7faz+utdcpjfV7q92fRmdRvqsFJ/N0dH9milq0ut4vWLrWnpl9dV&#13;&#10;Yb7g8al0/wDE3qSMpUSRKr9Mf0mnmwYjLHjhkxcXtn383Fk9n3eOf9T9z/VuR/i9/wC1f9dv/oxd&#13;&#10;Tn2uoxrbWfSYxzh8QNy5Dp31X690zf8AZcilnqGXfnSR/wAZjPVq3pX1muY6t+VSWuBBEDg/S/7S&#13;&#10;KPHKUIcPDO23zeHFn5k5hm5f25GHplLJxeiMf9U6n1Tzrs/p1d+Q7dYS4ExHDnfurH67/wCKXD/q&#13;&#10;N/6rIWngdHzundJGHj2MblAkh/LBLt/57P3P+CWNf9V+vZGSzNsyKTfWAGu8ANzvofZvT/PSnxcE&#13;&#10;RUpS9MpK5f2RzGbIMmHFin7+LFD5f53+bn8n809ssDD6pkW9eyMFzporqDmtgaO/V/zvpf4Z6q/s&#13;&#10;/wCtH/cun7h/7yIvQeg9QxOoWdQ6hZXY+yvYSz/rX/BUs+hSnmUpGIAnH1eprwwYsMMkp5OXzGWI&#13;&#10;wxRx8c5+7xw/fxvSJJJKZzGh1nr2F0OoX9QsFVbnbQYc6XfS+hS2x68x/wAW31s6Z0P7Z9vu9P1b&#13;&#10;Glnse/cB6v8Aoa7P316tmYGNns9LLqZcwGdtjQ9s/vbLFS/5q9H/AO4ON/2zX/6TSU831v8Axq9G&#13;&#10;qxbBhvdkWuaQ0BjmN3Ef4R+Qyr2Jv8U/QcjpXT7MjKaWOyXBzWnn02j9G9zfzfU9R66nH+r/AEzF&#13;&#10;eLKMWit44c2pjXf5zGLQSU+U9MyT/i461kUZjHfs/KMssaJ0aXOo/wC2fWsqyK/p/wCEXZ2/4xOg&#13;&#10;V1+qctpHgGuLv+29m9buXh0ZtZpya221nlrwHN/zXrKr+pPQ63724dM+bQ4f5j/Ykpy/q99fz9Yu&#13;&#10;ofZsLEs+yAHde4xtgez9G3ez9I/2fz/qLoOs9ewuh1C/qFgqrc7aDDnS76X0KW2PVyqllDRXU0MY&#13;&#10;OA0QB/Zah5mBjZ7PSyqmXMmdtjQ9s/vbLElPlv8AjH+t3S+t1YrcC71DVbuf7Hthsf8ADV1rsR/j&#13;&#10;N+rp/wC1X/gdv/pBan/NXo//AHBxv+2a/wD0mkPqt0cajCxv+2a//SaSnRdaxrDYSAwCSe0fvLj+&#13;&#10;sf4xugZGFkUVZM2Pqe1o9O3VzmuYz3ejtXZEAiDwsw/Vbo51OFjf9s1/+k0lPC/4vPrr0fo3SW4u&#13;&#10;df6dwe87dljtHfR91NVjF6B0frmF1yk5OBZ6tQcWkw5vuG123Zc2t/56D/zV6P8A9wcb/tmv/wBJ&#13;&#10;q7h4OPgs9LFqZTXM7WNDGz+9srSUnSSSSUpJJJJSkkkklKSSSSUpJJJJSkkkklKSSSSUpJJJJSkk&#13;&#10;kklKSSSSUpJJJJSkkkklKSSSSUpJJJJSkkkklKSSSSUpJJJJSkkkklKSSSSUpJJJJSkkkklKSSSS&#13;&#10;UpJJJJSkkkklKSSSSUpJJJJSkkkklKSSSSUpJJJJSkkkklKWD9fP+Qsz/ij+Vq3lg/Xz/kLM/wCK&#13;&#10;P5WpKfJP8WP/AIosX/rv/nq9e8rwb/Fj/wCKLF/67/56vXvKSlLzj6sf5M+uXUMSzT7QHPb/ACi4&#13;&#10;szPb/wBasuXo65P65fU+7q11XU+mWCnqGP8ARcfovaPc1j/9f+DsSU6f1yzW4PRcy1xj9C5o/rWD&#13;&#10;0Kv/AASxZX+KzCdi9Bqc4QbXPs+RPps/6FSyMj6s/Wb60urx+uWV0Ydbg5wrjdZH/F7/AH/137K/&#13;&#10;9EvQcfHrxqmU1ANrY0NaB2a0bWNSUxy8unCpfkZDwypglzjwAvGM/omT9Yrsjr3S8QDBbYD6XuBy&#13;&#10;Q0/p7WUs/wDBmU/9Z33eour+tv1O+sv1hufWcqj7FvLqqyXMhv8Ag/W9LGf6r2fy7bF1H1f6f1LA&#13;&#10;6WMXMsqdksaWsdW2K2iP1f2bKP5v/iq0lK+qf1iwuvYTbMMCv0wGvq70n/R7f9F/oXraJAEnheXY&#13;&#10;/wDi++tGLnu6nTlY1eS4nc5stDt309+OzD+zv3/8X/OfpP5xdv8AWnpGb1fpVmDjWtrvsDQ5xlrX&#13;&#10;D/DM9nqPrZakp4/6x/WPL+uGWegdAP6Di+8fRLfz/f8A9xf/AG6/m6/0X872v1b+rmL9XMQYmKJ7&#13;&#10;vefpWP8A9I//AL4xcP0X6jfWvoVbqun5eLU15l2m4uP8qy7AssVjL+p/1r6tZS3qebQ+mq1r4ZLH&#13;&#10;Dafps9HEx99mz+b32JKfRUklU6u3JfhXNwo+0OrcK5O0B5G1jt38hJTwv1Zf/wA4/rZl9UPupxG+&#13;&#10;nUe0/wBHr2/8Yz7Xb/1xeirmP8X31Ys+rnTjTk7ftFjy9+0z/wAHUzf/AFGb/wDri6dJSkkkklKS&#13;&#10;SSSUpJJU+sdOHVMO3DL3V+q0t3t+k1JTcXmn+NvEo6e7F6pigVZvq/Sbo5+0er6j/wB59Nn/AJ8U&#13;&#10;8fov116H+gw768qgfR3kGB/6Ffpa/wDi/WfWrPTPqL1Pqmezqf1mubYatWUt1bp7m+ptayllf8iv&#13;&#10;f63+EsSU97W4uaC4QSASFW6p0jE6vT9nzqm21zMO7H95j/p1v/qK2uS6/f8AWwZb2dKqxzi6bHuI&#13;&#10;38e/1PUsb+f/AMEkpzPrL0LoX1N6fbmY9IGVY010lznWOD3jZvp9Zz9noN/S+otb/Fp0h/S+iVi0&#13;&#10;bbLnG4g9t+1tX/gFdSzOm/4v83qGY3qP1mvGQ9n0Km/zY/4z21M9P/gaq/0n+EsXepKUkkkkpSSS&#13;&#10;SSlJJJJKUkkkkpSSSSSlJJJJKUkkkkpSSSSSlJJJJKUkkkkp8u/x3f8AaD/r3/uqtD/Ex/ybkf8A&#13;&#10;H/8AfKln/wCO7/tB/wBe/wDdVaH+Jj/k3I/4/wD75Ukp9BWN9c8J2d0XLpYJcanEDxLP0zf/AD2t&#13;&#10;lJJTyX+K3NbldBpYDLqXPY7/ADnXM/8AArq1i/41v8oZfTulV6vtsJI8nmuit3/n/wDzEa36pdb+&#13;&#10;reZbk/Vt1b8e8y6izTYf7exu1n+D/S1v/wAGrv1Y+p+cOoHrnXrG2ZkRWxv0atNn9T6H0GV/8Z/O&#13;&#10;JKe0XM/X7rWF0/p7sbKrGRbkDZXR+dY79/2fpGek78/9/wDm/wBItvqteXbi2MwHtryS39G54lrX&#13;&#10;fy/p/wDULz2r6h/Wj9pN6tblYz8kEe9258N+j+jp+yMqZ7P9F6P9hJTk9Bwcj6h51Gd1rH3UXM2i&#13;&#10;0S84rnfm/uMt/wBIz/R+p9nf/O1r2Ci+vIrbbU4PreAWuBkOB/OasP66dI6j1nB+ydOsqZvMWeq3&#13;&#10;c1zI+iz9FkbH7/8Ag/8ArjFjfUX6p9d+rlvpZORS7B9xNTS553n6Lq/Vpq9L+X+k/wCtpKQfX7pn&#13;&#10;WMzquJkYWN9qxsdoeGEgM9bc/d6rfUre/wBjMf8A13rM+tfW/rPk9Lvqz8CunGcBveDq0bmf8PZ+&#13;&#10;evUlxX1w+rv1j63Zbj4mTQzp9gaPSeIdps37rG4t1n88zf8Az6Skf+LPK6xdj115VTa+nsoip4+l&#13;&#10;Y/d7X/zn+j9T/BruVy31J6H1vorDjdSvptxmMDamVjVhn/Sehju/z/VXUpKcv60dXHRemZGbPurY&#13;&#10;dn/GO/R0f+CvYsL/ABV9LOF0YZD/AOdynmwk87f5qn/qPW/68if4w/q/1H6w49GHg7RX6m60udt4&#13;&#10;G2r/AIz+cteunxMVmHRXj1CK62hjR/JaNjUlJkkkklKSSSSUpJJJJSlwH+NfNfezF6Hjn9Ll2gkf&#13;&#10;yQfTpa7+ve/f/wBYXfrjR9Vs3M+tP7YzA37LS2KRO46N2M9n5v6S2/I/rpKeswsSvCorxqhDKmNY&#13;&#10;3+q0bGoySSSnB+vn/IWZ/wAUfytVX/Fj/wCJ3F/67/59vWL1P6tfXPqVVmNfnYzqLJBbt2+3932Y&#13;&#10;PqM/7d/tofSvqp9cuk47MPEzcZlFc7WxujcXWv8Adbg+p9N/76Sn0ZJRqDgwB5BdAkjifzlJJSkk&#13;&#10;kklKSSSSUpJJJJTmfWXDdm9NvpYJcWyB4lh9bb/4Gsv6gdQZfgfZp99Ljp/JefVa/wDz966dcv1P&#13;&#10;6oWDJOd0m30LjqW8MP730f3v9F6fpqGcSJCcRxacMo/1XR5bLjyYJcrll7XFP38OX9COb5P1jb6j&#13;&#10;9XcnMyHX1511LXRDGk7W6bfbtsYsf6ljLy8y592Ta9uOduxznOa/f6tfv3u/M9PerLsf60Wj0zZU&#13;&#10;ztvEf+k3f+e1ofVf6uv6K2111gssuILoGg27/wA530/51MEeKYIjKI3nxNqWX2eVyY55cGbJKMMf&#13;&#10;LxwxjOUY/wCV9ftf5p3EkklZcRSSSSSlKh1//k3K/wCIs/6h6vqh1/8A5Nyv+Is/6h6Snwv6h/8A&#13;&#10;LuH/AMaPyOXt/wBacJ2d0nLx2CXPpftHi4DfX/014h9Q/wDl3D/40fkcvoNJTxv+KbNbkdCZSD7q&#13;&#10;LHsI/rH7T/6PWZ/jdecs4HS6tbbrSQP83Hq/znXPRsr6o9Z+r+dbnfVp9ZpyDL6H6AH6Xt3ezYz3&#13;&#10;+n+kqsr/AJtWfq59T+oW9S/bv1gsbZlNEV1t1bX/AOi/0fv9Otn/AB3qeqkp7VjQxoa3gCAue+vP&#13;&#10;W8HpnT315rBe68bK6Dza7/q2Nr/0v/bf6X01s9SZk2Y1jcJzWZBaRW5wlrX/AJrnrzo/UP602dQZ&#13;&#10;1W7Lxn5LCIc7c4NA/wBHR9j9Fn/W/T/f/nElOP0Tp2V9R8vG6n1jG341jYDhLnYrnH9z/B3fyP8A&#13;&#10;hLPS/TeovYsbJqy6m30OD63gFrgZBBWN9bul9R6tgHE6fZUx7yBZ6rdzHVx72N3V5Oz3/wDB/wDX&#13;&#10;Fg/Ub6ode+rd4Zfk0uwTJfU0ued0ex1Xq0Vel7/5z9Ikpof468Vz8fDyR9Fj7GH42Ct7P/bZ69B6&#13;&#10;bj0Y2LVTiAChrAGRxtj2u/toPXei0dcw7MHJHseNCOWuH83az+UxcNR0X66dEr+wYN1V2O3St527&#13;&#10;mN/N/pHv/wCt/rHp/wCDSUx6VWzB+vd9OHDarGE2NHA3MryH/wDsyvSlyf1J+pb+hOtzs+wXZ9/0&#13;&#10;3iSGgn1Hta9/vsfa/wDnbP8AV/WJKc/6wdVb0fp9+c7/AATCR5v+hSz+3dsXNf4qOmux+lOzrdbc&#13;&#10;uxzyTyWt/RV/+CetZ/11W/8AGH0PqPXsKvC6ft2mwOsLnbfa0fo2/wCf7/8Ara6Lp+Ezp+NViVfQ&#13;&#10;qY1g+DRsSU2EkkklKSSSSUpJJZ3X6Oo34bmdJtZTlEja94lsT+k/Mu/N/wCCsSU8T/jZ/pnSv+Nf&#13;&#10;/wBVhr0deY9W+ov1s6y+qzOy8ax1BJrOrdpds3fzODXv/ma/5xdH9X+nfWqjMa/q2ZRdigHcxjRu&#13;&#10;Jj9Ht24mL+f/AMIkp6Dq+Ic7CvxRzbU9n+e11a47/E9lizpVuKdLKbjI7hrw1zP/AAT1l3i4Pqn1&#13;&#10;Q6r0rqVnVvq29gN+ttD9Gkn3u27v0ezf7/8ABWVf4NJSP/HFkzgY+EzW268ENHJDGuZ/58vqXc4G&#13;&#10;N9kxqsf/AEbGs/zRsXGdG+qHU+odTZ1n6xvY6yqPSpZq1hH0Hfufo3/pP8J+k/wi7pJSll/WTpeJ&#13;&#10;1PAuqzWtLAxx3Ea1kD+erd+Y9i5jrv1R67R1CzqfQswg2nc6p7tJ/da2z1ce1n7nqen6SpZXQ/rl&#13;&#10;9YWfY+oW1Y+M7R+3bLh/6D++z/i/VqrSU3v8T+Vbf0d9dhJZVc5rJ7NLa7fT/wC3LP8AwRd0s/oP&#13;&#10;RMfoOGzBxp2M5J+k9x+na/8ArLQSUpJJJJSkkkklKSSSSUpcf1e1vTfrFRl5GlL2bQ48NMPp/wCh&#13;&#10;vZv/AOMXYKl1bpGP1en0MkSOQRo5p/eYo8kTIafNE8QbfJ544ch9y/aywngycPzxhl/cbgIIkcLj&#13;&#10;ac6rN+tDXUkOaxhZuHDi1r93/kEVv1BeB6X2yz0P3I7f9u+n/wCBKr0/p9HT/rGzGxR7K6zPcyWb&#13;&#10;tz/89RTlMmNjgHHHq6HLYuXhHMceQ8xP7tmr9XLFGEP6/uPcJJJKy4ikkkklKSSSSUpJJJJT/9b0&#13;&#10;6z6RUUcsB1Kb02pKQpI3ptS9NqSkKSN6bUvTakpCkjem1L02pKQpI3ptS9NqSkKSN6bUvTakpCkj&#13;&#10;em1L02pKQpI3ptS9NqSkKSN6bUvTakpCkjem1L02pKQpI3ptS9NqSkKSN6bUvTakpCkjem1L02pK&#13;&#10;QpI3ptS9NqSkKSN6bUvTakpCkjem1L02pKQpI3ptS9NqSkKSN6bUvTakpCkjem1L02pKQpI3ptS9&#13;&#10;NqSkKSN6bUvTakpCkjem1L02pKQpI3ptS9NqSkKSN6bUvTakpCkjem1L02pKQpI3ptS9NqSkKSN6&#13;&#10;bUvTakpCkjem1L02pKQpI3ptS9NqSkKSN6bUvTakpCkjem1L02pKQpI3ptS9NqSkKSN6bUvTakpC&#13;&#10;kjem1L02pKQpI3ptS9NqSkKSN6bUvTakpCkjem1L02pKQpI3ptS9NqSkKSN6bUvTakpCkjem1L02&#13;&#10;pKQpI3ptS9NqSkKSN6bUvTakpCkjem1L02pKQpI3ptS9NqSkKSN6bUvTakpCkjem1L02pKQpI3pt&#13;&#10;S9NqSkKSN6bUvTakpCkjem1L02pKQpI3ptS9NqSkKSN6bUvTakpCkjem1L02pKQpI3ptS9NqSkKS&#13;&#10;N6bUvTakpCkjem1L02pKQpI3ptS9NqSkKSN6bUvTakpCkjem1L02pKQpI3ptS9NqSkKwfr5/yFmf&#13;&#10;8UfytXSem1YH1+rA6BmH/gj+VqSnx/8AxY/+KLF/67/56vXvK8I/xXCfrJiA/wDC/wDnnIXvvptS&#13;&#10;UhSRvTal6bUlIUkb02pem1JSFJG9NqXptSUhSRvTal6bUlIUkb02pem1JSFJG9NqXptSUhSRvTal&#13;&#10;6bUlIUkb02pem1JSFJG9NqXptSUhSRvTal6bUlIUkb02pem1JSFJG9NqXptSUhSRvTal6bUlIUkb&#13;&#10;02pem1JSFJG9NqXptSUhSRvTal6bUlIUkb02pem1JSFJG9NqXptSUhSRvTal6bUlIUkb02pem1JS&#13;&#10;FJG9NqXptSUhSRvTal6bUlIUkb02pem1JT5R/ju/7Qf9e/8AdVaH+Jj/AJNyP+P/AO+VKl/jyaG/&#13;&#10;YI/4f/3UWh/iUYHdMyJ/0/8A3ypJT3ySN6bUvTakpCkjem1L02pKQpI3ptS9NqSkKSN6bUvTakpC&#13;&#10;kjem1L02pKQpI3ptS9NqSkKSN6bUvTakpCkjem1L02pKQpI3ptS9NqSkKSN6bUvTakpCkjem1L02&#13;&#10;pKQpI3ptS9NqSkKSN6bUvTakpCkjem1L02pKQpI3ptS9NqSkKSN6bUvTakpCkjem1L02pKQpI3pt&#13;&#10;S9NqSkKSN6bUvTakpCkjem1L02pKQpI3ptS9NqSkKodf/wCTcr/iLP8AqHrV9NqofWGto6Zl/wDE&#13;&#10;W/8AUPSU+C/UP/l3D/40fkcvoNfPv1BE9ewx/wAKPyOX0R6bUlIUkb02pem1JSFJG9NqXptSUhSR&#13;&#10;vTal6bUlIUkb02pem1JSFJG9NqXptSUhSRvTal6bUlIUkb02pem1JSFJG9NqXptSUhSRvTal6bUl&#13;&#10;IUkb02pem1JSFJG9NqXptSUhSRvTal6bUlIUkb02pem1JSFJG9NqXptSUhSRvTal6bUlIUkb02pe&#13;&#10;m1JSFJG9NqXptSUhUL/U9N3ox6m07d30d0ezf/IVn02pem1JING3jI+tRln6IT+d7P8AX/wNXvq7&#13;&#10;9WndNtfmZdnq5VnJ7Nn6X0vprpfTal6bVEMQBsmUq24i3cnPznAwjHFgjk/nPYx+37iFJG9NqXpt&#13;&#10;UrRQpI3ptS9NqSkKSN6bUvTakpCkjem1JJT/AP/X9VUXvbWJeQB4nRCzsyvAx7Mq4xXUxz3f1WDe&#13;&#10;5eYfV/6t2/4xHW9Z61bY2gvLaKmGA0D6Wze2z9Gz+b/0ltv84kp9WSXmfQ7cn6j9fZ0K611vTssD&#13;&#10;0C/ljne2r+r+l/QW7Pp/orl6YkpSSSSSlJJLlP8AGP8AWez6vdNnGMZV7vTrP7v+lu/62z6H/C2V&#13;&#10;pKepNjQ7YSNx1idVJea4/wDigZkYgyMvJu/ajxvNm6Wtt+lsd7fWs2f6X1lq/wCLT6yZPUqLum9R&#13;&#10;JObhP2OJ+k5suZ+k/ftpsrfVY/8A4pJT2qi97axLyAPE6Kn1zqY6RgX5zhu9GtzwP3iB7Gf23rzr&#13;&#10;6q/U4/XWg9b6/dbabXOFTGu2ta1p9N39T9Kx+yqr/p70lPqQIIkcJ15Vm49/+LXqmKcO59nTMp21&#13;&#10;9Tzu2wWer/b/AEvq02M/4q1eqpKUkkkkpSSSSSlJJJJKUkkkkpSi97WDc4gDxKrdW6g3pmHdmvEi&#13;&#10;mtz48dg37P7a82+qv1Vd9eq3da69dZY173Nqra7axrW+139Rm/6Fdf8A1z1ElPqYIcJGoKdeUdWx&#13;&#10;Lv8AFln4+TgXPf03Idtsped0Rt9T+1s99Fv857Nlm+terpKUkkkkpSSSSSlJJJJKUkuJ+sP1k650&#13;&#10;jILTXUKXvIqP0tzR9H/C/wDVopz/AK2s9xxqiB2lv/fMlQ+8LIqfp39Loj4bk4IzOTl4xy/JxZoR&#13;&#10;4nsUlzf1a+tx6rc7Cyq/Rymzp2dt+m3a/wB9djP3FtdS6hV03GflXn2MEmOT+4xv9d6kjOMo8QOj&#13;&#10;Vy8tlw5fZnH9ZKuGI9XHx/JwNpJcZjZ31j6637Th+li0H6G7UuH9uq//AM9VKn1T6x9f6K+unN9O&#13;&#10;HOkWBsh7R/OM/wBaqrVGc4AupcP71NyPwvJOXtjJg979LD7n6yL36SSSmcxSSSSSlJJJJKQZmdj4&#13;&#10;FfrZdrKa5jdY4MbJ/N32Kh/zs6L/ANzsX/t6v/0oi9d6BhfWDHGLns31hweACWkOG5m/dX/IsevK&#13;&#10;v8W31N6Z1/7Z9vrL/Rsa1kOc2AfV/wBG7+Qkp9aw+s4GeduJkU3Hwrsa/wD89uVxeU/X3/F50/oX&#13;&#10;T3dV6W59FtDmGN5du3OZV+je79LXdW9/qfzi7n6j9Vu6v0XFzMnW17SHH941ufj+r/130vUSU7qS&#13;&#10;5f63fX/D+q1jMe1j7cixu5rGaDbLq277H/vPZ+Z6iw3/AONbLx2i/L6RkVY3+kJdEf8AXcamr/wd&#13;&#10;JT6IkqXRusY3WsRmbhu3VWDSdCCPp12N/fYl1frOJ0XGdl5tgrqbpJ5c7/R1s/wliSm6kvOT/jef&#13;&#10;kuJ6f02/IqB+nJH/AEKaMpv/AIKi0f448C51VX2e1tz7Gsc0x7A47fU3/wCE2f6P9Ekp676x9Zd0&#13;&#10;TCdmMofkFpA2V86n6f5/sasf6nfXxv1ovuxvs7sd9LQTudu5Ozb9CvYurXnX1G/8VPWP6x/8+JKf&#13;&#10;RUlxfX/8aOF0LNfgX497rGRqA0NdI3bqt9nvYt/6t9fZ9YMT7ZXVbS3cWhtrdrjG39Iz9+r+Wkp1&#13;&#10;UlzX1o+vWJ9XrWYgrfk5lgltNYl2v0N/9f8AkepZ/wAGsS//ABoZmBFnUukZGPR+/JP/AJ8ox6//&#13;&#10;AAVJT6Akuc+pf1xZ9bKbrmVGkVP2wXbtwI3sf9Fmz/i//BFT+sn+MrD+ruY7DyMe9xaG+9rW7Hbh&#13;&#10;6n6J9j2ep/5NJT16S4bqv+NTHpuON0rGtz7G/S9PRg/k+pXXkb9v/F+n/wAIifV7/GjhdVyRg5lT&#13;&#10;8PJcYDXmWl3+i9TbU5ln/GVJKe1SSXBdR/xsUV5T8LpuJdmWscWnb7ZLTtd6exmRd/4Ekp71JcHg&#13;&#10;/wCNRgymYnWMK7AdYYa6yS3X/S+rVi2Mr/4TY9d4kpSS5z61fXrp31YAZkE2XuEtqZq+P37Pzaq/&#13;&#10;9a1zY/xvXVj1sjpd9eP/AKTcT/1ePVV/4Mkp9HSXKfVj/GFh/WbPswcSt7Qyr1A98Cda67K/T/N2&#13;&#10;Pu/fXQ9T6pjdJx3ZeY8V0s5cf+pb++9JTaSXn3/jr2ZjnfsnpmRl1tMF4kf9GijLWn9W/wDGTgdb&#13;&#10;yPsNzH4mXMCuzhzv9Gyz/S/8HbXUkp65JJJJSkkkklKSSSSUpJJJJSkkkklKSSSSUpJJJJSkkkkl&#13;&#10;KSSSSUpJJJJSkkkklKSSSSUpJJJJSkkkklKSSSSUpJJJJSkkkklKSSSSUpJJJJSkkkklKSSSSUpJ&#13;&#10;JJJSlz/1/wD+QM3/AIo/laugXP8A1/8A+QM3/ij+VqSnx/8AxW/+KTE/67/55yF9AL5//wAVv/ik&#13;&#10;xP8Arv8A55yF9AJKUkkvOfrln5f1k63X9VsG01UtbuyXt5iPV2O/4NlXp/o/z77v0n0ElPojLGv+&#13;&#10;iQY0MFSXlf1j+oz/AKl44610G+0PoLfVa8hweydu79G2rezf/O1f+e/TXonQOrs61gU59ejbmAx+&#13;&#10;676Ftf8A1u3exJToJJJJKUkks/6wZGVi9PvuwGepktrca2gbpd/xf+E/4tJTefY2sS8gDxJhODOo&#13;&#10;XmXRP8Wd/Xqh1H6y33uvskiudrqx/wAL6rbNn/EVMq9L/oIIqyP8XHWcbGqufb0vMdt2P5YZZXY/&#13;&#10;9z1KfVqs9StjPVr/AEaSn1RJJeY9WflfXj6xW9DFz6enYoPqBhg2bdjLP67/AFrPTr9T9HXXX6iS&#13;&#10;n0xlrLPoEGPAypLzT6xf4t6eg4j+q9CuuoycVpsPukPYz33fm/6P/rVn836a676k9ff9Yek05toA&#13;&#10;tMtsjjew7N//AFz+cSU7qSSSSlJJJJKUkkkkpSZrg4SDIXNfX76wWdIwBTia5uW70aAPpbnex9rP&#13;&#10;+K3+z/hvSXJf4qMF/S+sdQwHu3GloaSPolzXbHPSU+ppJLz36+9WzOqdTx/qv0yw1Ou91728hh3P&#13;&#10;9P8AqMoY+6xn+G/RVpKfQG2NeSGkEjQweFJeXdf/AMXP/NfDPV+hZFzcnGG9+4j3sH899Blf0P5x&#13;&#10;9dnqV2VLuvqr11v1g6ZTngAOe2Hgfm2N/R3N/q7/AKH/AAaSnXSSSSUpJJJJSkkkklKSSSSUpJJJ&#13;&#10;JSkklzfT+v39X6u+jFIGFjg7zE+o76DPf+b+k/m/+KTZSEaB3lszYsE8onKPy4Y+5klL+X+U/Qek&#13;&#10;SSSTmFSSSSSlJJJJKUkkkkp8q/x6f9oP+v8A/uotD/El/wAmZH/H/wDfKln/AOPT/tB/1/8A91Fo&#13;&#10;f4kv+TMj/j/++VJKfRUkkLKyWYlL8i0xXW0vcfBrRvekpm97WDc4gDxKcGdQvKuhdBu/xkW3dW6v&#13;&#10;bY3Ea8soqYYAj+v6n0GfTfs/T2/1FY6Wcj6g9eq6Q+19vTMyBVvP829x2M/kNf63su2fo313eqkp&#13;&#10;9OSSSSUpJJJJSkxcG8mOydeS/wCMzPu+sF2RjYzv1PpbA+49n5D3egyr/rO//wBuklPrSSwPqE4v&#13;&#10;6DhlxJPpDU/FanVuoN6Zh3ZrxIprc+PHYN+z+2kpsve1g3OIA8SnBDhI1BXln1V+qrvr1W7rXXrr&#13;&#10;LGve5tVbXbWNa32u/qM3/Qrr/wCueoodWxLv8WWfj5OBc9/Tch22yl53RG31P7Wz30W/zns2Wb60&#13;&#10;lPq6SSSSlJJJJKUkkkkpSS5L699L6z1SzDo6RbZRUbHevZW/YWN/R+nY5rLKX3e31/0X76zP/G46&#13;&#10;1/5fZX3Wf+96Sn0BJebf4vWdQ/bmbTbnXZmLiN9Musc4tda4/m0225G30/RyPz/+rXedavyMfBvt&#13;&#10;w278hlbjW2J3PA/R+z8/+okptve2sS8gDxOicEESOF5h0T/Fxk/WOv8AaP1mvv8AWsktqna5jf8A&#13;&#10;hfUa/wBH/wAL1V1+n/4GhZGPkf4tOq4wxrn29My3bXVvM7NWeq72+z1Ger6tdjPT9T+aekp9VSSS&#13;&#10;SUpJJJJSkkkklKSSSSUpJV8917Md7sRodeGnYHfRLv5S4rE+s31iy8l+HTVU66r6bdBtg7Pp+vt/&#13;&#10;zFHPIIEAiXq/dbfL8nPmYylGWKAx/P7s/be9SXPfWTP6zhMbdg11uqZWXWkn6Jb7n7d9lXs2IX1P&#13;&#10;611PrG67LZWMaCGubo42A/R2b3/mpe4OLgqVp+5T9g8xxYvbjuPc/WcX7nA9MkkkpGmpJJJJSln/&#13;&#10;AFh/5My/+It/6h60Fn/WH/kzL/4i3/qHpKfBPqB/y/hf8aPyOX0WvnT6gf8AL+F/xo/I5fRF1zKK&#13;&#10;3W2GGMBc4+Ab7nJKXe9rBucQB4lOCCJHC8q6N0i7/GXk39T6nbYzAreWUVMMf9V6jPZV6frWbP01&#13;&#10;ln/Bo2I2/wDxd9co6f6r7elZujA8/wA28n0/6m+q19XqvZ7LKLv9Ikp9QSSSSUpJJJJSklR631ej&#13;&#10;omHbn5J/R1NmO7j9Gupn8ux/sXnvSuhdT/xhg9S6xe+jp7ifSorMbmg/S93s/wCvW12W2/8AB17E&#13;&#10;lPptdzLPoODo8DKmub+r31A6V9Xcj7Vhtf6u0tlzy7Q/S9ntYtzqOY3AxbcuwS2mt1hHkxvquSUm&#13;&#10;e9rBucQB4lO1wcJBkHuvK/qv9W7P8YAs6z126x1ZeW1VMdtY2Ppf1K/ds9nv/wBKo9d6fd/izyqM&#13;&#10;/pltjsC5+22h53D9/wD6Vf8ANWfztX/CMSU+rpJmuDwHN1BEhOkpSSSSSlJJKh1zEzMzDsp6fd9n&#13;&#10;yHRtsI3bdff/AJ7ElN4uDeTHZOvFPrj9WsroWb0+zMzbMy2+0yXzDPTdj7fT32Xf6de1pKUmc4NE&#13;&#10;uMAdykSAJPC8rwcO3/Gb1HIyMq2yvpWM7bVWwxvP5n0t7PU2fpb7P+EZVWkp9Ua4OEgyD3Tryu7H&#13;&#10;u/xZ9Vx/RtfZ0nKO17XmfTP+Ef8Aub69/q+ps/SV+pUvVElKTbhO2deYUL72Y9brrSG1saXOJ4a1&#13;&#10;o3PcvDuvZeV1jqGP9YLCWU5GT6WO3gtpodX7/wC2+z/t710lPuqSSSSlJJJJKUkkkkpSSSSSlJJL&#13;&#10;z7/GJ0avHcOpNc82WvDSCfaNrf8AB/n/AODUeSZhHiA4qbfJcvHmswxSl7XH8kuD3PW+gpKLntYJ&#13;&#10;cQB5qSkaikkkklKSSSSUpJJJJSkkkklP/9Drv8Zlzqfq7lubyWsb8n2U1O/6tT/xdUtp+r+G1vBY&#13;&#10;XfN7n2O/6tG+veA7qHQsyhgl3p7gPE1FuT/6KVD/ABW9QbmfV+hoMvpLq3DwIc59f/gFlSSnB/xv&#13;&#10;/oMjpmUz+cZa6Pkcexq9B6ng/tDFtxd76vUaW72Ha9s/nMcvPv8AGUf2r1zpfSa9XB+94HZtjq/p&#13;&#10;f1Ksa6xelpKfFet/V7L+qPUqLc3JyX9Mc8fpq3He0/6O1nv9/wD59q/mv0n6Nb3+MzNo6n9kr6Zk&#13;&#10;W2Zto/Q1UO9j2P8A+1F+36H8j/yDFu/4wvrDj4mKelNqGVm5Y2V0Ru+l/h7Wt/c/wP8Awv8AU9Rc&#13;&#10;b0bp+X/i0zK8zqVLbcXIY1j7WDc7Hcfp17v/AD5/3IZ/Nf6NJT2v1J+pd/1fP2nKyrbrrK9r2F01&#13;&#10;NdPqezd9N9f836n/ABn+kWB/jL/WOvdHxX/zZtbP/XLaK3/+e16Ni5VWZU2/HeH1PEtc0y1wXnf+&#13;&#10;NpjsLK6b1cD20XQ4/wBV1WTT/wCer0lPpK80+rX6t9euoVM+i+txPxJxr93+cvSa7G2tFjCHNcAQ&#13;&#10;RwQV5t9Qz+1frT1PqrPdS2a2u7Hc5ranN/6ziJKe/wCr9NZ1XDuwrdG3Mcwnw3D6f9heX/Vr69j6&#13;&#10;kCzoXVGesyh7tllDm2RuO99W176v8J7/AOc9Wv8Am7K16B9d8y7B6Jl34xItbWYI5buPpve3+ox6&#13;&#10;xv8AFR0rDx+i1ZlTWnIuLzZZHvkPfV6W/wCk1jGM+h/1xJTzQ6if8ZnWqGNDaMHDO8se4erZq19n&#13;&#10;6Fv7/pMr/wCA/wBJ+k9NetLy7/GtjVdHy8Hq2ABXmmwzs9ps2bHbn7fp/wCi/lst9NeopKUkkkkp&#13;&#10;SSSSSlJJJJKUkkkkprdSwK+pYtuHb9C5jmGPB42Lyv6u/XT/AJhPt6F1Nvr11PJZZQ5r43fTr9N7&#13;&#10;6/8ApvrtpevRvrdmXYPR8vIxyRaylxaRy3T+c/63/OLnP8UnS8Svo7M5jWuyrXP9R5EvG1z6mVb/&#13;&#10;AN30v0n/AFxJTzuR1T/xz+rY+JUBRg4xL3NscPVt+j6uylv52xnp+z1PR99tln+DXri8w/xu4lPS&#13;&#10;34nVsMCrNFsbmjaX7R6vqWf6T0n/APn1em1uLmhzhBIBI8ElMkkkklKSSSSUpJJJJTxP+MpwaMRx&#13;&#10;4D3H/wA9rTf9f+kNEixxPgGO/wC/LN/xka/Y/wCu7/0UutPTsUiDVXH9VqrgS9yfCQPl3dicsA5P&#13;&#10;l/ejkn/P8Ptz9v8Ayv8AcyPEfVp/7d6/Z1VkMrZJ2kjeZZ9lZ+j/APBLF0v1v6bb1LptlNAmwQ4D&#13;&#10;97afoLl/rZi1dH6ri3dOArtdBLGaD6Wxv6P/AIb+bXUfWn6wO6DjsuawWF7w2CY0hz02FCM4z7+u&#13;&#10;X+0ZuYE8mbls3Lj54Rjy2Gf+T+6foT/79w+hfXrFwsavCzmPqspaGEhsj2+z3N/nGP8A3/YtZ2f0&#13;&#10;T60BuO57bC125rTurdP8nd6W/wDsLTGPhdWqZe+uu1j2hzS5odof6y5H68/V/C6fjNzcRoptDwBt&#13;&#10;MB0+76P5r6/p/o0ZccI68OSA/wCix4vu3M5wIjPyfNZJemWOfuY4Zv8A0q92kqvS7n34lNtv84+t&#13;&#10;jnf1nNa56tKwDYtx5R4ZGJ/RPCpJJJFapJJJJSl4r9QMHruW7MPRMqvGaLB6ge0P3H9L6e3fRkfR&#13;&#10;969X699YsH6vUtyOoP2Mc7a2GlxLo3fRrXln+Lb65dM6B9s+32FnrWNcyGudIHq/6Nv8tJTa+uH1&#13;&#10;R+teTjm/PyWZlNPvNbD6f0fpv9BlOPU/9H/11dt/i/8ArBidb6Yz7JX6Aoit1QMhkD27H/nssWL1&#13;&#10;v/G70lmNYzB9S+97S1o2ljQ53t/SOt/74xG/xTfVzJ6N0+y/Laa7MlwcGH6Ta2j9H6jfzH2b3+xJ&#13;&#10;SX6z/XvE6fntwsPEOd1FmgDR/Nz7vT9bZdbv/wBJXUz+vYqt/wBaPrLZU5uV0XfQ9pa5rX+4td9J&#13;&#10;uz9M/wCh/wACsLo/WKfqX9Zs/wDbDXNGQ5zmXbS72Pe69j/b7/Su/wAJ6XqfpavTXQ9U/wAauHYP&#13;&#10;s3QmPzMyzSsBjmsDv33+q2u1+z/i/wDrlaSmt/iTscelXsJ0GQYHxZSqP16aev8A1qwuiWuIxmhp&#13;&#10;cPEu333/AOfRUylA/wAU31kwek1v6XmPLMm7IhjdpILiK6GN9Rnsb+l9i1P8ZfQsyjMx/rL0xpfb&#13;&#10;jQLGgSdrD6ld2z8+v3vqyP8Ag/7aSn0DGxqsWttNDWsrYIa1o2taP5LVyf1u/wAX1fXc3H6hjObT&#13;&#10;fW9ptJH84xp3/mf4ev8A1/m0Pp/+NzoWTQLMmx1Fsa1uY9+v/B2UMsrd/wCBqhX/AIxc/wCsPUq8&#13;&#10;P6vY847Xj1bbW/mT+k+j7cevZ/161JT6IvE7PrJl9B671c9PqNuRa+wAxuFbWOfbdkOr/P8ATZ/1&#13;&#10;v/SL17rPWsToeMczOfsqaQJgu1d9H2VrgP8AFvm1dR+sPVMug7qrfc0kRLXP/dckp0P8WXSun5eP&#13;&#10;+2nWfauo2k+rZZq+l/8AoWM93p/8d/hK/wByv9Gu9Xk31scz/F91mvqHSngNyQTdix7dk+59f5lb&#13;&#10;Hv8A5r/Q2/zf6D9Eu7+rv116Z9ZHOqwXuNjGh7muaWloPt/4v2O/cekp4761Nz/qv9ZHfWNmMcrF&#13;&#10;trDTE/o4YzHf72ts9D+a379np2er6aJ/49PTMhpqycS01uEOHseCD9Jux/ppdW/xh3fV/wCtORi5&#13;&#10;jnP6eG1t2ACai6um716/3/0llnqf+o2LoLfr99WLajc/IqcCNQWOLz/I9J1fqJKYf4ux0P7Pe/oT&#13;&#10;n7bLN1jLD76iR+jp2f6L/R/z3/HLN/x1/wDItP8A4aZ/57ylS/xVYjr+o5/Vseo04FpLamkQDL/V&#13;&#10;bs/N/QM/zPV9NXf8df8AyLT/AOGmf+e8pJT1X1X6Jj9E6dTi47QIYC93d7yP0lr1zX+N3omPldId&#13;&#10;1EtAyMZzIePpFj3ModS7+R+l9RUehf4ym9DoZ036w021ZFLQ0PDdzbGD+as/zP8ACV+rXb/OLL+t&#13;&#10;P1tv+vzmdF6HTYai4Ose4RMfR9Tbv9HGr/nPf9P/AM+JT3/1T6wcvoWP1DMdEUzY93/B7q7bn/8A&#13;&#10;bXqLmKf8YV2ddY36tdLde3d77SPTa5379mxn5/8Aw1/qfyFu9Z+rllP1Ys6Pgy57KA1vjYWbbLP7&#13;&#10;WR7/APtxcv8AUD/GD0fo/SmdPzyce6kuDvY5wsJc5+/9Ayz9J/g3+qkpzf8AGF1rq+f04U9W6acc&#13;&#10;Nsa5twdva0+5vp+3f/O/8cvVOhWOs6djPeZc6isk+ZYxeWf4wPrv/wA5sF+P0yl5wqXNdde4QJnZ&#13;&#10;TWz9z32fn/pf+DXd/Uj60dP6xh14mJYXXY9NYsaWubENbX+e33+9iSnj/wDFliV/WXqub13OAssY&#13;&#10;8GsO9wa6ze5r/wD0HqqrqoXqj2NsaWPALSIIOoIK8mrsv/xZ9aufbU5/S8s6OaONXWU/yPXxt9tf&#13;&#10;pf4Sr9IupyP8bX1fqq9Rlr7Hx9Btbw7+ruubXT/4Kkpl9W/qC36v9byOpY72jFtrLGVAHcwvdVc/&#13;&#10;+R6TPR/Rf+o1yv8Ajk6j6nUcPp1pf9ma0WvDNXHe99H6Nv59zKqbPS/4xdR9R/rN1f6yZF2Vk0No&#13;&#10;6bt/Q6He58/6V38+z0/U9Wz0/T/m/T/PWf8A40fq/l2WY3XunNL7sMjc0CTtY77RRbs/O9G3f6v/&#13;&#10;ABn8hJS+H/jT6NgUsxsbDy2VMENaKmQB/wCxK5L/ABgfWTA+shpyen4+TVm1O1e5jWbmfme+m21/&#13;&#10;qVW/zX/XF3nSv8a3Q82kPyLTj2x7mPa4wf5FtTHsez/XYqXUf8beK+wY3RMezNvdoIBY3+yzZ9os&#13;&#10;/wC2qv66Sns+jZFuVg49+QNttlNbngiIe5rX2N/z1cQcOy22iuy9np2uY0vZO7Y8j9JVv/P9N6Mk&#13;&#10;pSSSSSlJJJJKUkkkkpSSSSSlJJJJKUkkkkpSSSSSlJJJJKUkkkkpSSSSSlJJJJKUkkkkpSSSSSlJ&#13;&#10;JJJKUkkkkpSSSSSlJJJJKUkkkkpSSSSSlJJJJKUkkkkpS5/6/wD/ACBm/wDFH8rV0C5/6/8A/IGb&#13;&#10;/wAUfytSU+P/AOK3/wAUmJ/13/zzkL6AXz//AIrf/FJif9d/885C+gElKXmn1E/WPrZ1e9/0mOsY&#13;&#10;P6vq7P8A3XYvS15p9Wz+yPrtnYlvtGU1z2fynOLM3/qPtCSnt/rRS2/pOZW7g49v/UPXOf4n7nWd&#13;&#10;BDTwy6xo+Hst/wDRq2vrz1BvT+h5lrjBdU5jf61o+z1/+fFnf4q8B2F0CkvEOuc6yPJx21/59VbH&#13;&#10;pKcf6/fUXqGSbuqdMybn2k7jRuP0QP8AtJs/d/0Kb6q9b6ZZ9WLqb8y6tzGuFxe/9PU5/wCbi/vV&#13;&#10;v/wC77qXUsfpeO/Ly3iumsS5x/19z3fmMXjuZ9W+ofWy2/6y4OKyuneHV0uHuyWsP6W30/oWOs/w&#13;&#10;3+n/AEnp77P5xKbn1M+pGb11pz78rJx8Td+g9x9axoP899LZV/r+Z/Oevrn/AKn/AFtxfrJjTUBV&#13;&#10;kVDbbSfpVke32N/0H7n+Yt5721tL3kNa0SSdAAPznJKU97a2l7yGtaJJOgAH5zl5e68/4wvrLUaA&#13;&#10;T0zp5kv7PM7/AP2bsqrZ/wCFqvVS631zN/xg5p6L0UlnT2Eevd2eP3nf8D/3Ho/7UfTf+j/m++6J&#13;&#10;0XC+reGzDxoYwHUuPussd/hLHfn22f8AmDElOovLfrLZZ9Q/rAeuVbbMfMBFlW4Nt12uteyv/jav&#13;&#10;V9X/AKw/0969SXl/1cx6uufXHqFnUgLH4xeKWP8Ac0Nrf6FVnp/8HX/4Jd6v84kpB9ZP8alPXcR3&#13;&#10;S+mVPrfkj03WXOZW1jX+23/CPZ72ez1LH1rvfqh0EfV7pdODuD3NBc9w4c959R+z+R+YxB+vHSMP&#13;&#10;qHSMn7U1v6Kp72PIG6tzG+pX6b/9fU+gs7/FPm3ZfQa/XJPpvdWwn9xv0P8AM3+mkp7FJJJJSkkk&#13;&#10;klKTOcGAucYA1JKdYv1ywczqHSMjF6d/SLGhrddstLmfaGb3fv4/qsSU819WQfrd127r9gnDxJpx&#13;&#10;Qe7v8Jk/9P1P+vVf9x0H6jf+KnrH9Y/+fFX6Pi/Xbo2JXg4mLjNqrECS2T+c97/1j6b3rA+rjvrL&#13;&#10;Z1rObgCpma9/6wTtLa/f7/R9Rz2fS/45JT7YvNPq7+tfXzPsfzXU7b/Z+yY3/ntelrzTHP7H+v1g&#13;&#10;s9rM2r2E99za3/8AtziPrSU+hdSpbfi3VP8Aovre0/BzXNXDf4lLnO6RdWeG5Bj+0yldf9ZeoN6b&#13;&#10;0vJynmAyp5H9YjZUz+3bsYuZ/wAT2A7F6H6rxHr3PeP6oDMf/q6LElPcpJJJKUkkkkpSSSSSlJJJ&#13;&#10;JKUkkkkpyPrX1A9P6Zdcww8t2t+Lz6X/AEPprP8A8XmCMfpguj3XOLv7Lf0LP+oTf4xQf2Xpx6rZ&#13;&#10;/wCmtD6okHpONt42fxduUG+b+7DR1fk+G2N83M1P+5jx+iDsJJJKdylJJJJKUkkkkpSSSSSnyr/H&#13;&#10;p/2g/wCv/wDuotD/ABJf8mZH/H/98qWf/j0/7Qf9f/8AdRaH+JL/AJMyP+P/AO+VJKfRVzv+MK51&#13;&#10;P1fzHN5Ne35Pcyp3/VroljfXHAd1Ho2XjMEvdU4tHi5n6Wtv+fWkpz/8WVLavq7ibfzg9x+JstXO&#13;&#10;/wCOn9DVg5Tf5yu10fdXZ/6JWz/im6g3L6BVUDL6HvY4fFzsiv8A8DuWN/jWP7T6j03o1er32Fzh&#13;&#10;4Ne6umt//QyElPofUMT7bjWY291fqMLd7Dte3cNu+t3768d+sf1Yzfqpm03ZOTk2dMc4TdW4i2s/&#13;&#10;uv8AzPU/0f8ApP8AjF7UuV+v31jxum4hwDWMnLyhsrx43bt3s9W1jPf6f+j/AMJZb/Nf6StKcD/G&#13;&#10;Z1HF6nRiDp+TbZl260VY7vbY2z/DZDW/ubP0f5/85X/pPT2fqR9ScjoJGXmZVtt769r6y6amlxa/&#13;&#10;+V6j6/ob1xfSOlZv+LbKq6l1Cht2NcwNsewbn4znfm7v9J/4Hf8AzXqL13Dzac+luTjPFlTxLXNO&#13;&#10;hCSnH+u31kH1d6a/IZrkP9lLfGx30Xbf+C/nVzGf9XT0D6l5NVuuVa1ttzjybHvq9m7/AIH+b/z7&#13;&#10;P8IrH18+r/XOodWxc7ptbLqcZgLWWOAYLtz3Os9J76vzPs3/AG0sb625X1wf0q9vU6MduIWj1Cwj&#13;&#10;cBuZt2fp7P8ACJKe3+oH/IGF/wAUPyuWv1LAr6li24dv0LmOYY8HjYuL/wAV/wC23Y1TszY3praI&#13;&#10;oDdu5zt387Z/hfoep/6TXTfW7Muwej5eRjki1lLi0jlun85/1v8AnElPnP1d+un/ADCfb0LqbfXr&#13;&#10;qeSyyhzXxu+nX6b31/8ATfXbS9PkdU/8c/q2PiVAUYOMS9zbHD1bfo+rspb+dsZ6fs9T0ffbZZ/g&#13;&#10;10X+KTpeJX0dmcxrXZVrn+o8iXja59TKt/7vpfpP+uLK/wAbuJT0t+J1bDAqzRbG5o2l+0er6ln+&#13;&#10;k9J//n1JT6eko1uLmhzhBIBI8FJJSkkkklKSSSSUpZn1k6u3ovTcjPdzUwls93n9HQz+3c6taa86&#13;&#10;/wAbOY/MdhfV/HP6TKta50fuz6FG7+R6r7LP+sJKdP8AxVdLOF0VuTZrblvda4nmD+jq/wCgz1v+&#13;&#10;vLskLFxmYlLMeoRXW0MaPBrRsYiOcGAucYA1JKSlOcGAucYA1JK8tzsg/wCML6xU4+Lr03AO57/z&#13;&#10;X6/pP/Yj0vRo/wCC9S9S+sP1hzPr1mHoPQTtwx/P3/mub+d/6D/uM/7V/wDEru+gdCwvqxhtxMeG&#13;&#10;tkbnuI3WWO9u+x3770lOskkkkpSSSSSlJJJJKUkkkkpS87wOt43Ruu5tuUSGuc9ogbtd+5eiLh/q&#13;&#10;7TXd9YM8WNDgN+hE/ntUGa7hW/E6nw4wGPmDkBlD2fVGPol/ORbHVfr10zKw76K3P32VPa2W/nOa&#13;&#10;5jVa/wAXv/JLf671oddwcdvTslza2Aimwgho/ces/wDxe/8AJLf670AJDKOIg+k7Mk5YZchP2Yzx&#13;&#10;j38fF7k/c/Qn/Vg9MkkkrDjqSSSSUpZ/1h/5My/+It/6h60Fn/WH/kzL/wCIt/6h6SnwT6gf8v4X&#13;&#10;/Gj8jl7d9ebnU9CzXN59Fzf88ek7/q14j9QP+X8L/jR+Ry93+s+A7qPSsrFYJfZS8NH8vb+i/wDB&#13;&#10;ElOL/ippbX9XMdw5e6xx+PqW1f8AU1rF/wAdjAMHEvGj2XEA/wBZu/8A9EsWh/igz25PQxjg+/Hs&#13;&#10;e0juA8/aWf8An16zf8bzzn3dP6PSZtut3QO27bjUv/6d3/baSn0G6r7diurLnV+rWRuYYeze36dT&#13;&#10;/wDSV/4NePfWn6qZ31Wyasi3JybemucA+ytxFtf/AEvT/wCJf/1te0taGgNGgGgXM/Xr6y4vSMM4&#13;&#10;z6xkZOSNlWORu9Td7P0tbf8AA/8An3+brSU89/jI6phdRwcQ4OVa/Jt1x66Hfz2/bX6mUz6f6JzN&#13;&#10;jP8AC+r61P8ApPS1PqP9SMrohZnZ2VbZkOrIdVumppd+a76fqvr/APPi43pXRs//ABd5FHWM7Hbd&#13;&#10;j2N227fc/FLz+9/pf5f83Z+kx/U/wi9ewM+jqNDMrFeLKniWuCSnz7/HXmlmLiYW7ay61znHyqDG&#13;&#10;f+7Shj/XzqzqWnoXS3P6dS0MY5wcXPYz2fo/R9v/AG39oTf478J1mLiZYB21vew/9dDHt/8AbVei&#13;&#10;dObQ3FqGJHobG+nHGyP0X/QSU4v1O+uuN9aqXGtpqyK/5yomS3+Wx/8AhK1uZuIzOx7MW3+btY5j&#13;&#10;v6rx6b15x0xrKf8AGBe3D0Y6s+qG8Sa67Lf/AGa9P1P+GXefWXLtwul5eRj/AM7XRY5p8HNa73/2&#13;&#10;ElPmfQPrb/43l9/Q+oj7RSx5cx9Lmuc3d+Y+p7mf9tWWV2U2f6T1E/UOs/8AjndSx+nY4GPh0kvd&#13;&#10;6jmi2z9/06Wu/nPS/m2V+p/pLbFvf4oOmYg6X+0A0PyrLHh9h1e3afbVv/N/0v8A1xUv8cODj4NW&#13;&#10;N1bGirObeAHthrnDa+71H/v+jbVX/wBupKfS2tDQANAOE6DiWuuprseIc5rSR4EhGSUpJJJJSkkk&#13;&#10;klPmn+N7+m9I/wCNs/6rCXpa80/xvf03pH/G2f8AVYS9LSU5v1ludR0rMtb9JmPa4fFrHuXMf4na&#13;&#10;W19C3Dl9zyf/AAOr/wBFrruq4f27Dvxf9LU9n+e11a4n/E1mB3Tb8F+ltFxlp5DXhu3/AMFrvSUz&#13;&#10;/wAc9LX9FrefpMyGx823NXY9FudfgY9rvpPprcfi5rXLh/8AHNleph4vTatbr7w4NHJDQ6r/AKdu&#13;&#10;RWu+wsYYmPXjjitjWf5o2JKeN/xhZ9vUrqPqvgui7LINzh/g6G+927+vs9T/AIurZ/hll/4zcGrp&#13;&#10;7ej4uO3bVVbtaPJv2dM/of1r6f1rM6pg002m97gx9jmkind+grr/AEtXp/omU/8Abawvrzf9ZbLM&#13;&#10;L9sVUscLT6Owj3P/AEX85+ls/wCDSU+1pLG+qo6v9kc7rmz7S6xxDWbdrK/b6dX6L/rn762UlKSS&#13;&#10;SSUpJJJJSkkkklKXHf4zP6FT/wAb/wB9euxXHf4zP6FT/wAb/wB9eos/83J0PhX+7MX97/uVV/Ud&#13;&#10;/VGDJ6vkWOyHiYaQG1z/AIP3tf8A+B+mh/VSzJ6T1S7ol7zZU1u6snt9F7dn7m+qz3s/0i7VcdX/&#13;&#10;AOK1/wDxX/fGJkoCBiY/NxcJP7zZw81k5qGbHlqWKOCeXHj4fThni4fb9p7FJJJWHGUkkkkpSSSS&#13;&#10;SlJJJJKf/9H1Vee3/UTrHQ8u3J+q+Syqm8y6mz6LT/we6u+t+z/B/wA3ZX/N/pF6Ekkp4/6o/Ue/&#13;&#10;puXZ1fq9wyeo2CNw+hWD9L092z8z9H/N1elV+jrXRdaxcrLw7KMG77PkOA2WRu26+72/y2fo1eSS&#13;&#10;U+aYH+LTrWL1EdUPUGHILpdYWF7yPz2/pf8Ag/0f9T2Lqvrp9X87r+IMTDyG0NJPqBzdwsafzf5O&#13;&#10;xdCkkp4r6jfUnqX1YtItzBZiEH9C1p27zt/SfpP5v+wuk6/0PH69hWYGUPZYNCPpMcP5u1n8pi0U&#13;&#10;klPmrPqd9bsWj9lY+fV9hjaHGRY2v/R/zL7q/wCozI/66ux+qv1Zx/qzgtwqDuM7nvOhsefz/wCR&#13;&#10;+5WxbKSSkeTj15VT6Lmh1djS1zTw5rhsexee1fUX6wfVyx4+rmYz7K90+ld+b/4FdVu/4Vnor0ZJ&#13;&#10;JTwfSPqBnZfUGdW+suSMm6qDXWz+baR9Dd7KWba/p+lVT/O/zlln+E7xJJJSkkkklKSSSSUpJJJJ&#13;&#10;SkkkklMLqWXsdVYA5jwWuB4LXe1zV5436h9d+rtz3fVrMa3GsMmq7t/4FfW//jf0Ni9GSSU8D03/&#13;&#10;ABf9Q6hnV9T+s+S3IfVqypn82CPc3f7Ka9n/AAddX6X/AAtq75JJJSkkkklKSSSSUpJJJJTx3Wfq&#13;&#10;d1LqtxfZltNYeXVtLfoA/m+1TP1c6+RH7Q/ArrklF7Mbv1a/1m+PiWfhEKxGOP5B7OL0/wDMeZ6N&#13;&#10;9S24eT9uzrnZOQNQXcNd+/73PfY/9xWvrf0O7reG3Hxy0PbYH+7QGA+v+V/pFuJI+3HhMQNJbsZ5&#13;&#10;3Oc0c8pcWTF8n7kf8B4zG+qnW+lNFfTs1uzu149oP5+xr2ZX/fEaj6m5Wde3I63kevs1Fbfof+i/&#13;&#10;Z/Uq9661JD2Y+Nfu8XpZT8Tzmz+rjkl82aGLHDP/AOGrAACBwnSSUrnqSSSSUpJJJJSHJxKMxnp5&#13;&#10;FbLGTO17Q8T/AFXqr/ze6Z/3Eo/7aZ/5BaCSSmnj9HwcZ3qUY9Vbx3axrT/nMariSSSmp1DpOH1N&#13;&#10;oZm013NHG9ofH9Tf9BN0/o2D0wEYVFdM87GNZP8AX2fSVxJJTUZ0jCZb67aKhbM7wxu+f3/U271b&#13;&#10;SSSU5WT9VekZVnrXYdD3nUuNbZP9f2+9aGNi04jBVjsbXWOGsAa0f2GIqSSkd+PVksNVzGvYeWuA&#13;&#10;c0/2HoeJ07Fwp+zVV1budjWsmP3vTVhJJTWy+m4uaQcmmu0t43sa+P6vqNSxOnYuFJxqa6t3OxrW&#13;&#10;T/W9NWUklNOzo2Ddc7Isoqdc8BrnuY1znNH5j3uaqf8AzP6KX+p9ix93/FM/6nZsWwkkpjXW2poY&#13;&#10;wBrQIAAgALzb/HP1bEswK+nstacpl7HurB9zWenke9//AG7X/nr0tZHUfql0jqdxycvGrsucAC4j&#13;&#10;3GPa3ckpoY31n+r3VW04b76LrHbWtY8B0vP5jfVb9NdDjYlOI3ZQxtbfBjQ0f5rFk4v1J6JiWsvp&#13;&#10;xKm2VkOa4D6Lh9F620lKWZmfVnpWdb6+TiU2WHlzq2lx/ru2+9aaSSmuOn4zafsoqYKIj09o9OP+&#13;&#10;K/m0sTp+NhT9mqrq3c7Ghkx+96asJJKR30V5DDVc1r2O0LXAOaf6zHLNp+qfR6H+rXhY7XzIIrZp&#13;&#10;/U9vsWskkpYCNAnSSSU5eX9Vuk5rzbkYlD3nUuNbdx/rv2+9W8PpuLgN2YlNdLT2ra1g/wDA2qyk&#13;&#10;kpSSSSSlJJJJKUkkkkpSSSSSlJJJJKUkkkkpSSSSSlJJJJKUkkkkpSSSSSlJJJJKUkkkkpSSSSSl&#13;&#10;JJJJKUkkkkpSSSSSlJJJJKUkkkkpSSSSSlJJJJKUkkkkpSSSSSlLn/r/AP8AIGb/AMUfytXQLn/r&#13;&#10;/wD8gZv/ABR/K1JT4/8A4rf/ABSYn/Xf/POQvoBfP/8Ait/8UmJ/13/zzkL6ASUpcr9c/qUevuqz&#13;&#10;cO37P1DH/m7NYIB3trs2e9mx/wBCz/oLqkklPnL/AKjfWH6w2Vs+seYx2JU4H06ubCP6lOOz/rvv&#13;&#10;9P8Awda9DpqZQxtVYDWMAa0DgNHta1TSSU+efWr/ABe9Z+sOQ91vUGnG3l1dTmkCsH6DNlfsd6TP&#13;&#10;0fqf+TXVdA6Tn9O6Z9iyckW3gOaywMAFYjbQ30/8J6H/AKjWykkp8vr/AMV3W6809SZ1FjcomTY1&#13;&#10;pDjPtdu2+x25dr9aOg39c6U/p1d/p2PDQXxo/aWusa9jPzLv5C20klPmXS/8W3X+kVmrB6kyljjJ&#13;&#10;DWkSf5SNkf4uuudSsp/afUhdTVY1+0h3b6Wz6Hv2L0dJJSlxf1o+oN2bnDrPRb/suePpE/zb9Nm9&#13;&#10;2xr9ns/R2/o7a7f9H/pO0SSU+cZP1Q+tn1gaMXrGbUzEkb21D3Pj+TXTj7/+uW+n/wAGu76R0rH6&#13;&#10;PiV4OI3bVUIHif37H/8ACWP971cSSUpJJJJSkkkklKSSSSU5H1m6d1DqOKKemZP2W4PBL4mWAO3V&#13;&#10;f9R/mLjel/4uOu9PzXZ1fUmtstcDa4NJNmu929r/AGOXpKSSlLmvrp9TGfWWuuyqw0ZlB3VWjt+d&#13;&#10;6b9vu+n72P8A8EulSSU+b3fUn6zdf2YvXc2v7GwgkVD32R/1jH/8G+h/oV6FiYlWFSzGoaGVVtDW&#13;&#10;tHZrfa1GSSUpJJJJSkkkklKSSSSUpJJJJSkkkklOZ9ZOnHqXTrsdgl5bLf6zP0rP8/Ysj/F1ni/p&#13;&#10;xxj9Oh5EfyX/AKVn/T9VdUsDG+rtmB1Z2fiOaMe4H1WHnd9P1Kv+u/8AoxRSiRMTH9yTfw5oS5bJ&#13;&#10;y8zw6/ecEv8AXQ+fH/1TG76SSSlaCkkkklKSSSSUpJJJJT5V/j0/7Qf9f/8AdRaH+JL/AJMyP+P/&#13;&#10;AO+VLP8A8en/AGg/6/8A+6i0P8SX/JmR/wAf/wB8qSU+ipJJJKfP8z6idW6PnW531XyWUsvMvps+&#13;&#10;hP8Awf6O+v8A4v8Am/R/fV76qfUfJwc13WetXjJ6g4QCPoVyNns9tfu9P9H/ADVVdS7JJJTT6tj5&#13;&#10;OViWU4dvoXubDLI3bD/UXn2P/iy65V1AdTPUWHKnWwsL3R9D/C+z+b9n/QXpqSSnB+uPQ83ruH9k&#13;&#10;wsgUbj+k3N3ixhG30li/Uj6jdT+rF8vzA/EIJdS1phzyNrbP0n83/YXcJJKUuK+t31O6z1661tOe&#13;&#10;K8K0NHoFpgbQ3d9D6e61nqrtUklPK/Ur6sdT+r4dTmZgvxwwNrrDYDNfp73Lp7qWXsdVYA5jwWuB&#13;&#10;4LXe1zVNJJT5y36h9d+rtz3fVrMa3GsMmq7t/wCBX1v/AON/Q2Kx03/F/wBQ6hnV9T+s+S3IfVqy&#13;&#10;pn82CPc3f7Ka9n/B11fpf8Lau+SSUpJJJJSkkkklKSSSSUpcfX9Tsu76zu69mPrdjsbFLAXF7fb6&#13;&#10;LPUY+v0/z77f51/6VdgkkpSyfrT0e3rnTbsCm30X2gDdE6S1763/AMi3+betZJJT5j0v/Fp17o7H&#13;&#10;V4HUWUtcZdtafcf5SLm/4uOu9W2VdS6kLqGvDi0h3b85v0PfsXpKSSlJJJJKUkkkkpSSSSSlJJJJ&#13;&#10;KQZ1Vt1D68d/p2uaQ18TtK5DH+pXVca9+TVmtbbZ9NwBl0ncu2STJ44zIJ6NrBzmXl4yjj4OHJ8/&#13;&#10;HCGTi/x3B+sHReodSa2vHyvTrLCyxpb/ADk/Tf7f3/3EP6rfV3M6IXMtyBZQRpWBw8n+d3OXRJJe&#13;&#10;3Hi4teLzV98y+ycHo9o/6vH/ANNSSSSe1VJJJJKUs/6w/wDJmX/xFv8A1D1oLP8ArD/yZl/8Rb/1&#13;&#10;D0lPgn1A/wCX8L/jR+Ry+i186fUD/l/C/wCNH5HL6LSU8D1H6idU6Zn29S+rGQyg3mbKbPoT9L9H&#13;&#10;+jvr+n7/AKH6H/BWf4NWvqx9RsrHzz1vrt4yc6IYG/zdf5m5vtq/M9jGMqrqrXaJJKavU6L8jFsq&#13;&#10;xbPRuc0hlkbtjv39i87Z/iy659ub1N3UWnKBEWFpe4fme31PZ9BenJJKcP62dGzus4P2TCyBQ5x/&#13;&#10;SEt3NsZDmWUu/c3rA+pP1C6n9WMoPdmh2IZL6WtMPdGxjv0n81t+n6jP9H6a7tJJTS6x0jH61iWY&#13;&#10;OUN1Vgg+IP5llf8AwlblwNX1M+t3R2HC6V1Cs4ckN36OY3+3Rkej/wCg9y9LSSU8t9SfqOz6tCzI&#13;&#10;vs9fNv8A5yw+E+psr3/pPfZ77bH/AM6unextjSx4Ba4QQeCCpJJKfOj9QetfV/Ist+rGW1lFhk02&#13;&#10;6x/nV312bP8ASforf+MRcL/F/wBS6tm15/1oyW5AqMspZ/N/2/0dNez/AEmyr9N/hLV6AkkpSSSS&#13;&#10;SlJJJJKUs36w4WbnYbqOnX/ZryRFkbtAfez+0tJJJT5j1H/Fn17qjq35nUm2upJNZc13sJ27tv8A&#13;&#10;21Wug+r31c+sGBmNv6h1L7RjgO3V7fpSPZ7nfzex/wCk/wCguuSSUpcL1v6i9Qx+ov6x9W8huPfb&#13;&#10;/O1v/m3k/wA476Fzf0v0/Tsr/nP0jLV3SSSnh+gfUbOf1FvWvrFkNyMqsfo2M/m6/wBx30KW/o/z&#13;&#10;K66v5z9Ku4SSSUpeadV/xbde6q9j8vqTbfScXV7mn2n95u3+qvS0klOX9XMDO6fiCnqWR9qv3E74&#13;&#10;2+0/Rr/lrUSSSUpJJJJSkkkklKSSSSUpcp9ZPqpn9auJ+0gY8gsrLfoGNn5q6tJNnATFHZn5fmMn&#13;&#10;LT9zHXH3lHjczpeDnY2I6nKyPVvJdtsj6Mj9H/xmx/vXOD6mdWGT9t+2t9ciC+DMLtkk2WKMgAb9&#13;&#10;O3qZcXPZcUpyh7YOb5/1WNiwFrQHGSBqeJKkkkpGmpJJJJSkkkklKSSSSU//0vT3uIPKbe7xSs+k&#13;&#10;UG7Iqxxute1g8XEN/wCqSUm3u8Ut7vFQa4OAc0yDwQnSUy3u8Ut7vFRSSUy3u8Ut7vFRSSUy3u8U&#13;&#10;t7vFAOVS2z0S9osP5sjd/mIqSmW93ilvd4qKHfk1Y4Bue1gPG4hv/VJKTb3eKW93ioAhwkagp0lM&#13;&#10;t7vFLe7xUUklMt7vFLe7xUUklMt7vFLe7xUUklMt7vFLe7xUUklMt7vFLe7xUUO7Jqxxuue1gPdx&#13;&#10;Df8AqklJt7vFLe7xUGuDgHNMg8EJ0lMt7vFLe7xUUklMt7vFLe7xUUklMt7vFLe7xUUklMt7vFLe&#13;&#10;7xUUklMt7vFLe7xUUklMt7vFLe7xUUklMt7vFLe7xUUklMt7vFLe7xUUklMt7vFLe7xUUklMt7vF&#13;&#10;Le7xVPqXVMXpVXr5traq5DdzjHuP5ioYv1y6Nl2topy63WPIa1s/ScfosSU7e93ilvd4rGzvrb0n&#13;&#10;p1zsfKya67WxuaTqJ93uVvpnWMPq7Dbg2ttY0wS08FJTe3u8Ut7vFRSSUy3u8Ut7vFRSSUy3u8Ut&#13;&#10;7vFRSSUy3u8Ut7vFRWb9Zc+7pvTMjLxhNtdZc2ROv723+R9NJTqb3eKW93iuU/xddezevdMdlZ5B&#13;&#10;sFrmBwbt3MArd+b7fpvsYupSUy3u8Ut7vFRSSUy3u8Ut7vFRSSUy3u8Ut7vFRSSUy3u8Ut7vFRSS&#13;&#10;Uy3u8Ut7vFRSSUy3u8Ut7vFUerdYxOjUfas6wVVSGyQXe530W7a2verbHixoc0y0iQfJJTPe7xS3&#13;&#10;u8VFJJTLe7xS3u8VFJJTLe7xS3u8VFcL1T6+dZwsi2tnSLn1VucBZ7y1zW/4bfXj+nsd9P6aSnvN&#13;&#10;7vFLe7xWB9TfrK76zYP211YqIe5m0O3fR2u3btrP31upKZb3eKW93iopJKZb3eKW93iopJKZb3eK&#13;&#10;W93is/pPW8LrVTrsCwW1tcWEgEe4f8Y1ivJKZb3eKW93iopJKZb3eKW93iopnEgEgSfBJTPe7xS3&#13;&#10;u8Vw3RP8YOZndXr6RmYLsV1u4+9x3ANbZc13pvqr9Rj/AEdi7dJTLe7xS3u8VFJJTLe7xS3u8VFJ&#13;&#10;JTLe7xS3u8VFJJTLe7xS3u8VFJJTLe7xS3u8VFJJTLe7xS3u8VFJJTLe7xS3u8VFJJTLe7xS3u8V&#13;&#10;FJJTLe7xS3u8VFJJTLe7xS3u8VFJJTLe7xS3u8VFJJTLe7xS3u8VFJJTLe7xS3u8VFJJTLe7xS3u&#13;&#10;8VFJJTLe7xWB9fHk9BzNf8EfytW6sH6+f8hZn/FH8rUlPkn+LEx9Y8WP+F/89Xr3ve7xXgn+LH/x&#13;&#10;RYv/AF3/AM9Xr3lJTLe7xS3u8VFImNSkplvd4pb3eKDTk1Xz6T2vjnaQ6P8ANRElMt7vFLe7xUUk&#13;&#10;lMt7vFLe7xUUklMt7vFLe7xQbsmrHANz2sB43EN/6pTY9rwHNIIPBCSme93ilvd4qKZzg0FzjAHJ&#13;&#10;KSme93ilvd4oNOTVkDdS9rwO7SHf9SiJKZb3eKW93iopJKZb3eKW93iopJKZb3eKW93iopJKZb3e&#13;&#10;KW93ioqFdzLRurcHDxBlJSXe7xS3u8VFJJTLe7xS3u8UMWsLjWHAvAkidRP8lSSUy3u8Ut7vFRSS&#13;&#10;Uy3u8Ut7vFRSSUy3u8Ut7vFRSSUy3u8Ut7vFRSSUy3u8Ut7vFRSSUy3u8Ut7vFRSSUy3u8Ut7vFR&#13;&#10;SSUy3u8Ut7vFRSSUy3u8Ut7vFRSSUy3u8Ut7vFRSSU+X/wCO9xP2Cf8Ahv8A3VV//Eu4jpuRH+n/&#13;&#10;AO+VLP8A8d3/AGg/69/7qrQ/xMf8m5H/AB//AHypJT6Hvd4pb3eKikkplvd4pb3eKFdfXQ3da5rG&#13;&#10;+LiGj/pKTHteA5pBB4ISUz3u8Ut7vFRSSUy3u8Ut7vFRSSUy3u8Ut7vFRULLWVCbHBoJiSY1SUl3&#13;&#10;u8Ut7vFRSSUy3u8Ut7vFBuyascbrntYD3cQ3/qlNrg4BzTIPBCSme93ilvd4qKSSmW93ilvd4qKS&#13;&#10;SmW93ilvd4qKSSmW93ilvd4qKSSmW93ilvd4qKSSmW93ilvd4oN2RXQN1rmsHi4hv/VKVdjbWh7C&#13;&#10;HNPBBkFJSTe7xS3u8VFJJTLe7xS3u8VFJJTLe7xS3u8VFJJTLe7xS3u8VFJJTLe7xS3u8VFJJTLe&#13;&#10;7xS3u8VFJJTLe7xS3u8VFJJTLe7xS3u8VFJJTLe7xWf9YHn9m5Wv+As/6h6vKh1//k3K/wCIs/6h&#13;&#10;6Snwv6hmOvYf/Gj8jl9C73eK+evqH/y7h/8AGj8jl9BpKZb3eKW93ihXX10N32uDG+LjtH/STse2&#13;&#10;xocwgtPBGoSUk3u8Ut7vFRSSUy3u8Ut7vFRSSUy3u8Ut7vFRTOcGiXGAO5SUz3u8Ut7vFV6MyjIJ&#13;&#10;FNjHkchrg7/qUZJTLe7xS3u8UG7Iqxxute1g8XEN/wCqU2Pa8BzSCDwQkpnvd4pb3eKikkplvd4p&#13;&#10;b3eKikkplvd4pb3eKikkplvd4pb3eKHZayuN7g2TAkxJP5qkkplvd4pb3eKioW2spbvscGtHcmAk&#13;&#10;pLvd4pb3eKHXay1ofWQ5p4IMhSSUy3u8Ut7vFRSSUy3u8Ut7vFRSSUy3u8Ut7vFRSSUy3u8Ut7vF&#13;&#10;RSSUy3u8Ut7vFRSSUy3u8Ut7vFRSSUy3u8Ut7vFUsnq2Ji3MxrrA22yNrTyZOxv/AElbQsFcYSiA&#13;&#10;SDET+Un9Nlvd4pb3eKikitZb3eKW93iopJKZb3eKW93iopJKZb3eKSikkp//0/R+p5teBRblXfzd&#13;&#10;THPd8GjevM/q19WXfXw29a62+w1ueW01tdDWtH0tn/BM/m/+MY+y1db/AIzLTV0DLc3khg+TrKa3&#13;&#10;f9Wp/wCL+ptXQMNreCwn5uc+x3/VJKeX6QbvqP19nRnWOs6dmR6W8/Qe47K/5Hqet+ht2fznqV2L&#13;&#10;0lec/wCNz9Df03Ib9Nlro+/Heu96lgt6jjWYj3OY21paXMO14n9xySmykvGuu/VSz6pdQpycmy+3&#13;&#10;pheP0lbttrD+5b/r+m/4OxbX+MbLw+uHFp6bbZfm2D9FXS79Hsf7vWyf3Hf9t/8ADJKfS1yn+Mb6&#13;&#10;yWdB6bGKYych3p1kct/0trf5f5jP+EsT/Uz6kD6uH7RZfZbkPr2vaT+iBn1P0bPpez6Hqf1/9IsP&#13;&#10;/GN+n690jHf9A2t/6dtDH/8AntJTPH/xR41uFuyrrf2i8bnWbpa20+76H+EYx/03+p6ln/Bq/wD4&#13;&#10;tfrBk5tN/S+oEuy8J+wlxlzmS6v3u/PfRZX6e/8A4pdovOfq7+r/AF3z62fRfW4n4n7Nd/1aSntu&#13;&#10;v9VHR+n35xE+kwuAPd30am/9uLgPqr9SG/WzH/bXXbbLbLy7Y0O2gMafT/6v+aqr/R11ru/rP0p3&#13;&#10;WOmZGEz6djCG/wBcfpKv/BGLifqL9eMTo2H+x+sE41+M5zRua6CC51mx3ptfssr3pKVQ27/F91mj&#13;&#10;Cba+zpeadrWvP80+Ws3fu/o32Vb/AN+q399elLxL/GL9a2fWPKpdgBxx8clrLC0jfY/Y9+z/ALar&#13;&#10;+mvbUlKSSSSUpJJJJSkkkklKSSSSU0+s9Sb0rCuzXCRTW58eJA9jP7bl539Vfqd/zyqd1vrttljr&#13;&#10;nOFbWna0Nadn9hnqb2V1Vr0D6wdNPVenZGEDDra3Naf5Ufo//BFwf1E+umN0DGd0TrW7Gux3uDS5&#13;&#10;pIhx9Z1b/T3+/wBR7/8Ag7K0lLmq3/F31bHpqtfZ0rMO0seZ9J0ta9//AFv1a7P+Fq9Sv8z1F6Wv&#13;&#10;FP8AGV9bafrHbU3BDnYuOSPUILQ+yz93d7/oU/8AVr2iguNbS/6W0T8UlM0kkklKSSSSU859aesZ&#13;&#10;2Dfj42Bt33kj3Dv7Gs+ksrqXWPrF0ur18kVtZIbIDXan+q5bfVukX5fVMTLrA9Kmd5J4/sqt/jB/&#13;&#10;5NH/ABrfyWKtkEqnK5R4fldzlJ4eLl8Pt4Mvu/z8px48sZe5P/uGl9v+s3ofadtXp7N8+36Mep+9&#13;&#10;+6t76s9St6ngMyb49RxcDAge07UbDrN3Ta6xy6ho+9irfVTpt/TMBuPkgB4c4wDPJToRlGQ1lKJj&#13;&#10;+k1+Yy4suGY4MOHLjzRjD2o+3OeL9ZxuR1vqfX+m+rkEVDGa6GnQ+0nbV7d3qI31Y+smXl5TsLqA&#13;&#10;DbCwPZA26Eept/7af6ib61OPU87F6Q36Jd6ln9Uf+o/W/wCgh/XKh3TsjG6vQNa3BjwP3fzP+h6t&#13;&#10;SjJlGRkDIwgfUP8AptvHHFmxQwzx4sfMc1jySxTxx9uUOD/c3F/t/byPXLi/rD1zrXSryD6YpseR&#13;&#10;VoDLR9HcuxptbexttZlrwHA+IPuauR/xiuDRiuPAe4/+e1LnJEDIEiv3Wl8LEZc0MWSEMkcnFGUc&#13;&#10;seLh4I8aQ3fWpuvp1GO3s/8ASitfV361P6je7Bza/SyWzoJAO36bNj/ex6Z31/6W0SDYfIN/8k5Z&#13;&#10;H1cf+2+uWdT9rGtkhkjefb9mb7P6n849R8QEoiEzPiPqifV6W6cEsmHLLmMEOVGLHx4suOHsy979&#13;&#10;DH/Xe7SSSVpwFJJJJKc/rvScXq2I6nNrFrGy8A9nNDtr27V59/ij6Dg5uPZnZFTX5FN/6N5n2w2u&#13;&#10;xvt+h9NemZX8y/8Aqn8i8f8A8X31d6p1bEttwM9+Ixtm0taD7nbWO9T2WVpKej/xr9BwWdPs6m2p&#13;&#10;oy3WMBsEyR9D6P0PoLpPqR0zGwOkYzsasMddTVZYRy+xzGb7HLgfrx9WOr9M6ab83qL8qoPaPTcH&#13;&#10;RJ+i/wB9j/oL0X6tP9PomG/nbi1H7q2JKc360f4wMToFow62OycwxFTO276DbbPf73/6NldliybP&#13;&#10;r51/Fb9oyekPFA1MF25o/ef+jf8A+elQ/wAUuI3qWTmdZyofkl8An802brb3t/r/AEP6i9OSU4v1&#13;&#10;Z+tmD9ZaTbiEh7Pp1u0ez/yTP+EYh/Wj6y3dBFfo4d2X6kyawYZt/f2Mt+muNfQ36v8A14qZhjZV&#13;&#10;lAb2DRv6UP3t/wC36vtC9QSU8Z03/Ghg5OJfmZlbscUODNhO99jnbv0dTNtfv/RrIyv8a3UKQMod&#13;&#10;Ne3DJ0e/eN3/AF/0fQ/8+Kn/AIufq5idT6lm5uW31Dj3Qxh+huc639K9v5+z0/0a9Vc0OEESCkpr&#13;&#10;9Nzh1DFqy2tLBcxrw130hvG/a5ct1r/GDkdLybaP2bkWV1E/pNQxzR/hf5mxnp/212Sodf8A+Tcr&#13;&#10;/iLP+oekpr/Vb6wt+seCM5lZqBc5u0nd9H+Wtdcb/im/5Cb/AMbZ+Vdkkp5T6zfX0dDzm9OqxbMm&#13;&#10;5zA+GHsd30WtZa9/82s3/wAczM/8qcn/AKX/ALzrpbfqzRZ1hnWy93q11GsN02fn/pP8y1cp9Yfr&#13;&#10;Bl/WzKd0DoBikaZGQPo7fz663/6L/wBuf5uv9Bv3pTufU7681fWp1rGUupfSATJ3NId/L9nv9i1u&#13;&#10;u9fw+gYxy8121kwANXvd/o6mfvIf1b+rmL9XMQYmKJPL3n6Vj/8ASP8A++M/MXC/XKsdb+tuH0vI&#13;&#10;P6uwNO3sZ35F3/b3pV0pKb9X+MLrXUh63TOlPfj9nuJ939X2MZ/meqr/AED/ABj4/UModO6jS/Cz&#13;&#10;CYDX/Rc782ve5tT67H/mepX/ANcXXsY2toYwBrWiABoAAuC/xv8AS6bOn19QA25FNjWhw5LH7v0f&#13;&#10;9iz9Iz+2kp67r3VbOkYjsqqizJc0genWJdqfpfn+xn9RchR/jdovrcxmJaczdtroadzn/ve9tf6P&#13;&#10;Z/xVli6/6uZr8/pmLk262WUsc4+Li33u/wA5cR/iqwqXZ3UcpzQbW27GuP5rXOudZs/r7ElJWf4z&#13;&#10;8zAvYzreA/GpsOj/AHSP7FrP02z/AAnpr0BtrHMFrSCwjcCP3fpbly3+NKhlv1fyHvALq3VuafB3&#13;&#10;qVU/+e7bFqfU95f0XCLjJ9Cv/qUlPn/+MP69dL6900YeE57rBa12rS0bWixv539db+D/AI1Oh0Y9&#13;&#10;VT3WbmMa0+w8tG1C/wAbWFRT0YPrrY1xvZqGgHi385dV0vpeI7EpJprJNbPzG/ut/kpKX6B9Y8P6&#13;&#10;w0OyMFxcxrth3AtIdG//AL+i9b6vV0XCtz7w51dQBIaJcZLa2/8ATerdNFdDdlTQxvg0bR/0VkfW&#13;&#10;v604v1axfXyQXuedrKxy8/nf9b/0j0lPL0f4w+t9THq9O6U91PZxLiHf1X+nUz/M3rY+qv17Z1zI&#13;&#10;f0/Kodi5tYJNbvzo+lt3trs9T/gtizcf6xfXHqDRdidPprpdq0Wkh0f2sjGf/wCALDoyuo3fXLCs&#13;&#10;6njtxcksILWHcHt25LPW3b7f+J+n/gklPrCq9V/od/8AxT/+pcrSq9V/od//ABT/APqXJKeS/wAU&#13;&#10;H/Ijv+Pf/wBTUu3XEf4oP+RHf8e//qal26SlJJJJKUue679fOl9ByPsmY5/q7Q4hrS6Afo+5dCg3&#13;&#10;YVGQd11bHkCJc0O/6pJT5N/i4+uvTvq7hW0ZxeHvt3Da3d7drGLuui/4wek9bym4WK5/rPBLQ5hA&#13;&#10;O0eo73f1Grnf8T2HRkdOvddWx5F8AuaHfmV/vL0CnBx6Hb6q2MdxLWhp/wCikpOuE6j/AIyrzm29&#13;&#10;P6TgWZNlTixzjI9zT6bv0VTLP0e/8+yypdvffXjVuutcG1saXOceA1vue5cHV9fer9ctePq5gCyl&#13;&#10;pg22na0n/tzHr3f8H69lqSmTP8ZOZ069lXXsB+NVYYFgkgf2Xt/Sf8J6du//AINd61wcA5pkHUEL&#13;&#10;yj69Z31jv6W6vrGHSync1wtrdOx07W+z17/p/wA3/wBcXov1XcX9IwnO1JxqST/1utJTwv1p6rR0&#13;&#10;f65Y+dlEiqrHJMCTqzLrYxv9ex+xWj/jH6xkj7RhdKtfi8hxD3bm/v8A6OrZ/wCfVV+s/TauqfXX&#13;&#10;ExcgA1uqa5wPDvT+0ZHpu/4z0ti9MADRA0ASU839Uvr3h/WWaQ005TBLqnGdPznVWf4T/oWLpV5f&#13;&#10;9faW9F+smB1LF9llrh6gGm7a5tVm7/j6LfSevUElKSSSSUpJJJJSkkkklKSSSSUpJJJJSkkkklKS&#13;&#10;SSSUpJJJJSkkkklKSSSSUpJJJJSkkkklKSSSSUpYP18/5CzP+KP5WreWD9fP+Qsz/ij+VqSnyT/F&#13;&#10;j/4osX/rv/nq9e8rwb/Fj/4osX/rv/nq9e8pKUvO/rdlZP1m63X9WcWx1eMwbshze+nq7HfvMZX6&#13;&#10;TGf92Lf0n82vRF5z9Rv031p6tc76TXWMH9X1dv8A6IrSUg+s31Gb9VMcdZ6Fbay3HILwXbt7J27v&#13;&#10;zP8Ar1X80+pd70Dq7OtdPpz2CBaySP3XD2XM/sWseo/WWpt3SstjuDRb/wBQ9c5/ijtL+hhp4Zc8&#13;&#10;D4eyz/0Ykp7VJee/Xv8AxfZGcbep9OutdkE7nUl2haB9DF/l/wDBIX1Y630gfVq7Fyci6pzA4XNc&#13;&#10;/wDTtc/2/qXt+hZ/g69n/HpKfR1Q69bl04F9nT27sltZNYifd/U/PcvNPqd/i+s6y05+VbkUYxdN&#13;&#10;DQ79M9k/z1lm32fyP0X/AAn0P5z1pJT5x0L/ABZHqlf2/wCsdt1mVbrs3fQH5vqv979//Bs9P0v5&#13;&#10;tVrMa3/F31nGrxrXv6dmu2ureZ2mWV2O/r0+rVYyz/rK9OttZSw2WENY0EkkwAB9JznLzOu131/+&#13;&#10;sVd1QP7MwDIcRo907/8A2asrZ/6C1f6RJT6cvMuosv8Ar39YLulPtdX07Dne1p+m5h9J/wDI9X1v&#13;&#10;5vf/ADVVa9NXl1mWfqL9Z8jJzGu+w5xc4WATBe713f8AbF29llf+i/SJKbH1i+orfqvjnrHQbbar&#13;&#10;sf3PaXbg+uf0n/qRln6L012/1b6y3rvTqc9o2+o33D917T6dzP8At1i4366/4wun5nTrMDpbjkX3&#13;&#10;tLTta4NZX9K97/VYz/Bb/wCp/OPV7/FEXHofu4Fz4+EV/wDf0lPbJJJJKUkkkkpSSSZ721tL3EBo&#13;&#10;EknsAkp5r6+9ds6ZhDFxNc3Md6NIHMu9llv9jf7P+FsrXL/4rennpfWOoYRduNLQwnsS123ctP6r&#13;&#10;g/WnrN31gtH6rjzTig/+CZH/AE//AAf/AIBB+pH/AIp+r/1j/wBWkp9BXOfWf6sZ3XbWehn2YuOG&#13;&#10;w+usfTdP0/UZZV+Z++ujSSU+X/4tsBvTfrH1DEa4vFTHMDnfSdtsr9zl6gvOfqX/AOK3qv8A1z/z&#13;&#10;4xejJKUkkkkpSSSSSlJJJJKUkkkkpSSSSSnM+sVmVThPuwnbba4fxO5rf51n+Yp9C6wzrGK3JZo7&#13;&#10;h7f3Xj6SvuaHAg6grh/qg89N6vk9N/MJdt+NZ/R/+AqKUjGcf3Z+n/CdDBijn5XIK/Xct+vjL9/D&#13;&#10;/lYS/wCm9ykkkpXPUkkkkpSSSSSlJJJJKfLv8d3/AGg/69/7qrQ/xMf8m5H/AB//AHypZ/8Aju/7&#13;&#10;Qf8AXv8A3VWh/iY/5NyP+P8A++VJKfQULLyWYdL8i0xXW1z3H+Swb3oq5/8AxgWmroOY5vJrj5Oc&#13;&#10;yt3/AFaSnjvq70B3+MC27rPWXv8AQ3llNTXQ1oH/AKLr/kfztu9GwG2/ULr1XTRY9/TM2AwPP829&#13;&#10;x9P+pvZds9X/AIG3/g10v+Laptf1fxQ3uHk/E2Wrn/8AHL+ipwshv067XR91b/8A0UxJT6MkgZ+I&#13;&#10;3Ox7MZznMba0sLmHa9u4bd1b/wB9eQfWT6n2fVbMqybbL7emFw3PrdturP8AK/M/4p//AFv9HYkp&#13;&#10;9mSXm3+MXPwet1YtfT7bL8y3Wiul3tLX/wCFymbfZs9P/g7P531FufUv6jH6vEZV99lmS+va9s/o&#13;&#10;huLX+1v0n+n++kp61eU/4xcy36w3ZNWOf1PpbA6w9n5D3eh6f/Wv/ReQu3+u31i/YHTn2165Nn6O&#13;&#10;kck2O/P2/wDA/wA5/wCBrneo/V/9gfU3Ios1yHtbZc7ubHvq3e7/AIL+aSU9H9RDPQsP/ih+VaXW&#13;&#10;epN6VhXZrhIprc+PEgexn9tyzfqH/wAhYf8AxQ/K5XvrB009V6dkYQMOtrc1p/lR+j/8ESU+f/VX&#13;&#10;6nf88qndb67bZY65zhW1p2tDWnZ/YZ6m9ldVaKarf8XfVsemq19nSsw7Sx5n0nS1r3/9b9Wuz/ha&#13;&#10;vUr/ADPUTfUT66Y3QMZ3ROtbsa7He4NLmkiHH1nVv9Pf7/Ue/wD4OytYH+Mr620/WO2puCHOxcck&#13;&#10;eoQWh9ln7u73/Qp/6tJT7WkoUFxraX/S2ifippKUkkkkpSSSSSnlPrx0XqvWLMOnp1jqaQ93rvY/&#13;&#10;YWtPp+nZs31+t/h/Ys7/AMbPM/8ALfJ/6X/vQu8WZ9ZerjovTb8481sO3/jHfo6P/BnsSU8X/i+x&#13;&#10;spvW81n2u3JxcUelL3Eh9jj9LY59jP0foXr0Z0kGNCuS/wAWHSzg9GZdZPq5Tjc4nmHeyn/wJnq/&#13;&#10;9dXXJKeCx/8AFd9vtdldfyrMq9xMBp2sA/te/wDsVejWxZJxLf8AF/1/GoxLXvwM1waa3GfpO9F/&#13;&#10;9uj1K7arfp/4Fd/9Y+r39HxftOPjWZb9wb6df0tQ79K/ay1/p/8AW1570jqbfrb9YqrusOGK7GI9&#13;&#10;DFIcHOeP0nvtsaz3+p7/AN+3+b9JJT6skkkkpSSSSSlJJJJKUkkkkpS5jLf9ZRc/0G1Grcdn0fo/&#13;&#10;mfTduXTpJso8XWUf7rPgz+ySeDFm4v8APR9zheE6Z136wdU3/ZhW70yA6Q1up/rOXVdDPUDSf2mG&#13;&#10;i3dpt/d/lbfasD/F7/2r/rt/9GLsFFgBMRImRLf+KZIQyzwQx4ccYcFThDhy/JxqSSSU7kqSSSSU&#13;&#10;pUOv/wDJuV/xFn/UPV9UOv8A/JuV/wARZ/1D0lPhf1D/AOXcP/jR+Ry+gL7mY9brbDDGNLnHwa33&#13;&#10;OXz/APUP/l3D/wCNH5HL2j672mroeY5vJpcPk79G7/q0lPE9B6M7/GJk39W6q+wYjHllNTTAH53/&#13;&#10;AEK/T9T0/wCeu/4tEpqs/wAXvXKMWux7+l5pgNef5t8+nu/d3U2Pq32f9x7F0X+K6prPq9juHLzY&#13;&#10;T8fUtr/9FrH/AMc7AMHFuGj23EA/1mud/wCiklPoaSr21DOxXVPLmC6stJYdrm727d1T/wAx7fzF&#13;&#10;5F9afqVb9WL68o2X3dNLgHuY7bdX/wCiv+Js2f8AA+xJT7KkvN/8YXU+ndZw8VmFdbdlWT9nrpd9&#13;&#10;Lftr9TMZt3/o/T/471PV/wCF9PX+pP1Ed0Eszcm+x+U5hD2bv0Td3u2f8L6f9dJT0XXOsU9Ewrc7&#13;&#10;I+hWJju530a6mf8AGPXBdH+rmd9fB+1OuXPrxHE+jRWdo2g/T/kM/l7PXv8A9J/No3+ObMLcbExC&#13;&#10;drLbHOcf+LDGf+7Kjj/XLr19LbOh9MB6fW0NZvDnPcxns/RenbT/AOBV3pKeq6H9R+k9Bu+04dZF&#13;&#10;23buL3O0P0va53prV6nnN6diXZjxLaa3PI8dg37Vi/U766UfWatzdppyqv5yomf+uV/yP/PS1+s4&#13;&#10;H7Twb8OY9atzAfAuG1rklPnP1W+qh+u7X9b65a94e9za62na0Nb/ANRVv9lddf8A1xFyaLP8W/U8&#13;&#10;d2Pa9/Ssp219bzPpn273/u+zf6tf+k/SVWf6RR+on1vx/q1VZ0Trc49tL3FpLSWw73urd6e/879J&#13;&#10;XZ/NWVvWP/jL+t1H1hNVWAHOxqHHdaQWtdY8fo2M3+7+bqs/4z/raSn2dJV+nFxxaS/6RrbM+O1W&#13;&#10;ElKSSSSUpUet4WTnYb8fDvONc6IsA3Fuvu/z2+xXkklPjP1v+qz+gZvT7LsqzLuvtO59n/Bux9u3&#13;&#10;e+5/+G/0i9mXnH+Nn+mdK/41/wD1WGvR0lLEhok6ALy/pmA7/GR1HIzM2x7em47tlNbTtn93+36f&#13;&#10;6TI/wn6X016B9ZLTT0rMsby3HtI+IY9c3/iiqazoe4cvueT8fZX/AOi0lOJmYj/8W/Vce7Fse7pm&#13;&#10;UdtjHmdh9u937u6vf6tNn/GVL1BcL/jiqa/ozHnlt7Y+bbmrrui2m7Ax7HcuprJ+Ja1JT5/9ZaMz&#13;&#10;rH1rb0urLux63Ug+xzoG1r7f5pr6/prQ/wDGzzP/AC3yf+l/70Kl9Y8LrVf1qGb0nH9RwpAD3j9C&#13;&#10;NzX0v327qmbmfueop5/V/rl9X2fbs1lORjN1e1gHsb/1v0rv+ufpmf6RJT3vTcN2DjV4z7HXOraG&#13;&#10;mx+r3x+e9WVm/V7r1H1gwmZ2No12jmnljx/OVPWkkpSSSSSlJJJJKUkkkkpSSSp9V6azqeO7Ge5z&#13;&#10;A4gywwdEDdaLoCJkBI8Eb9Uvm4XO6r9Vm9R6hVnm0t9PbLNs7tjvU/nN3s/zFurgsno7eidXwq6r&#13;&#10;bHix4J3H+Vt/NXeqPEQTLThlfqb3PRlGGL9Z7+L2/wBT6PZ4IcakkklK56kkkklKSSSSUpJJJJT/&#13;&#10;AP/U7P69YDuodGy8dglxr3AeJr25Df8Az0sz/Fh1BuZ0KlgMvpLq3Dwh3qV/+A2VrrrPpFcDlfUL&#13;&#10;qfS8uzL+rOW3GbcZfVYPYP8Ai/0WSz/i/wBD+h/0iSmp/jEP7W670zpNfuc1294HZr3V/S/4ujGt&#13;&#10;sXo65T6qfUl/ScmzqfUbvtPULRBf+awH6Xp7v/Uf6P8ARV1re6zh352HZj4txx7ngBtoG4s13f8A&#13;&#10;T/m0lPP/AF8+sVeNR+yMesZOdljYymNwAd/hrm/+ev8Atz6Fa5PpnTc3/FrlMzcytt+Je1rLbGCX&#13;&#10;UOP0mNd/X/61lf8AGrVwf8WXUsTOHUR1I+vulz9hL3D89u6y389dN9b/AKvZXX8ZuNjZJxmyfUG3&#13;&#10;cLWkfzb/AHMSU7GHmU51LcjGeLKniWuaZBXAf4163YeR07qzQdtFsOI8jXk0/wDnm5an1M+o+Z9W&#13;&#10;biXZptxyDNIbtZvO39L7rLF0fWuj4/W8SzByhNdg5H0mkfQsr/l1uSU26rWXMbbWQ5jgHAjgtPua&#13;&#10;5ed/UQ/tX6ydS6sz3Uia2u7Hc5vpOb/1nF/6ak36jfWXHpPTMfqTB08+3UH1Qw/mN/Rvf/1v7bsX&#13;&#10;YfVr6u4/1cw24WNJ13PefpPefpWO/wBfoJKdVZ3Uvq503qrg/Mx67Xj85zRu/wC3Ppqz1FmS/Gsb&#13;&#10;huazILTsc4S1rvzd7Vw931S+tvVAaeo9SrbSdD6Q1I/O9tVGD/58SU5nVKsf6x/WHE6P0xjBg4J3&#13;&#10;WemA2vllmV/N/wDF1Y2//TL1NY31Z+quH9Wsf0cQEvdBfY76bz/5D9ytbKSlJJJJKUkkkkpSSSSS&#13;&#10;lJJJJKUs/qX1e6d1Uh2bj12uHDnNG7/tz6as5rb30WNxXNZeWkMc4S1r4/Rue1cNd9Vfrf1IGnO6&#13;&#10;lWyo6H0hDo/61j4X/n5JTl9fpxvrB1vE6B0qtjcTFcXXemAGTLPtX0P3K6/R3/6e3YvVFifVf6pY&#13;&#10;X1ZoNWMC6x/07HfTf/5Cr9ytbaSlJJJJKUkkkkpS5n/GD/yaP+Nb+SxdHa1z2Oa121xBAd+6f31y&#13;&#10;eV9TOoZjPTyM51jJmHAkT/24os3EYmMRxcTofDvahmjly5I4hinGXDKM5cf/AIW9L0r+h0f8Uz/q&#13;&#10;Wqy5waC46AakrnemfVzqOHdW5+c59VceyDBaP8H7nq/1/pWR1SkU495oGodAne1w27He5iIlLh+X&#13;&#10;Ufo/vMeTFiOYAZYSx5DxSy8OT9X/AMx5bpvS8n6yZWR1OrIdjDftYWg7i2Poeyyn6FfpK9lfUrOv&#13;&#10;qcyzqFlgI+g4OLXEfQ3bsh6sdG+qub0uxkZhNDHSaw32u/e/PWx1nByc6kV4t5x3h0lwHI/c/MUM&#13;&#10;cQMSZRlx9fV8zo5+flHPGODLiHLjhjjl7PF7EMf+0w+85P1E6gcjCOLZ/OY7tpB52n+b/wDRlaqf&#13;&#10;4w/+0n9d3/otE6d9TczByhlNzDJcHWQ0/pBPqPa/3/4RLqv1OzOpXGyzMJZuLmNLfoT+az3pEZDi&#13;&#10;4DH1bLoz5WHP/eI5YDEeLIY8GX+cyQ4J/wCTeoOPURBY2PgFw31sx6undUxrMABlziCWs013ba/Y&#13;&#10;3/S/Q/lrTP1X6sRH7Rf/ANL/ANKqz0f6nVYF/wBrybHZF41DnDQH9/6Vm6z+2nTEsgrh4Nfn/dYe&#13;&#10;Wng5ORyHN7/olD2McMv67j/znuvQpJJKw4ykkkklOR9aOv43QcJ2Tl7tjj6Y2jcdzg/b/wBQvPP8&#13;&#10;VX1qwumMPTL9/rZN42ENlvuDKWb3f1/5C9ZexrxDgCPAqDceph3NY0HxACSnzj/Gr9asK3Ht6K3f&#13;&#10;9pY9jj7fZ/pfp/1X/uLp/qB1zH6t0mlmPu3Y1ddL9wj3sYzds/fYuhfRXYZe1pPmJTsY1ghoAHgE&#13;&#10;lPlrBl/4teqW2+k63pOQeWidgn9F7vzL6PU9P9J/SK//AAPoMj/G30Suo2Vmyx8aMDC0z/KfZ+iX&#13;&#10;ZuaHAgiQeQqtfSMKp/q10VNf+8GNDv8AP2pKeE+pnR8/rnV3/WbqlZqbB9FhEcj0Wex3+Bqo/P8A&#13;&#10;8Nb+lXS/WP689O+rd7MbMFhe9m8bG7htl1f0nOZ+4uhUH0ss+m0OjxEpKfIPqN9een9BszX5QsIy&#13;&#10;LQ9m1oOn6X6fvZ/pF6J9WvrpgfWV9leF6gdUAXb27dHf1XPWz9lp/cb9wU2VMr+g0NnwEJKRZ2bX&#13;&#10;gY9mVdPp1NL3QJO1o3O9q4Xqv+Nbo+Xh349Yu32VPYJYIlzXMb/hV6ChfZaf3G/cElPlf1E/xhdN&#13;&#10;6B0xuFli02B7ne1oc2Hf9cYvRPq59ZcT6yUOycLfsY/Yd42ndDX/AMv99aH2Wn9xv3BTYxrBDQAP&#13;&#10;AJKfNf8AGh9cL6L/ANiUl1Nbg03Wge5zH/4Oj/g/9L/pf5n9/fL6vfX/AOrX1exW4mIy+OXOLG7r&#13;&#10;Hf6W39KvR30ss+m0OjxEqP2Wn9xv3BJTxH1E+sl3Xus59rbLHYhDTWx/0Wfme2v6FX9j6aX+MT6u&#13;&#10;ZtmRR17pTS/Jxo3MA3Oc1h9Wp7K/8Ls/SerX/hK13TK21iGANHkIUklPD9P/AMbXSbah9tFmPeNH&#13;&#10;s2l43fnem9n/AKM9NYPWuqZf+MjIr6f0yp9eBW/dZa8fnfR9R/5nsrf+gx9/qW/+evTMjpeHlO33&#13;&#10;0VWO8XMa4/8ATarFdbamhlYDWjgAQElOZ1HqWH9VenNstDhj0NZW0NG50D9DU1eef4svrRh4udk4&#13;&#10;1m8PzbgaobI5t/nf3P5xeruaHCHCQexUG49TDuaxoPiAElPD/wCNb6xYuN0+zpD932m9jHtgeza2&#13;&#10;1jvfZ/6D2rQ/xc/WHF6p06vDo3eri1Vts3CBMbf0b/8Ara6l9LLPptDo8RKdlbaxDAGjyEJKeX/x&#13;&#10;l9Jv6r0V7MZpfZW5tm0cuDdzbNn9h+9Y/R/8bPS6MCqvLba3IrY1jmtaHbnMGzfW7ez6f8vYvQlU&#13;&#10;t6ThXP8AVsoqdZ+8WNLv8/akp5X6ufXvO+see2vGwnMwPdvucTpA9nv/AJn6f+B/Sqn/AI2MDI/U&#13;&#10;+qUs9WvEeTY3kAE1WMc//gv0Pp2r0AANEDQBOROhSU8L/wCPB0f0Q8MuNpH82Gid3/Gb/T/1+guT&#13;&#10;zfrHl1/WHE651mh2PTtPpsA9/oj1WM+n6fv9W7f7/T/7b9NeuVdKw6LPVqoqZZ+81jQ7/Pa1WH1M&#13;&#10;s+m0OjxEpKanSer0dXw2Z+Pu9GwEjcId7S5j/Z/WYuPz/wDGx0a6i2lgu3OY5oOwRJGz/SLvAA0Q&#13;&#10;NAEM41RMljZ+ASU+UfUD6/8ATfq9004mWLTYbXP9jQ4Q4M/ls/cXo/1c+suJ9ZKHZOFv2MfsO8bT&#13;&#10;uhr/AOX++tD7LT+437gpsY1ghoAHgElMkkkklKSSSSU+TfVL6xV/UO/K6T1dljQbNzHtG6f8Hv8A&#13;&#10;+LuZ6fpvYtfL/wAbH2t/2foeJZk2nguH/oij1LH/AOfSu8ycLHywG5FbLAOA9of/ANWnx8WnFbso&#13;&#10;Y2tvg0Bo/wCgkpy+tYeT1foluOWivJuo1ZOgtLd3oep/xn6LeuF+pX1/wvq7g/snqdVlN1Dn6hs7&#13;&#10;tznWfpW/zjLmb9n/ABa9TVbJ6ZiZbg++muxw4L2Ncf8AptSU+XfXP64ZP1p6fa3p2NY3p9Ra6254&#13;&#10;1d7msrrZ+Z/Oe/6b7f8Ail1v1B+tmF1TCqwKd4txcesWbm+32NZS/wBNzd/566ttbWt2AANiIjSP&#13;&#10;6qTKmV/QaGz4CElPiv1h+sTuufWGnO6GHutrYNgc2HOdV6t1jfT/AD/Ur/z11tH+OPpwq/WqL67x&#13;&#10;o5gDXDd/JsfZV/0613jaK2nc1rQ7xAEoF3S8PIf6ttFT3/vOY1zv89zUlPnHRcbN+vfW6+t5VZqw&#13;&#10;MYg1g/nbD6lVbP8AS/p/0mRZ9D/Ar1FIAAQOEklKSSSSUpJJJJSkkkklKSSSSUpJJJJSkkkklKSS&#13;&#10;SSUpJJJJSkkkklKSSSSUpJJJJSkkkklKSSSSUpYP18/5CzP+KP5WreWD9fP+Qsz/AIo/lakp8k/x&#13;&#10;Y/8Aiixf+u/+er17yvBv8WP/AIosX/rv/nq9e8pKUvOOgH9j/XTMxbfaMtrns/lOeWZn/vQvR1zX&#13;&#10;1w+prfrD6eTRYcfNo/m7R/n+nZt9/wBP+bf/AIJJTY+vHUG9P6Jl2OMF1Tq2/wBa0egzb/nql/ix&#13;&#10;wHYXQad4h1pdZHk8/ov8+llb1k/8wutdatrH1izW3Y1RkV1fn/8AGfosX/t39Nau+rrbU0MYAGtA&#13;&#10;AA4ACSmv1TqmP0nHfl5bwypgkk/9Qz99715Pk/VrqX1sfd9ZMahlTS9rqaHNE5DWf4Wxrv0b3v8A&#13;&#10;5f8ASvf/ANc6X6y/4uuodfyH2W9QJoLy6upzCW1h35jW+rs/R/ze9dN0PpGX07p32K/JN1wDg23b&#13;&#10;GwEbatrN3v8AQSU1vqh9bsf6xUbY9LLq0tpOhaR7d9bf9D/56/m7FvW2spYbLCGsaCSSYAA+k5zl&#13;&#10;5w3/ABWdSbl/bx1MjJmTYGHf+59L1v3F2P1l6DZ1zpj+nC41veGzZE7tpa79JX7Pbakp4jqvVsz/&#13;&#10;ABh5p6V0omvptZButI+n/Lf/ACP+42N/hP523/ge96X03B+rmIzEo21VAgAuIBssd+c9/wDhL7Vx&#13;&#10;eB/iz6v0xhqw+qOpYTJDGuaCf3vbciW/4tup5tlR6h1N19Vbw/a5rjx9LZuu9rtqSn0JAzMHHz6z&#13;&#10;TlVstrP5r2hw/wCmjrjutdJ+tuVlWHBzaKsRx9jdsPa3+t9lufv/APQhJTnfXv8AZf1Y6c/D6dRX&#13;&#10;XmZg9MBg/Sem7+f3f4T03/zLP5f9RdP9S+jO6J0ijEsEWhu5/wDXefVez/re70v7Cyvq7/i7r6fl&#13;&#10;ftLqVzs3NmQ5/wBFjv3/AHusfZYz/Bvf9D/RLsElKSSSSUpJJJJSlj/W7p+X1PpORiYJDb7Whok7&#13;&#10;Rt3M9dm//hKPVrWwkkp846X0z659Jxq8PFbjNqrENGn9ZznfynuWB9XqvrFd1jOZhPrryy79YdpD&#13;&#10;ff7/AEd7X/nL1H6ydLzOqYoowcl2JaHhxe0SS0B36L6Vf9f/AK2uR6d/i16pgZZzK+pubY9wNjgw&#13;&#10;7rNd7vU3W/pP7aSn0NJJcz9Zfq51XquQ27B6g/ErDA01tBjdLv0m6uytJTz/ANS//Fb1X/rn/nxi&#13;&#10;9GXnGP8A4sOq4t78qnqjmX2zveGuDnyd/vf6y7H6tdKzelYzqc/Kdl2FxcHuEbWx/N/Ssekp1kkk&#13;&#10;klKSSSSUpJJJJSkkkklKSSSSUpcJi+762OLOA50/9tbf+rXc22tpY6x5hrQST4ALi/qRQ7Ozsnqr&#13;&#10;xoS4N/rWH1X/APbdf/nxQZdZQj/W4v8AEdT4efbw8zlPy+x7H/VOYe2SSSU7lqSSSSUpJJJJSkkk&#13;&#10;klPl3+O7/tB/17/3VWh/iY/5NyP+P/75Us//AB3f9oP+vf8AuqtD/Ex/ybkf8f8A98qSU+grJ+tm&#13;&#10;A7qPSMrGYJe6p20eLm/pa2/57FrJJKeO/wAVPUG5XQ66QZfQ97HDv7nOyK/+hasn/Gef2p1Lp3R6&#13;&#10;vc9z9zx4NeWVMc7+xXkK7n/UPqOBm2Z/1aym4xuMvqeP0c/yP0eQz+ox9H6L/B2K79VvqRZ03Lf1&#13;&#10;bql/2rqDxG782sH2O9Pd/I9n0KvTr/R+mkp61ct9efrJT0/H/Z1VYyc3KGyuiN8h3s9W9n+j/c/0&#13;&#10;n/bi3uq4t2Zi2UY1pote2G2Abiw/vbVwmP8A4sOp05o6h+0z9pmTZsLn/u/4S3/R+xJTk9O6Rn/4&#13;&#10;uMirqeVU2/GtYGXOYJfjlx+ix/8A3/8Amb/5r/RL1TAz6Oo0NycV4sqeJa4LM+tnQsrruKMXFyTj&#13;&#10;An3+3cLGEbPRf7me1Y/1N+omZ9Wcjec02Y5B3Uhpa1ziNvqe6x/0UlIfrt9XOs9R6rjZ/TfTdXjM&#13;&#10;Ba2w6Nu3Pc630v6v2f8A7aWL9a/+d37Lv/aXofZYHqbI3RuZt2/216muO+tX1L6l16+w19QdViWB&#13;&#10;o9DaSwbQ392xm/fYz1UlNf8AxZ1dZ+z12Zb2fs/0IpY2N27d/O2e3f8AQ9T89dyuZ+p31Wzvq9ur&#13;&#10;yMw5FG0NZXt2tr1+mzc+xb+a299FjcVzWXlpDHOEta+P0bntSU1upfV7p3VSHZuPXa4cOc0bv+3P&#13;&#10;przvr9ON9YOt4nQOlVsbiYri670wAyZZ9q+h+5XX6O//AE9uxal31V+t/Ugac7qVbKjofSEOj/rW&#13;&#10;Phf+fl0v1X+qWF9WaDVjAusf9Ox303/+Qq/crSU7aSSSSlJJJJKUkkkkpS89/wAaeU/OtwugUH35&#13;&#10;Ngc6P3Z9Cn+xv9Wz/rK9CXKVfU/Is+sjuu5VjHVNbFTBO5vt9Fu/d7P9NZ/xiSnp8bHZjVMoqEMr&#13;&#10;aGtHg1o2MU3vawFziABqSeE6qdW6ZT1bEswsifTtbtO0w7+ykptNcHAEGQeCvN/8cbKa24d9WmaL&#13;&#10;CGlv09g939f9Hd6XpKVP1B+sXRia+j9RaKJ0bZuaB/1n08ulX+h/4u7m5reqddyTl5DILG6ljSPo&#13;&#10;O3WfT9P/AAdXp1VpKe2rLi0b9HQJ+KkkkkpSSSSSlJJJJKUkkkkpSSS5vL+rvVLrn2V9QexjnEhs&#13;&#10;H2g/me2z81NkSNhxM2HHDISJ5I4K6zjOfF/4W0/8Xv8A2r/rt/8ARi7Bcdi/UnOw932fNNe4y7a0&#13;&#10;if8AwRdF0bBycGk15V5yHl0hxHA/c/PUWHijERMar9JvfEvZy5ZZ8eWOTj4f1XDk4/k4P3G+kkkp&#13;&#10;3LUkkkkpSodf/wCTcr/iLP8AqHq+qHX/APk3K/4iz/qHpKfC/qH/AMu4f/Gj8jl7l9Y8F3UemZOK&#13;&#10;wS+yp4aP5cfov/BF4b9Q/wDl3D/40fkcvoNJTxP+KTPbkdG+zT78exzSO4Dz67P/AD5Ys/8Axrv/&#13;&#10;AGhkYHR6TNttm4gdg4tx6n/+f/8AttXup/UTPxM6zqX1cym41lxmyt4/Ryfc5zf0eQ36X+DfR+j/&#13;&#10;AMGrP1Y+o92Dmu6v1e/7VnkQCPoVz7PZu2fmfo2fo6q6/wDRpKeua0NAA0AXN/Xb6zUdJxvsbWDI&#13;&#10;zMkbK6I37t36PfdX/of/AD9/N/v+nudSx7crGspx7DTa9pDbANxYT+ftXA1/4r+ptzB1A9TP2kH+&#13;&#10;cLC5/wC59J937nsSU5HT+idR/wAXt1PWMipt9D27bw0S/H3n8x//AKN/mrP0mP8A6K1eq9O6lj9U&#13;&#10;oblYjxZU8SCP+pd+4/8AkLP+tHRMrrWGMTFyTjuJ97g3d6jIcx9L/cz2PWF9T/qBmfVrKFozS/HM&#13;&#10;76QwtbY6NjHO3WP+h9Pekpzv8dOE6zExcsAltT3sPl6oY5v/ALbLv+nmg41RxY9DY30442R+i/6C&#13;&#10;j1TplHVsWzDym7qrBBHf+S9n8tn5i4Nn1E+snS2nF6V1FrcSTAeXNcxp/wBHtqyNn/WrKUlI+nbR&#13;&#10;9fb/ALJ9AsPq7eJ9Ov1f/ZrZ6n/DL0pc19TvqXV9WmPsc83Zd385af8AO9Ov+3/Of6VdBlNtdS9u&#13;&#10;OQ24tIYXCWh8fonPb+5vSU1ep9A6f1aDm0V2kcFzRuH/AFz6a86+tNGL1vq2J9WekVsbj0vL7vTA&#13;&#10;DATt9f6H59FH/g1vo/zi1bvqx9cOoA05nUqmVHk1CHR/1rHw/wDz+ui+qv1Pw/qxUW48vuf9O130&#13;&#10;nfyP+Dq/4P8A6tJTugACBwkkkkpSSSSSlJJLO6/0/K6jhux8LIOLaSIsaJIAPub+Z9NJTxP+Nn+m&#13;&#10;dK/41/8A1WGvR15xnf4sOq9Rcx+X1R1rqiSwua52wnb/ADf6b/g2Lc+r/wBVusdOzG5GZ1N+TS0E&#13;&#10;Gogw6Rtb/OWP2bHfpElPRdTxPtuJdi/6Wt7P89rq1xX+J/M/yffgWaXUXElp5DXhv/o6q5d8uK65&#13;&#10;9RcwdQd1foGSMXJs/nGu/m3k/Tf9C76f+Ersot/SfpElNP8Axv5JtxsXplWt19wcGjk7Q6ln+fbk&#13;&#10;Lu8PHGLRXQ3itjWj+yNi5L6v/UbKrzx1jruQMrLaIYG/zbP5f0av+ts9GpjP5z6a7NJSlW6ldRRi&#13;&#10;22ZRAoaxxfPGyPeuP6x9Req/bbc/o/UH1OucXOre523cf5dfqfov9Gz7P+iVO36g/WHrRFXW+otd&#13;&#10;jgyW1yd39j0sWrf/AC3+rsSUz/xMV2N6bkPd/Nuu9vxDWep/6LXoSq9L6Zj9JxmYeK3ZVWIA/wCq&#13;&#10;e/8Alv8Az1aSUpJJJJSkkkklKSSSSUpJJY/W+kZ2fY1+Llux2hsFoHJn+c9rmISJAsDiZMUIzlwz&#13;&#10;kMMf358Uv/SblfWX/lvp/wDWH/VLrVx931Kz77G3W5xdYz6Li0y3+p+kVrH+rnVa7Gvf1B7mtcCR&#13;&#10;B1A/N91iggZiRPCfUf6rp8xDl8mLHEZ8d4McoH0ZvX6/c/zb0ySSSsOQpJJJJSkkkklKSSSSU//V&#13;&#10;9Os+kVFHLAUtjfBJSBJH2N8EtjfBJSBJH2N8EtjfBJSBJH2N8EtjfBJSBJH2N8EtjfBJSBJH2N8E&#13;&#10;tjfBJSBJH2N8EtjfBJSBJH2N8EtjfBJSBJH2N8EtjfBJSBJH2N8EtjfBJSBJH2N8EtjfBJSBJH2N&#13;&#10;8EtjfBJSBJH2N8EtjfBJSBJH2N8EtjfBJSBJH2N8EtjfBJSBJH2N8EtjfBJSBJH2N8EtjfBJSBJH&#13;&#10;2N8EtjfBJSBJH2N8EtjfBJSBJH2N8EtjfBJSBJH2N8EtjfBJSBJH2N8EtjfBJSBJH2N8EtjfBJSB&#13;&#10;JH2N8EtjfBJSBJH2N8EtjfBJSBJH2N8EtjfBJSBJH2N8EtjfBJSBJH2N8EtjfBJSBJH2N8EtjfBJ&#13;&#10;SBJH2N8EtjfBJSBJH2N8EtjfBJSBJH2N8EtjfBJSBJH2N8EtjfBJSBJH2N8EtjfBJSBJH2N8Etjf&#13;&#10;BJSBJH2N8EtjfBJSBJH2N8EtjfBJSBJH2N8EtjfBJSBJH2N8EtjfBJSBJH2N8EtjfBJSBJH2N8Et&#13;&#10;jfBJSBJH2N8EtjfBJSBJH2N8EtjfBJSBJH2N8EtjfBJSBJH2N8EtjfBJSBJH2N8EtjfBJSBJH2N8&#13;&#10;EtjfBJSBJH2N8EtjfBJSBJH2N8EtjfBJSBJH2N8EtjfBJSBJH2N8EtjfBJSBJH2N8EtjfBJSBJH2&#13;&#10;N8EtjfBJSBJH2N8EtjfBJSBJH2N8EtjfBJSBJH2N8EtjfBJSBJH2N8EtjfBJSBJH2N8EtjfBJSBJ&#13;&#10;H2N8EtjfBJSBYP18/wCQsz/ij+Vq6XY3wXP/AF+YB0DM0/wR/K1JT4//AIsf/FFi/wDXf/PV695X&#13;&#10;hH+K4T9ZMQH/AIX/AM85C9+2N8ElIEkfY3wS2N8ElIEkfY3wS2N8ElIEkfY3wS2N8ElIEkfY3wS2&#13;&#10;N8ElIEkfY3wS2N8ElIEkfY3wS2N8ElIEkfY3wS2N8ElIEkfY3wS2N8ElIEkfY3wS2N8ElIEkfY3w&#13;&#10;S2N8ElIEkfY3wS2N8ElIEkfY3wS2N8ElIEkfY3wS2N8ElIEkfY3wS2N8ElIEkfY3wS2N8ElIEkfY&#13;&#10;3wS2N8ElIEkfY3wS2N8ElIEkfY3wS2N8ElOP17Av6jiOxcd4YXkBzjP0P8Jt2qx03p9XTcdmNSPa&#13;&#10;wc9yfznu/rrQ2N8EtjfBN4RfF12ZTmn7YxX+rEvc4f3poEkfY3wS2N8E5iQJI+xvglsb4JKQJI+x&#13;&#10;vglsb4JKQJI+xvglsb4JKfJ/8d3/AGg/69/7qrQ/xMf8m5H/AB//AHypU/8AHk0D7BH/AA//ALqL&#13;&#10;Q/xJtB6ZkT/p/wDvlSSnvUkfY3wS2N8ElIEkfY3wS2N8ElIEkfY3wS2N8ElIEkfY3wS2N8ElIEkf&#13;&#10;Y3wS2N8ElIEkfY3wS2N8ElIEkfY3wS2N8ElIEkfY3wS2N8ElIEkfY3wS2N8ElIEkfY3wS2N8ElIE&#13;&#10;kfY3wS2N8ElIEkfY3wS2N8ElIEkfY3wS2N8ElIEkfY3wS2N8ElIEkfY3wS2N8ElIEkfY3wS2N8El&#13;&#10;IEkfY3wS2N8ElIEkfY3wS2N8ElIEkfY3wS2N8ElIEkfY3wS2N8ElIEkfY3wS2N8ElIFQ6/8A8m5X&#13;&#10;/EWf9Q9a2xvgs/6wsH7My9P8Bb/1D0lPgv1D/wCXcP8A40fkcvoNfPv1BE9fw/8AjR+Ry+idjfBJ&#13;&#10;SBJH2N8EtjfBJSBJH2N8EtjfBJSBJH2N8EtjfBJSBJH2N8EtjfBJSBJH2N8EtjfBJSBJH2N8Etjf&#13;&#10;BJSBJH2N8EtjfBJSBJH2N8EtjfBJSBJH2N8EtjfBJSBJH2N8EtjfBJSBJH2N8EtjfBJSBJH2N8Et&#13;&#10;jfBJSBJH2N8EtjfBJSBJH2N8EtjfBJSBJH2N8EtjfBJSBJH2N8EtjfBJSBJH2N8EtjfBJSBJH2N8&#13;&#10;EtjfBJSBJH2N8EtjfBJSBJH2N8EtjfBJSBJH2N8EtjfBJSBJH2N8EtjfBJSBJH2N8EklP//W9VVX&#13;&#10;N6ph9OAOZdXSHcGx7a5/7dc1LqnUK+mYluZb9CljnkeO0btv9teb/Uz6p1/XJtvXuv7rjc9za2bn&#13;&#10;MaGt9v8AgnMs2Mf+ipr3/wCDSU+nUZFeSwW0ua9juHNIc0/1XsRF5fg1O+oP1lr6fU9x6bnxta4z&#13;&#10;sscfSZ/bru2M/wDC9v6T6C9PJjUpKXSQm5NTjAe0k9pCk+1ler3BvxMJKZpKFdzLPoODo8DK5D/G&#13;&#10;h9Y7ujdNbRiEtyct3psI+k1v+HfX/wAJ/N1f9dSU9I/rnT67vsr8mlt8x6ZsYLJ/4rf6ivLgcT/F&#13;&#10;B0v9ninJ3nNc2XXBx9th/cq/mX1Mf++z+2pf4rut5NjMjome4uyMF5aCTJNcuq9Pd+d6FrP+2rKk&#13;&#10;lPeJKl1mvMsw7WdNe2vKLf0bniWh38r22f8AULy3qnWPrt03Oq6a/LZZk3Mc9rK2VO9rd7vd+qM/&#13;&#10;0NiSn19Jcx/i9+sz/rH0tt+QQcmtxrtgbZcPfXbsb/pKnM/656i6dJSkkkklKSSSSUpJJZn1i6PZ&#13;&#10;1nDOJVkWYxcQS+v6UD6VX5nssSU27uo4uPY2m62tljyA1rnNa5xP0WVsd7nqwvGes/VPH+rH1h6V&#13;&#10;VRZZa62+pz3WEElwtqb7djV7MkpSrZvUcXp7RZl3V0tOgNjm1j/OtRMrJZiUvyLTDK2l7j/JaN71&#13;&#10;5h9Uvq+36/ZGR13re59JeWU1Bxa1oHu2/o9j/Tqa+tns/nLPVfYkp9PxsqnLrFuO9tlZ4cwh7T/b&#13;&#10;Yiry27F/8br6wY/2Vzv2ZnHY5jjuDHS2t3/sP6tNrLP530vVpXqSSlJJJJKUkkkkpSSSSSlJLhOu&#13;&#10;5P1l6TW/KsyK/R3QA1rCfcfZ9OhW+kM+s2SaMmzIrOO/Y8ghsmt36Tb7KPp+n/LUPva8PDO3RPw4&#13;&#10;jH7vvctwHb15PVP9z+aewSSWL9Y6urPax3SrWVhocX7gCT+5t9Su5SyPCLq/7rSxY/dmIcUMfF+n&#13;&#10;l/m3aSXn3Rc/6y9bqddjZDA1rtp3NYNY3f8AcdW8uv614lL8izJq2Vtc8wGTDRvd/wBplCM4IsRn&#13;&#10;ToS+FyhP25ZuWjkvh4OPJ/6qe2SWT9Vc+7qPTKcnIO6126TETtfZV9Fv9RaymieIAjq5+XGcWSWO&#13;&#10;XzY5Sxyr+opJJJFjUkkkkpzOs/WTp3Qtn7QubT6k7Zkl236ftra9T6P1/A64x1nT7m3NYYdEgtP8&#13;&#10;pj9r1S+uHRsLqXT7rMuplj6abXVucNWO2O+g7+wvKfqPm3fVZ+N1h5JwMt7qLvBjmn9HY7+p/Os/&#13;&#10;kfaWJKfV+o/XbovS73YuXktZcyNzYc6JG7/BserPRvrL07ru/wDZ9zbTXG4AEEbvofzjWLA/xhfV&#13;&#10;7pt3S8vqRorOUKpFoHu02tY/d/URP8V/TcbG6JRk1Vtbdc0mx4Huftfa1m938hJT1yS5P62f4w8X&#13;&#10;6v3DBprdlZzoipn5u76Hqv8A0n6R/wCZUyvesez67fWrEZ9qyekj7OBJDS7eG/yvdc9n/sOkp9ES&#13;&#10;WF9VPrfhfWmg24stsZAsrd9Nk/8AV1v/ADLFyrv8bGd9qdgs6Rc7IbzXvd6u36W91DMN7/oJKfR0&#13;&#10;lV6Xl2ZuLVkXVOose0OdW76TCf8ABu+guY+tv18zPq3e5o6dbfjMa0m/cWVe783f9nvrZ7/0fvtS&#13;&#10;U9iksT6o/WG76xYf2y7Gdiguhgcd3qMhr231v9Oj9G//AItbaSlJJJJKeY+tv1g6x0m2tnTME5bH&#13;&#10;NJc8Sdrp/m9lSzvqn9fM/rHVX9J6hiDGsZWXkS7eD+j2b67P367l3C866Z/+UHN/4hv/AJ7wklPo&#13;&#10;qSSq9Uy7MLFtyKanX2VtLm1t+lYR/g2fSSU8b/jP+svV+iOxW9KJaLN+8hgs3Fvp+nV+kZZt+n/X&#13;&#10;XdVFzmAuEOIEjzXnd/8AjXzsNzBm9Iux22ODQ6x7mf5nq4de9ejJKUks36wdTv6VhuysXGfl2NIi&#13;&#10;pn0jJ+l7WWv9n/FPXFYv+OH7Wx1NeBYc7dtroa4v3f6R9jvQrfX6X+j9J/8AYSU+jpLzb/xzeq9J&#13;&#10;vY3r/TzRj2GA9u4Ef5+9l2z/AEf6NejVWtuY2ysy1wBBHcH6KSmaS5X62/4wcT6uWDEYx2TmuiKm&#13;&#10;dt3836z/AH7fU/MrZXZYsV/10+tdDPtV3Sf0A1IG71Nv9XdZaz/2GSU+iJLA+qX1zwvrTSX48suZ&#13;&#10;9Op30m/y2/6Sr/hFvpKUkkkkpSSSSSlJJJJKUkkkkpSSSSSlJJJJKUkkkkpSSSSSlJJJJKUkkkkp&#13;&#10;SSSSSlJJJJKUkkkkpSSSSSlJJJJKUkkkkpSSSSSlJJJJKUkkkkpSSSSSlJJJJKUkkkkpSSSSSlLn&#13;&#10;/r//AMgZv/FH8rV0C5/6/wD/ACBm/wDFH8rUlPj/APit/wDFJif9d/8APOQvoBfP/wDit/8AFJif&#13;&#10;9d/885C+gElKUbLG1NL7CGtaJJJgAKS80+tT7frh9YmfVxj3Mwscb79p+kYbY7/M9Smiv/R2vsek&#13;&#10;p7/C6vg9QJbiZFVzm8it7Xkf1vScri8y+uX1AxugYY6x0Hfj5GIQ8w9ztzfovf8ApXP97P8Atr0v&#13;&#10;U/Rrufqx1odd6bR1ACDaz3Adnt/RXt/7dY9JTqJIb8iusw9zQfAkBSa9rhuBBb49klMkkIZVJMB7&#13;&#10;Z+IVT6wfbD0+/wDZ39L9N3p8fT/k7/Zv/cSUkzer4PTyBl5FVJPHqPbX/wCfXI+Nl05bPVx3tsYe&#13;&#10;HMcHt/z2Lz/6tf4qsayn7X9YQ+/Mt9z2l7oZ/Xtof6l13+k/S+n/ANWs7qGB/wCN313Es6c932HN&#13;&#10;dsfU47uDXXb/ANtfaK7aP8J/g9+xJT6skkvNvrlk/W7o32nqLMylmCx/6Noawv2Odsoq224r3vt9&#13;&#10;/v8A0qSn0lJebfUX649Xs6oOmddfuORS22klrWH3N+0Nb+gZT/OUep9P/C0r0lJSkkkklKSSSSUp&#13;&#10;JJJJSlWw+pYucCcW6u4N52Oa+P8Atty5z/GH1u3DxGdMwtc7Pd6NYH5rXey+7+T9P09/8v1P8GuZ&#13;&#10;/wAVvTh0rrnUcIHcKWhm7x2u27klPqSHffXjsNlzmsYOXOIa0f2nIi876n9SOo/Wjrtz+rPe3pdU&#13;&#10;ei1rh79G+ypn+C/7sXWM9T/B1/8ABpT2+H1vp+e708XJpuf4V2Nef82t6urzn62/4tOm4HT7M/pI&#13;&#10;fjZOKw2gh7nbhWPVs/nXv2P2fzfpbF0v1D67b17o9OXka3asef3nMOz1P+uM/SJKehSSSSUpJJJJ&#13;&#10;SkkkklKSSSSUpJJJJSkln19cwci9+Gy5ovYS0tPtO7/g9/8AOf8AW1z/ANTOsuZhXZHVMjRtpaDY&#13;&#10;791rHOZX/nphyAEDvev9xtR5PJLHKZBicft/q5Rl7mT3/k9t7BJV8DPp6jS3Ixnbq3TBiODs/OVh&#13;&#10;PBvUNaUTEmMhwyjpKJ/RUkkkkhSSSSSlJJJJKfKv8en/AGg/6/8A+6i0P8SX/JmR/wAf/wB8qWf/&#13;&#10;AI9P+0H/AF//AN1Fof4kv+TMj/j/APvlSSn0VJJAz8yvAx7cq3+bqY57v6rB6jklMc3qeJ09odmX&#13;&#10;V0tPBse2sH/t1zUTHyaspgtoe2yt3DmkOaf7bF5j9T/qyz68Pv6917da2x5ZVXuc1rWt/wCK2Wen&#13;&#10;X/NVf9d9RSrxz/i9+sdGPjud+zM+G7HGdj59L/wCx9X6T/uPbsSU+opJIQyqXGA9pJ8wkpKkovtZ&#13;&#10;WJeQ0eZhMy6uzRjg74GUlM0DLzsfBYLMqxlTCdoc9wYC4/mbrPz0deQ/4wcqz6z25b6XfqPSmRI4&#13;&#10;sybHNpf/ANt/+if+HSU+uV2NtaHsIc0iQQZBCkuf+oH/ACBhf8UPyuWr1VmVZiWtwHNZklh9NzhL&#13;&#10;Wv8AzN/0/wDqElNtJeRdV6t9dumZtHTrMuuzJyASxtbKnaD8+z9UZ/L/AO23rs/8XP1ot+sfTd+U&#13;&#10;Qcql5ZYYDd359Vvps9jd7P8AwSt6SnqkkkklKSSSSUpJJJJSklyX17+quZ9ZLMOrHs9PHrscbyHb&#13;&#10;XbXentfV++/Z63/bizP/ABncL/uZlf5zf/SaSn0BJeYf4tektp65nvxrbLMXGHotLzO97j73/ue3&#13;&#10;7NZ/n1r09JSlWw+pYucCcW6u4N52Oa+P+23LnP8AGH1u3DxGdMwtc7Pd6NYH5rXey+7+T9P09/8A&#13;&#10;L9T/AAa5n/Fb04dK651HCB3CloZu8drtu5JT6kkkkkpSSSSSlJJJJKUkkkkpSSSy+v09TtqaOlWM&#13;&#10;rsDvcXAatj83fXcgTQurX44e5MR4o4+L9PJ/NxdRJef9azfrN0WkZGTkMLHODBtawmSHP/7j/wDB&#13;&#10;rc+r9XXjc27qF1b8ZzZ2gN3e4fo/5umr/q1EM1y4eGdt3J8POPF7py8vKHq4eCc/1nB+hD9W9Ikk&#13;&#10;kpnPUkkkkpSz/rD/AMmZf/EW/wDUPWgs/wCsP/JmX/xFv/UPSU+CfUD/AJfwv+NH5HL6LXzp9QP+&#13;&#10;X8L/AI0fkcvobKyWYlL8i0wytpe4/wAlo3vSUjzeo4vT2izLurpadAbHNrH+daiY2VTl1i3He2ys&#13;&#10;8OYQ9p/tsXmH1S+r7fr9kZHXet7n0l5ZTUHFrWge7b+j2P8ATqa+tns/nLPVfYpXYv8A43X1gx/s&#13;&#10;rnfszOOxzHHcGOltbv8A2H9Wm1ln876Xq0pKfUkkkIZVJMB7Z+ISUlSUX2NrEvIaPMwmZfXYYY4O&#13;&#10;PkZSUzQsjJqxWepe9tbB+c4hrf8AOeqP1k67V9X8C3Pu1DB7W/vvPtqq/wA9cJ9Xfqff9c4659ZL&#13;&#10;HvZZrTQ0ljRX/wCiqf8ARsr/AEn+GstSU+gYXXOn9Qea8TJpueBJbXYyx0fvbanq8sbpH1O6R0W3&#13;&#10;18HHbXbt27pc50f9efYtDqLMh+Na3Dc1mQWOFbnatbZH6Jz/AOTvSU2Ul5H1bqn126Tl4+DbmVvv&#13;&#10;yjFbWMqd3a3fb+qM2M/9SLr/APFv9ab/AKw4DxmmczHfss0DSQfdTY6tnsZ/hKv+spKetSSSSUpJ&#13;&#10;JJJSkklQ6502zquHZiU3vxnviLK/ptg7v5P0/oJKT5PUcXEc1uRbXW55AaHua0uJ+i1m/wCkrC8V&#13;&#10;+uX1Nx/qxmdOdVbbdZkWk2OsIP8ANuxtmza3/hv+EXtSSlIGZnY+Cz1cq1lLONz3Bjf8+xFe8MaX&#13;&#10;OMACSV5Z9XulN/xjdRyerdU3OwqXenTVuLR+9s9nubtq9N93p/zltqSn07EzcfOZ6uLYy2v95jg9&#13;&#10;v+fWjryrrXT2/wCLjq2N1Dp5c3p+Qdl1RJcBH0/p/S/R/pqN/v8AUrs9/pr1QGdQkpdVM3q2F0+P&#13;&#10;td9VM8eo9tf/AJ9cuZ/xh/W2/o1dXT+nDd1DLO1ncsaT6fqf8bZZ+joVXov+KnAYz1+tF2ZmP91h&#13;&#10;c92zd/J2OZbb/Xu/nP3ElPZ4efjZ7PVxLWXVzG6twe2f3d9asKj0jomF0Wo0YFTaqydxAnV37znP&#13;&#10;96vJKUkkkkpSSSSSlJJJJKUkkoue1glxAHmkpB1HqNHTaTk5LttbYkwTz/Janwc6nqFDcnHdurfw&#13;&#10;eODs/O/lKp1zp+P1nFOLbZtBIMgjlqL0Xp9XTMRmJS7eyufcY5cfVd9H+umXLir9Cv8AnNgxxDBx&#13;&#10;XP7z7ny/5L2OH/v28kkkntdSSSSSlJJJJKUkkkkp/9frf8Z1hr+rmW5vMVj5Otprcjf4vK21/V/D&#13;&#10;DdB6c/NznvcrH106a/qnRcvFrEvdWS0eLq/09bP7b6lkf4qOpszeg1VAzZjudW4f2nXVf+BWJKcX&#13;&#10;/HF+it6Ze36bLXwfnjv/AO+L0HqfT6up4tmHkT6VrS10HaYP8peff4wSOt/WLpnR6fca3b7I12te&#13;&#10;a7LN39TGxfV/64vS0lPi31l+olf1QzquollmT0oPaXwYtqP/AAj2/wAv+af7P9B+i/nFq/4wMzpv&#13;&#10;1ufi4vSQ7Kz7GywsdFdVbvc/7W3/AEn8j9H6P+H/AMHW/ovr19aDWP2D01gyOo5Q2bIDm1McPfZk&#13;&#10;bv0f83/pP+Pu/R/znL4vRuo/4sbm9RgZWFa1rMnaPfUf+Dd9P0/U/m3/AM3d/NX+m/0bElPYfU36&#13;&#10;gYn1W/Tse+zKfXsscT7OW2P9Kr+uz89c9/jI/TfWHo1D9WG1mn9e2lj/APqF6D0zqeN1XHbl4bxZ&#13;&#10;U8SCP+pd+49v7i4L/G7Q/Fs6f1hgJGNdDo+NeRT/AOeLUlPo680+rv6D6957GaNfU4kfH7Ld/wBW&#13;&#10;vRqMmrIpbkVuBqe0Pa7sWuG9r15z/i7/AMr/AFh6n1tmtJJrYf3g9zXV/wDgGKz/ALdSU+lExqV5&#13;&#10;99Rv+yHruf8AWF2tTD6FB7bR+c3939Ayr/2KsW3/AIxut/sbolz2mLbh6LP61n0/8yj1Xrmejf4p&#13;&#10;XfY6n2Zt9Nj2Ne+tntax7huez6X5n0ElMuif9if1vv6afbi9QG+vwDjvtq/zLPtWKz/rS9LXkH1x&#13;&#10;/wAX931dxG9Yxsq2+3HsY79JrsbPttr/AKl/or1HofVa+sYNOfV9G5gdH7rv8LX/ANas/RpKbySS&#13;&#10;SSlJJJJKUkkkkp80/wAYf/im6N/xtf8A5+qXpa80/wAYf/im6N/xtf8A5+qXpaSnB+vdhr6Dmubz&#13;&#10;6Lh8nfo3Kh/irraz6uYxHLjaT8fVuZ/3xbn1h6eep9NycNv0rantb/WLf0X/AIIuV/xP9Rbf0d2E&#13;&#10;dLca1zXNPIbYfWY7/tz1mf8AW0lNP/Hawfs/Fs/ObeQD8WP/APSa9DoebK2vPJaCfmF5x/jXd+1s&#13;&#10;7p/QqdbbLNzgPzWvLaan/wDtw/8AsL0oAAQOElLpJJJKUkkkkpSSSSSnmf8AGF/yS7+uxa/QP+Tc&#13;&#10;X/iK/wDqGLI/xhf8ku/rsWv0D/k3F/4iv/qGKEfzp/uB0Z/9r4f+dGT/ANJwb6HkfzT/AOqfyLmv&#13;&#10;rzk20fY/Se5k3idpiV0uR/NP/qn8ieJWTH91rSwmEMeW9M/H6f3fak+dfU3ruR03GsrpxLckOfJd&#13;&#10;WDA0b7PZXYtv6o5d3Wm59WaXlj3luxxM1ts9VllLf9Gof4s/6Fd/xv8A31i6XB6VjdPfa/Hbtdc7&#13;&#10;e/UmXKDDCRjE36dfS6vxLmMUcufGIcOeUsfDmH9Tgn/1P/qbLpnTqumY7MSifTZMSZPuPqO/6T1a&#13;&#10;SSVkChQcSUjORlI8UpHilL96SkkkkVqkkkklOf8AWH/kzL/4i3/qHrh/qH0Onr/1RfgXcWPs2u/c&#13;&#10;eD+it/sPXTfXzr1HROlWuyGvcL2upbsAMPsZZsdZvdXtrXDf4t/r/gdJw6ukX13OvfaYLGtcz9If&#13;&#10;Z/hfW/8AAUlJ8Trd1v1Z6j0TP0zcCssIP51QOyp//Wv5r/i/R/0i6/8Axb/+J3D/AKrv+rtXKf43&#13;&#10;Pq9ZR/lzClu5vo5IH5zHeyq5/wD55f8A+g66v/Fv/wCJ7D/qO/6u1JT5h9SuvX1dTyur/Ybs/IeS&#13;&#10;ZrBd6Pql737tlV231P5ur/g/VXc/+OL1P/ykzP8ANf8A+8qw7asz/Ft1e/NZS6/pWUZJZ+ZrvYx3&#13;&#10;7luNvs9L1PZfV+fv/m9y3/HJ0Rte9jb3v7MDAD/nOs9NJTgfUzD6iPrU7Orwb8PDvFm9r2Oaxocz&#13;&#10;1Nu99dLP6axnpsWp9eG/sL6ydO64NK7D6Np/8C3v/wDQfI/9l1pfVf61dc+sOcLHYQxumQZc/d6j&#13;&#10;tP0XpWP9L1f0n7lGz/hFZ/xm9I/anQr9omyiLm/9b/nv/Zb1klPO/wCM36xdSx89mP0q17Bh1faL&#13;&#10;thIB3ProYy9v+FYz9H+i/wCHVj/GR1T9sdN6fhYh93UrK3D+pDPpf9eyKf8AttV/8XmFZ9aMfqXU&#13;&#10;c/V+W0Y0+AZXssd/0sf/ALbWP/i4x8nqnWaKssezpNVjQD++X27N/wDwm+//ANlGJKfYMTGZiUsx&#13;&#10;6hDK2tY0fyWDYxFSSSUpJJJJSl510z/8oOb/AMQ3/wA94S2frH/jJ6b9XMs4OVXe6wNDpY1pbDv5&#13;&#10;Vt1K4DD+v+BR9aMjrrq7vs11QY1oa31ZDMer3s9b0v8AtO//AAySn2tJcn9XP8ZXTfrHmDBxa722&#13;&#10;FpdL2tDYb/KquuV761fXLD+qrKn5jLXi4uDfTaHfR27t/q2Us/PSU8x/jk/mcH/jz+ReirxT6/8A&#13;&#10;1/wPrLXjMxK7mmm3e71GtEj+R6V1y6sf46uin/A5X+ZX/wC9SSn0Beaf4pcSp2b1PJLQbW2hgd3a&#13;&#10;1zrn2Nb/AF9jF2/W/rFj9EwD1LIbY6kbdGNl/v8Ao+x7q9n9t680/wAV31sxMTPyMSxthfnXA1kA&#13;&#10;Frf53+f9+5n85+Z6iSnsf8atLLPq5kucJLDW5vk71Kqt3/bdr1qfUtxd0PCJMn7PX/1K5j/G59Zc&#13;&#10;bFwLOjPbYcjIYx7SAPTDWWsf+ks3/S/V3/zbLFo/4s/rJjdW6bXh0tsFmJXWx5cAGkx/gXse/wD0&#13;&#10;f5/ppKfPPqv1y9nXMrq32K7PvLnQKwXejvd9P2VXf4L9BT/IXcf+OL1P/wApMz/Nf/7yrFzsfN/x&#13;&#10;edau6pRS6/pmVJeG/wCD3H1Nr/8ARvos/mfU/R21ez6f83tP/wAcnQ2172i8u/c2Dd/599L/AMES&#13;&#10;U899V8XqL/rYOpU4F+Hi3bvUa9jmsAcz9L+lfXSz9Jlfptn+kXri4j6tfW3rn1hz2ubhDH6ZrufZ&#13;&#10;u3u0/R+lY70m2fpP9HR/1xdukpSSSSSlJJJJKUkkkkpSSSSSlJJJJKUkkkkpSSSSSlJJJJKUkkkk&#13;&#10;pSSSSSlJJJJKUkkkkpSSSSSlJJJJKUkkkkpSSSSSlJJJJKUkkkkpSSSSSlJJJJKUkkkkpSSSSSlJ&#13;&#10;JJJKUuf+v/8AyBm/8UfytXQLn/r/AP8AIGb/AMUfytSU+P8A+K3/AMUmJ/13/wA85C+gF8//AOK3&#13;&#10;/wAUmJ/13/zzkL6ASUpeafUH9L9ausWu+k19jQf5Pq7f/RNa9LXmnRiOhfXjKx7vazNaXVngOc8s&#13;&#10;yv8Aq2ZNP/GpKe5+stbbelZjHag49o/6D1zP+J2wv6FB4bc8D4fo7P8Av61/r/1NnTehZVjzBsrN&#13;&#10;TfEutHo+3+r/ADn9hVv8WPTX9P6BjiwQ+3daR5WH9D/4B6SSnH+vf+LCvq3rdS6e5321x3Fjj7LI&#13;&#10;G3069381Z+57/T/M9izvq39YuhYv1cyOmZ4fQ+sObdSXH1bHv9n6p9H6b2/zX/af/D/o/wBLZ6J1&#13;&#10;vreL0LFdm5rttbeB+c935tVTfz7Hry+36odX+t3q/WUNZRe5zX41JaP0jGfQddv9m97dnpvv/pH/&#13;&#10;AAeP6SSkn1L/AMVtPU2HqHU22U0vM0Uh0P2fSbZkW7N/v/6z/pf9GvW1y/1N+utfX2HFyh6HUaZF&#13;&#10;tJ9plv07aWv/ADP36/8AA/8Agi6PJyasSp197gytgLnOJgNaElKycmrEqdfe4MrYC5znGA0BeZdP&#13;&#10;Nv8AjC+sLeobSOl4B9k/nvafUZ/1y6z07rv9HjsrqsQ8vNzf8Z2ecLDLqej0OBsf3s/dc5v+kf8A&#13;&#10;9p6f8F/PXL0PGq6b9WsWrFa6vHoBDGbnBu57v5b/AOcutSU6a8+/xhvPXOqdP+rdZ9tj/Wvj/Rt3&#13;&#10;f+iWZT/+2V6A5wYC5xgASSV5J0T6uP8Ar9n5vWn32Y9fq7KizktaPof9bo+z/wCekp2f8avTn4Tc&#13;&#10;Tr+GALcOxrTH+jnfR/1uu79F/wChK7rp2dX1HGqy6TNdrGvb8HDcuEv/AMUIuY5juoZDgRw7Vv8A&#13;&#10;bbuRP8UfVLPst/RcrS/CsIDT+44u3s/61k+r/wBu1pKfQEkkklKSSSSUpQutZQx1thDWMBc4ngNH&#13;&#10;uc5TWP8AW7pGR1rpV+BiPbXdaGgOcSGxuY+1r/Ta9/6SrfWkp5r6mMf9Z+rZH1nvB9Fk0YjT2YP5&#13;&#10;y/8A1/wl+R/o1X+o3/ip6x/WP/nxQ6f9Vvrv03HZiYudi101iGtDRoP7fTt65v6udL+sOX1rOx8b&#13;&#10;LZVkh/61YNN/v9/2bbj/AL/8jGSU+2JJLhfr39en4Ng6N0cer1K0hst19Ld9H/0J/wDPP87Ykpr/&#13;&#10;AOMj6zvyY+rXSf0uZkkMs2/mMP8Agf69v+G/0OPv9Rdb9WOhM+r/AE6np7DuNbfc796x36S5/wD2&#13;&#10;59D/AINY/wBRvqNX9XKzlZRFvULRNlh12T7n1VPd/wCDXf4ZdLhZ+P1Cv1sSxltckbmEObI+l7mJ&#13;&#10;KbCSSSSlJJJJKUkkkkpSSSSSlJJJJKeJ+u2F0jDYXeiDm3ElgYS0y7/DWMZ7Pp/yP0j1i4XRcbo+&#13;&#10;dXj9dZNdzQ5j9xaxjj9Nluz+X+js/wDSa9GyemY2XbXfdW11lRljjy0pZvTcbPLDk1ts9N25u7sV&#13;&#10;Xlg4pcXp/qj/AL92cHxT2sQwk5pRlGfvT4/1sJf5H7t/m/bZ4eHRhVCnGYGVjgDzR0klY2ceRMiS&#13;&#10;TxE7kqSSSSQpJJJJSkkkklPlX+PT/tB/1/8A91Fof4kv+TMj/j/++VLP/wAen/aD/r//ALqLQ/xJ&#13;&#10;f8mZH/H/APfKklPoq5z/ABiWGv6v5hbz6YHyc5lbl0ayvrV053VOk5WJWJfZU7aPF4G+pv8A24kp&#13;&#10;zP8AFnW2v6u4gb3DyfibLVzn+Ov9HRhXt+my10H5Mf8A+i1q/wCKLqTMrobcaf0mM9zHDvD3OyK3&#13;&#10;f+CbP+tLK/xmkdZ6x03olPufv32Aa7WvLPpf8XRTfb/xaSn0PPwq+oY9mJdPp2sLHQYO1w2u9y8e&#13;&#10;+tn+L6v6rZNfUGssyelhw9RodFtf9a1n5jv8Hb/1mzZ7LV7SuQ+vH1r+xtHRunsGR1LKGxtcB7WN&#13;&#10;d9K3IY72fzf+Ds/4279Ckp5v/GB1Lpn1tZiY3TA7Kz7ATUGOhtTX/wA79sZ+/wDov5v9H6X85b+j&#13;&#10;/nOm+pf+L3F+rBbk73WZjq9jzP6P3Fr3+lX/AGP8IuRxugdT/wAWtlfVmBuVjPYG5QaPdVJ93pP+&#13;&#10;n6f7lv8A2/s/Rr0/pPVsXrGM3Lwniyp/cdj/AKOxv5ljP3ElON9fvrG7oXTiMeTmZB9Kho+lvd/h&#13;&#10;W/8AE/8An30lidX+rzfq79S78Pm3Y19rv3rXvq9T/M/mmf8AFqx9dPqh1jq/VcfqfS76a/s9YDRb&#13;&#10;J22brHuuZV9nyqfoPq/7aWB9bel/XCnpV9nU83HtxA0eoxjQHOG5m3Z+o0f4T/hUlPb/AFA/5Awv&#13;&#10;+KH5XLoFwX+K/p3V68arLzMhr8F1G2ilv5nu377m+lV+k/l+pd/OLb+v3W/2J0a+9pi149Ov+vZ7&#13;&#10;Pb/xVfqXf9bSU8/9UD/zj+sud1w+6jH/AEFB7fuepX/1tr7P/QxVsH/sT+uVmN9HE6kNzfAWOO9n&#13;&#10;/s161LP/AAwhdA/xUOswKbrMy+iy1gsdWz2ta543bfpfT2fTVL64/wCLm3omCeq4+Xdfbjua6H67&#13;&#10;Wz/O1/8AF2em9JT66ks36udYZ1vp1Gez/CsBcB2ePZez+xbvWkkpSSSSSlJJJJKUsj629ZHQ+lZG&#13;&#10;bMPYwhn/ABj/ANFR/wCCvWuvOP8AGpkv6nl4H1doJ3X2B747NJ9Cr/3Yt/62kp2f8V3Sf2d0Oqxw&#13;&#10;/SZJNzif5f8AM/8AgDK3rq7rWUMdbYQ1jAXOJ4DR7nOSppZRW2qsQxgDWjwDfa1ZX1u6Rkda6Vfg&#13;&#10;Yj213WhoDnEhsbmPta/02vf+kq31pKea+pjH/Wfq2R9Z7wfRZNGI09mD+cv/ANf8Jfkf6NV/qN/4&#13;&#10;qesf1j/58UOn/Vb679Nx2YmLnYtdNYhrQ0aD+307eub+rnS/rDl9azsfGy2VZIf+tWDTf7/f9m24&#13;&#10;/wC//IxklPtiSSSSlJJJJKUkkkkpSSSSSlJLO+sNr6em5D6yWuFTiCNCNFV+p2ac3pdL3vL7BLXE&#13;&#10;mXS0u+n/ANb2JvF6uHw4mcYCcBz/AKMcns8P+Dxub/jL/wCTa/8Aj2/9Reul6f8A0ar+o38i5b/G&#13;&#10;Ze0YVNE+91u4Dya2xjv/AD8xdXiVmuitjuWsaD8go4/zsvKLaz6cjgvrkz1/zEySSSmc5SSSSSlL&#13;&#10;P+sP/JmX/wARb/1D1oLP+sP/ACZl/wDEW/8AUPSU+CfUD/l/C/40fkcvbfr3Ya+g5rm8+i4fJ36N&#13;&#10;y8S+oH/L+F/xo/I5e9fWHp56n03Jw2/Stqe1v9Yt/Rf+CJKcP/FXW1n1cxiOXG0n4+rcz/vixf8A&#13;&#10;Hawfs/Fs/ObeQD8WP/8ASauf4n+otv6O7COluNa5rmnkNsPrMd/256zP+trP/wAa7v2tndP6FTrb&#13;&#10;ZZucB+a15bTU/wD9uH/2ElPoVlDOoYhpv+hdWWvgxpY3ZZtd+b9JeQfXD/FzX9WrWdQobZkdNBHq&#13;&#10;s3RbX/11jf5t/wDpdn6P/CL2cAAQOFyv13+to6WwdMwmDI6lkjbXVG8AP9vq5DP3P5D/AKf/ABPq&#13;&#10;JKeY+vvV+k/WnFxMbpwflZ1k+gxjo9Lftbb9tZ/I9H6D/wDjfV9D+c6H6lf4usb6tFmW97n5pYWv&#13;&#10;M/ohu+m2qv8Ak/8ACf8AGLk8f6tdV/xdOr61WG5NRZtymNGtYcdz/Sf/AKNvs/TM/wCu1+ivT+jd&#13;&#10;axOt4zczCeH1u/zmu/0VrPzLGJKeB/x25eyjCxXEiuyx73R/wYrr/wDdpLH+sP1u6jQ3K6NhV1YD&#13;&#10;WgVMdt3vrb9D+dtqe/2f6Kuv/g/UU/8AHb0992FjZjRLabHNd5C0M93+fjr0DpuRRk4tV2LHoOY0&#13;&#10;sjjZHsSU899SPrw36yCzGya/Qz6P5yvWCJ2Osr3/AKRmyz2W1P8A5pdUvMemOZf/AIwL34etbWOF&#13;&#10;pHG4V11W/wDs1s3/APCrsvrr1v8AYfSMjLaYs27K/wDjLP0df/bf87/1tJTzP1cP/OT615fVj7sf&#13;&#10;Cb6FJ7bvdXvZ/wCzVn/X2Kt/4k/rn+7idTHyFjz/ANV9s/8AAspVvq1/irdkdPpybMy+iy5gscxm&#13;&#10;gG/3V/nfT9LYgfXD/FpZ0vp7+o05d2RZjw7a/s2W+rZW7d7fT/nf+tpKfW0lk/VXrTeu9Mozh9J7&#13;&#10;PePCxv6O/wD8FWskpSSSSSlJJJJKfNP8b39N6R/xtn/VYS9LXmn+N7+m9I/42z/qsJelpKcz6z2G&#13;&#10;rpGbY36Tca4j4iuxc1/ierazoII5dc8n4+xn/fF1/UcQZ2LdinQW1uZ/nt9NcL/iczNmHk9Ku9uR&#13;&#10;j3Elp5DXBtf/AIHfTbvSUm/xz1td0Rjjy3IYR/m3NXX9DsNvT8ax30nU1k/EsYuH/wAcWScqrD6N&#13;&#10;R7si+4ODR5B2PVu/4y3I/wDAl6Di44xaWUN+jW0NHwaNiSnyD6zdfOF9crMr0jkWY7W10VeNjmN9&#13;&#10;P6O//DZN1q2Mv6z/AF06Oz9oZ+HU7FGr2tiWN/6zdbbX/wAY/wBXZ/hEHOxq+mfX+rIygBVkAOrc&#13;&#10;fo73VOxG/wDsxX/4JWvSeo20U4ttmVAoaxxsnjZH6T/oJKa31f69j/WDCZn4pOx+hafpMcP5yqz+&#13;&#10;qtJec/4kmWDpmQ50+mb/AG/1gxnq/wDotejJKUkkkkpSSSSSlJJJJKUs7rXQsbrdbasndDTuG0xq&#13;&#10;tFJAgEUdl+PJLHITgTCcfllF5b/xuOl+Nv8AnD/0mq3+LZuynJaOBaB+C7Jcd/i5/m8r/jf4KAwj&#13;&#10;DJHhFfM6keZzZ+Tz+7OWTh9jh4/0f1j2KSSSsOQpJJJJSkkkklKSSSSU/wD/0PVVwnUv8W99OZZn&#13;&#10;9AzHYTrtbKwDsJP7np/mf8E9ln/B7F3aSSnlvqj9Ravq/bZm5FrsrOt+la/sD9P093qP9/8AhLH2&#13;&#10;f5i2+tdOf1PDsxK7n47rAALK9Hs13+3+v9B/8hXkklPnmD/ikfhZYzWdSuFu6XOa3a9+u57X2+q/&#13;&#10;+c/l710v1t+rD/rJQ3HZlWYzWk7tnFjXDZ6dzN1e9bySSnj/AKn/AOL0/VfINzMyy2tzSDVGysuP&#13;&#10;+FezfZue1dL1bpeP1fFswstu6qwQR3/kvZ/Lrf72K2kkp84/8bDqlVZ6fR1SxvTnT+jIO7afp1bW&#13;&#10;2en/AOe67P8ARLtfq/0DF+r2G3BwwQxupJ+k95+nbb/LWkkkp4n60f4tXfWLMdlWZ1rGGC2ojeys&#13;&#10;gbP0P6Rmz/MWt9Vfqvd9X/V9bMuy/U2wLCYZt3fQ3vt+mugSSU8h9afqFb9Ych132+6mp7Q00j3V&#13;&#10;6fyPUqb70b6m/Uh31Wc+Muy+tzYFbhtrZr6nqNr32e9dSkkpSSSSSlJJJJKUsn6y9Et65iDFpybM&#13;&#10;V28O318kDd+if7q/0f8Ab/MWskkp84u/xQWZFjbbep3vsZq1zmlzmfnfo3uv9i3fqz9S8joeUcm3&#13;&#10;qF+S3aW+m8nZr+e7fbd9FdUkkpS4jrX+Lq1+c/qnQ8t2FkWz6gA9j5+m72fv/wA49n6X9J+4u3SS&#13;&#10;U8l9VfqE3o2U7qede7Lz3gj1HcMn2u9Pfvfv2fo/U/0X6NmxdakkkpSSSSSlJJJJKUkkkkp5HM+o&#13;&#10;dmYXernWuY5xO1w3D/z4kz6iX1tDGdQuDQIAEgAD/ry65JRezDevxb4+J80Bw8Y4R09vD/6reRH1&#13;&#10;Cc+xj78220McHAOE8f17H7Vr9f6FZ1fYK8iyjZMhnDt37/urWukiMUACANJbscue5ic4zlL1Yr9v&#13;&#10;0Y/Tx/1OB42j/F6/GBbTnWsB1IaNv/UWrq8HGOJQyhz3WFjQC930nR+c5HSRjjjD5RS3PzmbmRWW&#13;&#10;XHXq+WEf+gpJJJPaykkkklKSSSSUpJJJJSzmhwgiQeyTWhogCAOydJJSxE6FBrwMat3qMqY1/iGg&#13;&#10;H/OR0klKTEAiDwnSSUjx8arGYK6GNrYOGtAa3/NYmqxaaHOfUxrXWGXloALz+9Zt+mipJKUkkkkp&#13;&#10;SSSSSlJJJJKUkkkkpSSSSSlJJJJKUkkkkpSrswMat/qNqYH/ALwaJ/zlYSSUpJJJJSkkkklKSSSS&#13;&#10;UpJJJJSkkkklKSSSSUpJJJJSkkkklKSSSSUpJJJJSkkkklKSSSSUpJJJJSkkkklKSSSSUpJJJJSk&#13;&#10;kkklKSSSSUpJJJJSkkkklKSSSSUpJJJJSkkkklKSSSSUpc/9f/8AkDN/4o/laugXP/X/AP5Azf8A&#13;&#10;ij+VqSnx/wDxW/8AikxP+u/+echfQC+f/wDFb/4pMT/rv/nnIX0AkpS5z63/AFLx/rOxji91GVTr&#13;&#10;Vc3lv8l/0d7N3v8Aps9NdGkkp8/o/wAWeZn312dfz35dNJltWsO/4x9jvz/8L7PUs/0y79rQwBrR&#13;&#10;AGgATpJKeC+sH+K13XcqzJv6hcWOeXNrc3e2rd/g6f0rfY3+oul6J0G3pfTj09+Vbc4hwFrj+kZu&#13;&#10;+j6X85/M/wCDWwkkp83/APGef9o+1nqV3rzPqbf0n7v8/wCv6n0F2H1j+rrevdNd0yy17A7b7xq4&#13;&#10;7C136Vv+E3rYSSU+c43+KO7DZ6eP1S+tkztYCwT/AFWZCIP8Uz7ba35nUb8hlbw7Y8buD/wl1mze&#13;&#10;vQkklOJ9a/q4/wCsWM3GZk2YwDpca/z2kbPSuZur3sXP9B/xY29FyKrauo3+lU8PNTRsY/8Aerf+&#13;&#10;lezZb/hf0a7tJJTk/WXolnXMT7LVk2Yrt4dvrOpjd+if7q/0f9v9xcn0/wDxTvwctuazqN3qbg55&#13;&#10;DdrrAD6jmWW+t/hNv569CSSUpJJJJSkkkklKSSSSU5H1m6Hb1zFGNTk2Yrg8O31/SMBzfSftdX+j&#13;&#10;9/8A0FymD/inswsn7VX1O8PLg55aNrnwd/6S31v+r3r0JJJSl55k/wCKIWZtmdRn3VWWPc+Q33je&#13;&#10;dz/07La3L0NJJT587/FbmPBa7q+SQdCDu/8AeldR9U/q3X9WcEYNbzZDnOLiNsl38j+qtlJJSkkk&#13;&#10;klKSSSSUpJJJJSkkkklKSSSSUpJJJJSkkkklKSSSSUpJJJJSkkkklPlX+PT/ALQf9f8A/dRaH+JL&#13;&#10;/kzI/wCP/wC+VLP/AMen/aD/AK//AO6i0P8AEl/yZkf8f/3ypJT6Kkkkkp4bq3+Lm5uc/qXQct2F&#13;&#10;bbrYwD2OJ+nt2f5/pPZZ+k/cV76p/UNnQr39Qy7nZefYINr/AM0H6Xp7/Ufv/wCF3/8Aba6tJJTT&#13;&#10;6tgv6jiWYtdr6HWNgWM0ez+UxcNjf4on4+SMxnUrxdMl7WxYf3v03rL0VJJTifWv6uWfWLGbjMyb&#13;&#10;MYB0uLPz2kbPStbur3sWP9Uf8XX/ADYyvtFeZZYwgg1RsrcT+fa31LN+xdmkkpS436z/AOL636w5&#13;&#10;Vl5z7qqbA0GkS6obQ1v0PVrZ7tnq/Q/nF2SSSnmPqh9TLPqy585luRW5oa2t3trZB3bmV77fcqX1&#13;&#10;s/xcH6y5ZybM21lZ2xVG+thaPT3Ut9SvZv8A/Si7RJJTzv1V+ql/1fdY67NuyxYAA2wnayPzmb7L&#13;&#10;veqv1q+o131ivNoz7qKiwMNTdaz+97PUq/nPz11iSSnlPqd9RXfVa1725ll1TmFoqI21tJLbPW9P&#13;&#10;1LP0ns/6a6tJJJSkkkklKSSSSUpctR9S3D6xP+sGRcLPbFde2PT9raP5zf8A6P1fzP8ACLqUklKS&#13;&#10;SSSU5H1m6Hb1zFGNTk2Yrg8O31/SMBzfSftdX+j9/wD0FymD/inswsn7VX1O8PLg55aNrnwd/wCk&#13;&#10;t9b/AKvevQkklKSSSSUpJJJJSkkkklKSSSSUiycevKqdRaNzHtLXDyK5dv1FtwXl/S8yygO5aRu/&#13;&#10;6l1f/ntdakmShGWpGobGHms2AGOOVQn88JRjkxy/wMjy+D9SQMluZ1LIflWNMgOEN0+h9J1m7+p7&#13;&#10;F1CSSMYRhstz8xl5gg5DxcI4Yj5IQ/uQgpJJJOYVJJJJKUs/6w/8mZf/ABFv/UPWgs/6w/8AJmX/&#13;&#10;AMRb/wBQ9JT4J9QP+X8L/jR+Ry+i186fUD/l/C/40fkcvotJTxHWv8XVr85/VOh5bsLItn1AB7Hz&#13;&#10;9N3s/f8A5x7P0v6T9xWvqr9Qm9GyndTzr3Zee8Eeo7hk+13p7979+z9H6n+i/Rs2LrUklNXqeG7O&#13;&#10;xbMZljqXWNLRYzR7J/PrXB1f4oH1ZAy29TvF8z6gbFn/AG9629ejJJKcX6z/AFes69iDErybMaHA&#13;&#10;lzOXiHM9O3b6W5ixPqn/AItv+bOYMqrNteyCHVBuxlkjY31v0j9/p/TZ/LXapJKa/UMCjqWO/Eym&#13;&#10;h9NjdrmnwXn5/wAV/VMHdR0rqltOI4n2HcNoP/E2em//AMAXpCSSnnfqf9SsT6q0ubU4232R6lrh&#13;&#10;BdH5lbP8FV/rvWf9bf8AF476z5Pr2ZttdUCKo31tc0bPUrZ6la7JJJTzX1U+qN31ese+3OuymvaG&#13;&#10;hlk7Gx+e1rrLfehfWv6k3fWK4WtzrsevZsdU2TW76W52z1Kv5zf+kXVJJKeR+p/1Bd9V73WNzLLq&#13;&#10;i0t9IjZXucWfptnqWN9T2LrkkklKSSSSUpZv1h6TZ1jDdiVX2YznEH1K/pCD9H8z2P8A660kklPn&#13;&#10;GT/igsyy12R1O+ws1aXtLtv/ABe+/wBi2fq99Rsno2Y3Lt6lkZDWhw9N5Ox24bP0m+236H85/wAY&#13;&#10;uuSSUpcZ9Yv8XrszOPVukZLsLMd9Mt+g/wDlezZs3/4X+crt/wBGuzSSU8d9Wv8AF+enZv7W6pkO&#13;&#10;zc6Ia530Wfm+3fve9+3+b/0f+jXYpJJKcP62fVHE+tGMKMmWWMJNdjfpMJ/6ut/+ErXJP/xX9WzA&#13;&#10;3Gz+q2W4bSPZ7ySB/Itt9P8Aqfzvpr0lJJTT6R0nH6Pi14WI3bVWIA7n997/AOW9XEkklKSSSSUp&#13;&#10;JJJJSkkkklKSSWZ1/pd/VMcU497sd4cDubPu/wCDfscxyBJAsC/BfjjGUxGUvbifmn83A6F1zKGO&#13;&#10;tsIaxoJJPYBcj/i2Bdj5FsQ11un3f+ZoY+omdlQzPz3vqH5suf8A+frNjP8AMXV9N6bR0yhuNjDa&#13;&#10;xv3k/nPf/KUQEpzEiOAQv/nOhOWDl+Xnix5PvGTmJY+IxjKGPHDD/fbSSSSmcxSSSSSlJJJJKUkk&#13;&#10;kkp//9H095O4qO4+Kez6RWb1Pr/T+kkDNvrqc7UBzvcR/wAX9NJTo7j4pbj4qvhZ2Pn1C/FsbbWe&#13;&#10;HMIcP+ijpKX3HxS3HxTJJKX3HxS3HxTJJKX3HxS3HxWRZ9bekVX/AGZ+XSLZgjeND+45/wBDctYE&#13;&#10;ESOElL7j4pbj4pkklL7j4pbj4pkklL7j4pbj4pkklL7j4pbj4pkklL7j4pbj4pkklL7j4pbj4rPu&#13;&#10;6/06i9uLZkVC97g1rN43lzvoM9P6XuV9JS+4+KW4+KZVs3qeJ09u/Lurpb4vcGf9Wkptbj4pbj4o&#13;&#10;GHmU51LcjGeLKniWubwUZJS+4+KW4+KZJJS+4+KW4+KZJJS+4+KW4+KZJJS+4+KW4+KZJJS+4+KW&#13;&#10;4+KZJJS+4+KW4+KZJJS+4+KW4+KZJJS+4+KW4+KZJJS+4+KW4+KZJJS+4+KW4+KxOu/XDpn1fsZT&#13;&#10;n2Fj3t3ABrne36P+Dah9F+vHSeuX/ZcK0ut2l0Fjm6D6Xue1JTv7j4pbj4rB659deldBvGNnWltp&#13;&#10;aHQGud7T9H+bal0P669K69ecbBtLrQ0ugtc32j2/4Rv8tJTvbj4pbj4pkklL7j4pbj4pkklL7j4p&#13;&#10;bj4pkklL7j4pbj4pllu+seG3qg6MS77SWbxp7Y+lt3/v7Pekp1dx8Utx8UySSl9x8Utx8Uy4TpXU&#13;&#10;Ou2fWq6i8W/s8F4EsirYB+rvZbt/P9n56SnvNx8Utx8UySSl9x8Utx8UySSl9x8Utx8UySSl9x8U&#13;&#10;tx8UySSl9x8Utx8VzP1r6l9YMO2sdFxa8istO9zzqHT9DZ6+N+asv6qfXHq/UOsWdI6tRVS+usvI&#13;&#10;YHbgf0T6/d6+RX/N3JKe63HxS3HxTJJKX3HxS3HxTJJKX3HxS3HxTLLt+seHT1Ovozi77Tawvbp7&#13;&#10;YG923f8Av7KbElOruPiluPimSSUvuPiluPimSSUvuPiluPimXDfXn629c+rlvqY+PS7B9oFj5cS9&#13;&#10;w9zNtV9Oz/tpJT3W4+KW4+KBh3nIoruIgvY1xH9YbkZJS+4+KW4+KZJJS+4+KW4+KZJJS+4+KW4+&#13;&#10;KZJJS+4+KW4+KZJJS+4+KW4+KZJJS+4+KW4+KZJJS+4+KW4+KZJJS+4+KW4+KZJJS+4+KW4+KZJJ&#13;&#10;S+4+KW4+KZJJS+4+KW4+KZJJS+4+KW4+KZJJS+4+KW4+KZJJS+4+KW4+KZJJS+4+KW4+KZJJS+4+&#13;&#10;KW4+KZJJS+4+KW4+KZJJS+4+KwPr4T+wcz/ij+Vq3lg/Xz/kLM/4o/lakp8k/wAWP/ijxf8Arv8A&#13;&#10;56vXvW4+K8F/xY/+KLF/67/56vXvKSl9x8Utx8UyFk5NWJW6697a62iS5xDWj+s9ySk24+KW4+Kz&#13;&#10;OnfWTpnVHmrDya7bB+a13u/ss/OWkkpfcfFLcfFMkkpfcfFLcfFMkkpfcfFLcfFZfUfrL0zpj/Ty&#13;&#10;8mqt/wC6XDd/239NWsDqeL1Kv1cO1lzOCWODoP8AK2/RSU2tx8Utx8UySSl9x8Utx8UySSl9x8Ut&#13;&#10;x8UySSl9x8Utx8UySSl9x8Utx8UySSl9x8Utx8UxIAk8Kj03rmB1Xd9ivruLfpBjg4j+s1JTf3Hx&#13;&#10;S3HxTIGZnY+DWbsqxlVY/Oe4Nb/nPSU2Nx8Utx8Vk4H1p6V1G30MXKqfYeGhw3H/AItrv5z+wtVJ&#13;&#10;S+4+KW4+KZJJS+4+KW4+KZJJS+4+KW4+KZJJS+4+KW4+KZJJS+4+KW4+KZJJS+4+KW4+KZJJS+4+&#13;&#10;KW4+KZJJS+4+KW4+KZJJS+4+KW4+KZJJS+4+KW4+KZJJT5f/AI7iT9g/69/7qq//AIlyR03I/wCP&#13;&#10;/wC+VLP/AMd3/aD/AK9/7qrQ/wATH/JuR/x//fKklPoW4+KW4+KZJJS+4+KW4+Kz+p9dwOkx9uvr&#13;&#10;pLuA4+4/1WfTR8HqGN1GoX4ljLazpuYQ4T/ZSU2dx8Utx8UySSl9x8Utx8UySSl9x8Utx8UyqdR6&#13;&#10;ridLYLc21lLHO2gvMAu/dSU3Nx8Utx8UKi+vJrbdS5r63CWuadzXD+Q9qIkpfcfFLcfFMkkpfcfF&#13;&#10;LcfFMkkpfcfFLcfFMkkpfcfFLcfFMkkpfcfFLcfFQfY2sS8gDzMKH2qn99v3hJSbcfFLcfFDZdXY&#13;&#10;YY4OPkZU0lL7j4pbj4oP2qn99v3hSZfW8w1zSfAEJKSbj4pbj4pkklL7j4pbj4pkklL7j4pbj4pk&#13;&#10;klL7j4pbj4pkklL7j4pbj4pkklL7j4pbj4pkklL7j4pbj4pkklL7j4pbj4pkklL7j4qh9YHH9m5W&#13;&#10;v+As/wCoeryodf8A+Tcr/iLP+oekp8L+of8Ay9h/8aPyOX0JuPivnv6h/wDLuH/xo/I5fQaSl9x8&#13;&#10;Utx8VQ6n1zB6SAc69lO7gOME/wBRn00XA6li9Sr9bDtZbXxLCHa/yklNrcfFLcfFMkkpfcfFLcfF&#13;&#10;MkkpfcfFLcfFMq2d1PE6cz1My1lLTwXuDJ/q70lNrcfFLcfFZXTfrP0zqtvoYeRXbZE7QdYWokpf&#13;&#10;cfFLcfFMkkpfcfFLcfFMkkpfcfFLcfFMkkpfcfFLcfFMkkpfcfFLcfFZ+X1/p2FYKcjIqZa4hoYX&#13;&#10;jfJ/4P6avpKX3HxS3HxTKn1LrGH0pgszbmUtPG8xu/qN/PSU3dx8Utx8VT6d1bD6ow24VrLmDQlh&#13;&#10;Do/r/uK2kpfcfFLcfFDffXWYe5oPmYUftVP77fvCSk24+KW4+Kgx7XiWkEeIUklL7j4pbj4pkklL&#13;&#10;7j4pbj4pkklL7j4pbj4pkklL7j4pbj4plSyOtYOK81XX1seOWlwkIEgbroQlM1EGZ/q+pvbj4pbj&#13;&#10;4qLHh7Q5plpEgjuE6K1fcfFLcfFMkkpfcfFLcfFMkkpfcfFLcfFMkkpfcfFJMkkp/9L0PrXUWdLx&#13;&#10;b82zVtLHPjx2j2s/t/QXn31E+qtH1iqs671pv2i3Ie7YHE7Q1v6Nz9rf+E/RV/6KupdL/jOeWfV/&#13;&#10;LLeYrH320MRfqCwM6Dhhug9OfvLnOSU8m3HH1F+s1NGMSOn58N2EyGuJ9Jv0v9Bd6fv/ANDcvSrL&#13;&#10;G1tL3kNa0SSTAAXnf+N72WdOtb9Ntr4P/sO7/vq7/Pwaeo0Pxclu6qxpa4SRIP8AKYkpAzrnT7HB&#13;&#10;jMmlziYAFjCSf89Hys/Gw4+02sq3cb3Bk/1fUXlX1o+o1X1Xy6+q0UnJ6a1wNlRc7dX/ANcZ7/S/&#13;&#10;cf8A9buVv64dQwfrvZjYfSKvtGY5s+qS5jcas/znr/mb/wB/6fp/4P1LLUlPpOL1LFzCW411dpGp&#13;&#10;DHtfH/bblyn+NHrt3Tunsw8UkX5jvTBH0tg/ntn9f1Kqf+urS+q31IwPq0BbQC7JLNj7CT7tfUs2&#13;&#10;1fzdbd7FzX+MP9J9YekVO1Z6rNP61tLXpKdXE/xXdHZ08Yl9e68t91wJ3+p/pKvzNjH/AM3Xs/4x&#13;&#10;VP8AFh1O+o5XQcx26zCeQw/yNzqrGf8AF1Wfzf8Axy7xec9A/RfXnOazQOqdPz+y2/8AVpKd36+4&#13;&#10;3VjinL6ZlfZ2Y9dllre9ga31fY/a/wD0b1yX1bxPrV9YsMZ1HUdjC4thxO72/wBSpehfWr/kfO/8&#13;&#10;LXf+e7F519RPrnZ0fpjcVuDkZAD3HfW0lmv5v0UlNjN6/wDWb6k31HqtjMvEsMSI/ttbb6dN1d23&#13;&#10;/S+pUvTqL2ZFbbqzLHtDmnxa4bmrxr65fWu36zX4+Dl1Hp+M18l1oc537nquZ6bPoM/wbP8At1ew&#13;&#10;dPbSzGqZjuDqWsaGOB3BzAP0bt/53sSU2EkkklKSSSSUpZv1g6HX17EOFbZZUxxBJrO1xj8x30vY&#13;&#10;tJJJT5D1z6r4f1a6/wBKowt8PuqLi87nEi2tv8hi9eXnH+MD/wAUnR/+Nr/8/Vr0dJSl5n9bv8Xf&#13;&#10;T+mdMyupepddkNAcHWP3al7GfmsZv9n+kXpi5z/GL/4n8v8Aqt/6utJSv8XX/ifxP6rv+rsXRrnP&#13;&#10;8XX/AIn8T+q7/q7F0aSlJJJJKUkkkkpShc1zq3NrO15BAPMH81ymkkkGjb58HdbHUf2W/LLbIlrj&#13;&#10;9F2nqez2LtWY+UML0TbOT6cepH58fzm1c99ecZ+M7H6tR9Ol4DvhPqVbv5O/2f8AXV0+PlV5FLch&#13;&#10;h9j2hwPkRuVfHHhlKJJ8Nf0HW53KcuHDmhHHGMvTPgxw/wB04f8A1Z/m3hsodcx86vpwy99tgnQm&#13;&#10;Gj3fzns/kLT+suT1DF+wYVN5F1pLHvAjc79DX6jv5H6R6X1UaeqZ+V1h/wBEu9OufD/1V6X+etXq&#13;&#10;3RH5+bi5bXhrcdxLgeT9F3s/zE2MCYExMvVL0+r/ACfE2MvMQx8xCGWOKPsYpSzfqoerm54Z+j/0&#13;&#10;m831nH670jHOTbmbmggQ0mdf6zEajp3X7sVuW3MG11YsAk7oLfV2/wA2tL6+/wDJbv67VqdGbv6Z&#13;&#10;jt8aKx/0Gpe2PcMblXDfzLTzkhysM3Bg45Zp45fqcfyQi0vqdnXZ/T225Dy9+5wk86LcWT9WujP6&#13;&#10;NifZrHB7i8ukcarWU+MEQHF81auXzhhLmMhxV7RnLg4fl4VJJJJ7WUkkkkpwPrp9XKuu9Our9Nrs&#13;&#10;lrCanQN4c39L6ddn0/02z01jf4qLcPK6YHspqZl0k1WPaxrbHN/nKnWWNb6j9zP/AASpdwvN+lf9&#13;&#10;i31vuwj7cbqA3M8Nzt1tX+bf9pxq/wDjElO//jEdg4nSrszJoqtv2+lU57GvcHWfR9N9jf8ABfpL&#13;&#10;/wCwl/i8+rlXR+l02OraMq5u974G+LP0ldPqfzmyuv0/0f8ApFjfXQ/84ev4XQG601n1r/D9/Y//&#13;&#10;ANB2ez/w2vQgI0CSnj/rT/jAb0rJHTOnUnKzjA2idrCfdsds/SW2bf8ABs/7cWfZ1z67YrPtN2DQ&#13;&#10;6sCXMbq8D+pXk2W/+fVyX1H6r1GvPyuo4uEc3If9I7tvpeq59j/zXfz2z/wNdt/zw+sf/lO7/tz/&#13;&#10;ANRpKdb6ofXPF+tFLjWDVkV/zlRMx/wlb/8ACVKf1o6t1Xpor/ZeH9q3TvO6NkfQ9n8tcd9VekdX&#13;&#10;/wCcx6pZhuxMe3ebASNo3M/sb/UzPTt+gvT0lPn3Tf8AGvWca+3qNIZfU8MrqYZfa47tzff9D0tn&#13;&#10;6Sz/AL+quZ9dPrdU0Zn7ODMb90se90f8Lts9Zn9f0K1D/Fj0fFyuo52dcwPtouisnhm512+xrf8A&#13;&#10;Sez6a9OSU4XUfrUOldLp6nl49u60Mmpg3Prc9vqbbd/p7GM+gvN7PrvQ76zN6z6F3ptr2enA9T6L&#13;&#10;6/o7l7KvPrv/ABe1/wDEH/z3YkpKP8bmGTH2TK/zW/8ApRd1U/1GB4BG4AwRB1/eUkklOH9aOq9U&#13;&#10;6a2o9LxPtZcXb9Y2Rt9P2f8ACe//ALbWR9V/rtn9U6q/pPUMVuPYysvIk7h/NuZ/n13Ls15903/x&#13;&#10;e5n/ABDf/PeEkp9BWP8AWf60Yn1axftOVJc4wxg+lY7/AMh/pLFsLzH62Vt6n9csPCytaGtZDT9F&#13;&#10;385f/wCCvZ6T0lNij61fXDqzRk4GBW3HOrd+hc3+vkX43q/9aqVd3+NPqmPkVYGXhsqyfVa2zduA&#13;&#10;2OP+Cq/wb/3LfVvrXpywvrH9T8T6wXY+RcXMtx3AhzYlzZ3+i/d/LSU7q4HL+uH1kzsuzF6R0+GV&#13;&#10;vLN9wOu07d+978Whn9T9Ku26hnVdOx7MvIMVVNLnHyauDwvrJ9aPrVuv6RVTi4kw2y3Uuj/tzf8A&#13;&#10;9axklLv+vHXfq/fWPrFiMbjWOj1Kvzf8y2+t2z/Q/orF6E1weA5pkESCvJvr5R9Zqembervx7sbe&#13;&#10;07qxD2v/ADP8Hj/9QvS+gknpuKTz6Ff/AFDElN9efdN/8XuZ/wAQ3/z3hL0FefdN/wDF7mf8Q3/z&#13;&#10;3hJKfQUkkklKSSSSU5n1h67X0HEOZbXZa0ODdtY3O93/AHxeW5f13ou+s2P1kUXCuqssNZA9Qy3I&#13;&#10;r9jd3/Dr2VefdS/8XuH/AMQ7/wA95qSko/xuYf8A3Eyf81v/AKUXcY9wvqZaAWh7Q6HCHDcN217f&#13;&#10;30RJJTy/1w+tHUOj2VY3TcN2TbaCQ6HOY2Pbs/Q/nf8AXK1i3de+u2JUcu/CoNTRucxurg3+pXlP&#13;&#10;t/8APitdd+u+fd1J3Rfq/Q27IZ/OWP8AoM/0n51bf0X59tr/AOc/RekmGL9eGD1DfiP/AODj/o/z&#13;&#10;Ff8A5/SU9D9VfrJT9ZcFubU3YZLXsJnY8fm7vzv31gf43/8AkRv/AB7P+ptVL/E3IxcxrtIuGg4B&#13;&#10;2q7/AI3/APkRv/Hs/wCptSU52J9duudVrbR9XcIWVVNax1tvDnNHu2b7celn+fa/+ojYf+MXqPSs&#13;&#10;puH9ZsUUB+gtYDtH8p3vurur/wBI+i39H/o11/1axKcLpeLTjgemKmER+cXD1H2f9df+kWN/jQw6&#13;&#10;cjoN9loG6oscw+Dt7Kv+myz00lPVtcHAOaZB1BCdc5/i8yLMnoGI+2S4Mc3X92t9lFX/AIFWxdGk&#13;&#10;pSSSSSlJJJJKUkkkkpSSSSSlJJJJKUkkkkpSSSSSlJJJJKUkkkkpSSSSSlJJJJKUkkkkpSSSSSlJ&#13;&#10;JJJKUkkkkpSSSSSlLB+vn/IWZ/xR/K1bywfr5/yFmf8AFH8rUlPkn+LH/wAUWL/13/z1eveV4N/i&#13;&#10;x/8AFFi/9d/89Xr3lJSl5t9YA764fWZnRHOIwsRu+0NP0nQ31P8Az9Ti/wDB/pV6SvOfqH+k+s/V&#13;&#10;3u1cH2NB8vVd/wCk2JKZ/Xj6jYXT8A9T6Qz7Pk4kPBYT7mtPu+l/hKv531F1v1V6z+3Ol0Zxje9s&#13;&#10;Pj99h9K7/wAEYi/WJgf0vLa7UGi0H/Meua/xRPLuhweG3PA+6t6Snq7+r4WM813X1MeOWue1rh/Y&#13;&#10;e5FrzKLavXZYx1QBO8OBZp9L9J9Bcd9c/wDFtjdZbbmYQ9POcdxknZaY/m3bv5rf++z+2sTof1o6&#13;&#10;P03od/SepY5qurltmPLt173e3dW/dvqf/pff+h/wSSn0RvXenOIa3KoJOgAsZ/5NN16nLvwL68B2&#13;&#10;3JdWRWZ2w7+v+Y7+WuC+p/8Aixx8ms53WKSz1Duqxw5w9Nn0v07t3rb/APg/U/4z9J/N+mJKeG+r&#13;&#10;H+LDBxMcW9XrGRmPkv3OJYyfzGf6R/8ApLX/AJ/0Fj9c6fX9Reu4eV0wlmPlu2WVSS2A6tl30v8A&#13;&#10;j/Uq/wBHcvSs7Oo6fQ/JyXiuqsS5x7LzrojLvr310dZuaWdOw3RS0/nPb+kr/t7/ANYyP+tY6Sn0&#13;&#10;LqtGRkYltWJZ6V7mkMfE7XfvLyvEd9aMrrFvRG9QIupbuLyTsOlbvb+j3/4ZevLyW7rLui/XLMyW&#13;&#10;UWZBLduysS7VuP7/AOqkp0c/pn106LS7NZmtyG1gucz6R2t+l7L6f+/+oun+o/1q/wCc+B9osaGX&#13;&#10;1u2WNH0Zje2yv+RYuW+sX+MvMOHZXT0+6k2NLTZaCGsDvY5230/d/wBuLT/xSY2LR0tzqLm23WP3&#13;&#10;WgSDUY210uY/3/8AXPoWf4P6CSnuEkkklKSSSSUpJJDyMivGqfdaQ2tjS5xPZrRue5JTy3+MDq1r&#13;&#10;KK+jYJ/XM93piPzKj/P2u/d/0f8A28//AASwP8WnT2dM651HDrJLaRsBPJ2u27lp/Uimzr+fkfWf&#13;&#10;KBDXk1YrT+ZU32vsb/57/wCN+1Kv9SP/ABT9X/rH/q0lPoK5nrv1ExfrBnszc6yx9TGBopB2sn85&#13;&#10;29vv/Sfn7P8At1dMmdIBjUpKfPvr39ROmYvS7M7ArGPfjgOBaT7gD7mP93/gn84um+pPU7uq9Fxs&#13;&#10;vIM2uaQ4nlxrc/H9T/rnpeouC+uPVPrFkVinrmOcbppePUOOBYXN/M9S31rK/p/v+ivSPq6/Cf06&#13;&#10;g9MIOKGAV/Ae33/8Lv8A53/hElOikkkkpSSSSSlJJJJKUkkkkpSSSDm5Dsah9zGGxzGkhjfpOj81&#13;&#10;I6JiDIgDeWiZc/8AUzrGT1bGstynBzm2ECAG6Q1232ql/wA9s3/yut+93/vMsT6q/WC/pdD66cV+&#13;&#10;QHP3FzSRGjfZ7arVWlmjxxonh9XFpJ2cXwzN93yiUIe7xYfaPuYf6/u+vjfSEljdC69f1V72XYr8&#13;&#10;cNAIc4kg/wAn310rZViMhIWNnJy4Z4ZmExUx/WjP/wBJqSSSRY1JJJJKUkkkkp8u/wAd3/aD/r3/&#13;&#10;ALqrQ/xMf8m5H/H/APfKln/47v8AtB/17/3VWh/iY/5NyP8Aj/8AvlSSn0FV+o5rOn4tuXZ9Cljn&#13;&#10;n4MG9WFzv+MJ5Z0DLI52Afe6tiSnlvqL9WqvrR63XutN9d91hDGuJ2BrfpO2/wDgFTP8H6SjkYrf&#13;&#10;qH9Y8c4kt6fnexzCSWtM+m76X/cd9tN3/XLal1H+LhgZ9X8QN/defvstXPf45/ZjYdo+m210H5Nd&#13;&#10;/wB8SU+ive1jS5xAaBJJ4AVJvXenPIa3JpJJgAWM1/6asZmJVnUPxr27qrGlrhxLXfS+ivKvrb9Q&#13;&#10;Kvq7ezqmLScnp7CDdQXO3MH73qs/Sej/AOev8J+hSU+qZWdj4YBybWVB3G9wZP8AV9RRxep4mY4s&#13;&#10;x7q7XASQx7XkD+w5ecfXDq3T/rqMbD6VUcjOsEtcS5gxmO/nvtG32b/Z/L2f9cZ6vWfVT6i4H1bD&#13;&#10;bqwX5eza+wk6z77NlX82xiSnpF5L9dr3/Wl+blscfsPTGbGEfRsve5ldr/8AX/R0/wCmXZ/X/r9n&#13;&#10;ScEY+JJzcs+lSG/Sl3tstZ/U3/o/+GsrWb1zoLPq/wDU67BZBc1jS9371jn1eq//AMh/waSnb+of&#13;&#10;/IWH/wAUPyuQPrxidVtxRf0vJ+zihtj7B3saG72bX7X/AENln/biP9Q/+QsP/ih+Vyv9f/5Nyv8A&#13;&#10;iLP+oekp82+rGP8AWn6yYhzMfqOxgeWQ8mZbt/cqf++j9Q619aPqTZXb1KxmZiPdHz/0fq+nVfVd&#13;&#10;s/m/5ypVPqB9cbOi9NOMzCyMgeq52+tpLdQz2fR+kqv12+t931jfR0/JpdgYwsDi60Oc6Y9P1dja&#13;&#10;/o11Wv8A0bPU/rpKfYcTKrzKa8iozXa1r2n+S8b2IqqdIroqwqK8VwfQytjWOBkOY1uyt25W0lKS&#13;&#10;SSSUpJJJJTy311+p9n1otw2+oGY9L3G4a73Nd6f8x7X/AKT9G/6f+kVH/wAaDon71/8Ant/9JLt1&#13;&#10;jfXDrH7F6TkZYMPDNrP+Mf8Aoqv8x7/USU8b/i26Lj19az8nC3fZaP0FZcZ3kn9I/d7P+4//AIMv&#13;&#10;QeqGMO8j/RP/AOpcsH/Ft0n9mdEp3CLL5ud/1z+a/wDZf0V0OfU6/GtqZ9J7HNHxI2pKfKvqB9QO&#13;&#10;m/WHppy8s2iwWuZ7HBohoZ/If++ux6R/i06T0jLrzaDabKjLdz/bMbfzGMXNfVv6k/WenD+z/axg&#13;&#10;U7i7Y2HWbjt9z30f1P8AuR/YRW/WDrf1KzqsbrlgysG4wLvzm/vO9T+c/Rf4Wq31PZ/MpKfS0kgZ&#13;&#10;1CSSlJJJJKUkkkkpSSSSSmr1Oi/Ixn14tnpXEDa/w1/8iuIYetv6k7pYyz6jRJdPt+i239zd+evQ&#13;&#10;VwHU+qDpX1ivyNpe7Y1rWju51dOxV89DhkSR6uGX912PhJlP3cUY48khhnlxccIT/Xfq4fPN0frb&#13;&#10;l5nTsbHDMqLwNrmtHuud7f0rVc+rGH1dhGR1G4lj2aVn6QM+1z/3Pasn6qXUdQz35HUXE58+xjxt&#13;&#10;a0D/AEP8tn7n5n/gi7hLGOM+5Zr9GPF/01c7k+7YxynBA5Pny5/ah6vc/R5f/Vf61SSSSsOOpJJJ&#13;&#10;JSlQ6/8A8m5X/EWf9Q9X1Q6//wAm5X/EWf8AUPSU+F/UP/l3D/40fkcvfczKZh0WZNujKmOe7+qw&#13;&#10;eo9eBfUP/l3D/wCNH5HL2b68vLOhZhbz6Th9/sSU8f8AUj6v1fW+zI691pvrGywtrYSdjQ3/AKpl&#13;&#10;f8xT/wBcTdTw2fUHr+NlYUswMz2WVyS1urWWfS/0fq15FX/Xa/5pdJ/iwYG/V3GI5cbCf+3bmrG/&#13;&#10;x0NH7Pxn/nC6Afix/wD5BJT6E5waCSYA5KpDr3TnGBlUEn/hGf8Ak0Z1LM7FNWQNzLa9rxxua9u2&#13;&#10;xvtXlv1w/wAXlXQ7G9TwaTkYTCDdQXOlrR9N7bmfpvR/f/0H0/5n+bSn1TKzcfDAdk2MqBMAvcGT&#13;&#10;/wBuKGN1TEzHbMe6uxwEwx7XmP7Dl5x9bet9N+uFGLhdMpORnWA+mJcz7K121t/r7Hen/gv+K9nr&#13;&#10;f8d1P1T+oOD9XAy8AvzAza+yTHu/nPSq+hs/6aSnS+tHXq/q/wBPsznjc5ohjf37HfzbP/J/8GuO&#13;&#10;+q31KP1haOufWJzr7L/dXUSWsbX/AIPds/N/0NDP0Xp/v71D/HRk7asLHdPpve97o/4MVM/92Hp8&#13;&#10;fL+ufVqW5vTm1YuLANVJDNzq/wDBf0hln5v8vGSU9v0/6u9N6Y/1MPHqqfEbmtAdH/GfTWf9c8Lq&#13;&#10;mTih/SskYxq3Pf8Ay2gfv7Xqn9SPrpZ1x1uB1Cv0eoUTvaBAc0H03v2O+hZW/wDnWf5n8jo+q/0O&#13;&#10;/wD4p/8A1LklPl/1Wq+tP1mxXZeP1HY1lhrIeTMhtdv5lb/9MrPU+rfWr6lOrvz7WZmI520/H6Xp&#13;&#10;+p6dV9Vm3f6f85UqP+Lz63WdD6fZjswr8kOuc/fU2WiWUs9P6P0/0aF9ePrlf9YG1dPux3YOP6gc&#13;&#10;59ocXfub9ja/5uttn0K/VSU+udPza+oY1WXT/N2sa9vweN6sKh0GrHo6fj1YjxbQytrWPGu8NGz1&#13;&#10;FfSUpJJJJSlR630pvWMN+E+x9TbIl1Z2v0O//pfnq8kkp8d+uX1QwfqxldNbhbybbXb3PduJ2Oxv&#13;&#10;T+i2tn+Ff+YvYl5x/jZ/pnSv+Nf/ANVhr0dJTGyxtTS95hrQST4ALzL6pdJr+vOfldb6q02UNf6d&#13;&#10;NZJ2iP0mx23/AENT6v8AjLLX2PXefWd5r6TmPbyMa0j5V2Lnv8UjA3oQI5da8n/otSU4n1m6dX9Q&#13;&#10;uqYvV+mg14trvTurBJbH+E27v9JX+kr/ANHdSvTgQ4SNQVw/+OFgd0VhPIvYR/m3NXV9DebOn4z3&#13;&#10;cmmsn5sYkp5XqP8Ai0Z1rrGT1DqNhNFgZ6bazteC1rKv0u+vZt/R/mKj17/Fp0Lo+BfnPdfFTC4A&#13;&#10;vGrv8DX/ADX+Et2MXoy4L/GllPy/sfQaD+ky7QXR+4D6bN/8j1X+p/6DpKdD/Fd0w9P6HW507r3O&#13;&#10;uI8A7bXV/nU012LrUPGx2Y1TKKhDK2hrR4NaNjERJSkkkklKSSSSUpJJJJSlyH176RiMxX5zWRkF&#13;&#10;zQXSf6v0N3p/9Bdeuc+vv/Jbv67VFmAOM32b3w2coc3j4SY8U4wlw/pQ/ddfp1jKsGl9hDWipkkm&#13;&#10;APa1TZ1LEscGMurc46AB7ST/ANJclm9XHVsWnomAwW2vrYHuP0K9oZ/06/8AX1FqdK+pGDg7LLQb&#13;&#10;bmkO3EkN3D9ypv8A39CM5SNQAlEfNJly8rixRM+YlPFlySnLFhhHjnLH/nJ/uPRJJJKZzFJJJJKU&#13;&#10;kkkkpSSSSSn/0+4+uHTXdV6XlYlYl76ztHi9v6Wpv/bjFhf4quqMzOisxp/S4znMcO8Oc66p3+a/&#13;&#10;Z/1tdnZ9Iriur/4tq8nLdn9LyrcC6yS/052un6e307Md9e/8/wDSemkpyvrs4dd+snT+k0+70Hb7&#13;&#10;Y/NDiy67d/6D43/gi9IXO/VX6lYv1cL7mudflW/Ttf8ASP521n7m789avWelt6vh2YT3vrbYAC6s&#13;&#10;7XiDv9rv+r/kJKeZ+uP1ntut/wCb/RgLc+8bXnllFZ/nfV/l+n/21/xnprC/5v8AUP8AFy9vU8I/&#13;&#10;asQtaMpkQ7T6drP+CZ/grP8ABf4b9GtbE/xSYOJe3IZk5Ie1wdIc1pMHf9Nta6D60fVan6y1Mpvt&#13;&#10;tqDCT+jIG6Rt/SNe1+5JTd6P1nF61jNy8J4fW7/Oa786q1n5ljVxX+NrGsoGF1esT9mt93zNd1P/&#13;&#10;AE6P/BFsfVj/ABfYn1byTlY91zyWlu1xGzX95lbGb10WfgUdRx34uS0PqsG1zSkpWNn0ZOM3MreD&#13;&#10;S5m8O7bI37nLgf8AF009W611HrjQfRc411k9w5zbf+hTTRv/AONRnf4py2cerqN7MFxk0dv871WU&#13;&#10;f+yi7Po/R8bouKzDw27amfMuJ+nZY78970lIPrV/yPnf+Frv/Pdiwf8AFN/yE3/jbPyrR+tP1No+&#13;&#10;sxrN91tQrBEVkbXbv32Pa9YTP8T+CwQ3KyQPAFv/AKTSU6X+M6/DZ0S6vKLfUdHpNMb/AFJ+nT/V&#13;&#10;/wAJ/wAEn/xXsub0Cj1pgl5ZP7m521U8L/FJ0ii0XXvuyCDO17htP9f0mMsf/wBuLtWMbW0MYA1r&#13;&#10;RAA0AASUySSSSUpJJJJSkkllfWT6v1/WDF+yW2WVNDw+aztJ27vY/wDer96Snjf8YH/ik6P/AMbX&#13;&#10;/wCfq16OuAd/iewHEOdlZBI4JLdP/A1sfVv6hY/1fyTl1ZF9ji0t2vcNmv7zWNSU9Ouc/wAYv/if&#13;&#10;y/6rf+rrXROG4EcT4LhLP8UWFbO7LySDzLmn/wBFpKdn/F1/4n8T+q7/AKuxdGuDq/xRYVRG3LyQ&#13;&#10;AeA5o/8ARa7to2gDmPFJS6SSSSlJJJJKUkkkkpq9UwW9QxbMV3FjSJ8D/g3/ANh64XG6+7E6Jd09&#13;&#10;5jIY/wBJo77bN3qf5my9n/bS9EXP3/U3Gu6iOoFxA3B5rjQvH8r+v9NQZYSJBhv8kv7knU5DmcOO&#13;&#10;MsfMX7YlDmcX+3w/of8AVnQ6B079mYNWOfpBsu/ru99i0ElF7d7S3USIkcqYDhFDo52SZyzM5fNk&#13;&#10;lxy/wnnvr7/yW7+u1avQv+Tsb/ia/wDqGLDd/i9xX6OvuI8y3/yCPg/UjHwrq72X3E1uDgJEe383&#13;&#10;6P0FAPc4+Lh3HD8zpzPKnlhhGWRljnPNfsy9fHH5PmejSSSVhyVJJJJKUkkkkpS4X/Gr0m23Ep6r&#13;&#10;ig+vhvDpHIYf8J/1m6ur/wAEXdJJKeA/xZY93Ur8v6x5YizJeWM8mD3Wen/wX8zQz/wuu/SSSU+Y&#13;&#10;5nTupfUPqtvUun0nJ6dkSXsbyyT6mx2z+b9F/wDMW7PT9L9H9NaB/wAcGC9uyjFyX3/uQ0Cf67LL&#13;&#10;bP8AwBd8kkp476s9W+svWM0ZGZjtxengH2OEWO0/RbfU/Tfzn5/p01emrv1n+uX/ADfvZR9kuv3s&#13;&#10;3bqx7Bq5np7v9J7f+oXSJJKfHvqd9arfq6/LfbhX2fabA8bWkbf5z6W5v/CL0H6r/W3/AJwvsZ9l&#13;&#10;ux/TAM2D2un91dAkkpS86+u2Pm9D67R9ZMal19DWbLGtn26Pqfv2/QY+q39HZ/pWL0VJJT51Z/jc&#13;&#10;OWPS6Vg23XnSDrB/4vH9V9n/AIEuo+qOT1jKxXW9brZVa58sa0QQyP8ACM3Wf+lf9It1JJTyHWv8&#13;&#10;YX7Ky7MP7DkWemY3ge12m7dX/IXG4v1qto+sV/XThXmu6sMDNp3CG0VfS2/9117Ckkp5PoH19/bW&#13;&#10;YzD+xX07w473D2N2j1P0n+v01W/xhfVLK6m6nqvS/wCnY0QOC9rT61fp/wDC02f9uLtUklPnNH+N&#13;&#10;z7KwU9Uwra8oaEN0Dnf8Xfssq/8ABU+H1X6y/WzOqtxmOwOnVuDiTy9oP/CNY7J9T9ypn2f/AEq9&#13;&#10;FSSU5f1o6U/rHS8jBrID7GQ2eNw/SV/9Ni89+rn+MB/1UxW9H6riWiykkN2wC7c71PcyzZ+//O17&#13;&#10;/UXqySSnyT629S679bMB99eI/H6fUWu2kE23On02v+jvsrq3+p+jr9L/AIWxdn9RfrGeq44xHY11&#13;&#10;Jxqq2lzxDHwPT9n+YuoSSU8t9Yvr1+w8s4n2O+6Gg72D2Hd+5+8uHxfrVbR9Yr+unCvNd1YYGbTu&#13;&#10;ENoq+lt/7rr2FJJTyv1e+vf7byxifY76ZaTvePYNv766pJJJSkkkklKXnn18xM3pXWcX6yYlTrq6&#13;&#10;m7LGtmR/ONdv2/QZbTkbPUXoaSSnzqz/ABu/aR6fTcG2286Qex/qY/q2Wf8Aga6b6oZXWsuiy7rd&#13;&#10;bKnOdNbWiHBn53qM3Wf2N/6Vb6SSnyvLyMv6h9fyuoWUOuwswudvb23u9f8AnPzLKrP8FZ/OLSf/&#13;&#10;AIwuo/WBv2b6vYdge/T1rI2V/wAv/Q/9uW/9asXoSSSnyj/F/wBVyPq3kW9LysW977rw0va07W/4&#13;&#10;H1Hb/wAz/Cb/APRq9/jX6tZk1/serGuc5rmWeoGk1nR/tZt/rr0lJJT5Z0n66dT+p2NXhdXxX2UB&#13;&#10;jTVaDt9jhuZTue303+n/ADf+Dso/m0PqXVerf4x3MwcLHOPghwc+x0kH+XZb+jY7b/g8ar8//wAD&#13;&#10;9XSSU1umdPq6Zi1YdH83U0NHy/Od/XVlJJJSkkkklKSSSSUpJJJJSkkkklKSSSSUpJJJJSkkkklK&#13;&#10;SSSSUpJJJJSkkkklKSSSSUpJJJJSkkkklKSSSSUpJJJJSkkkklKWD9fP+Qsz/ij+Vq3lg/Xz/kLM&#13;&#10;/wCKP5WpKfJP8WP/AIosX/rv/nq9e8rwb/Fj/wCKLF/67/56vXvKSlLzfp7h0D6631X+2vOYTWTw&#13;&#10;XWbLv/P9V9C9IWH9afqjh/WalrMiWW1612N+mz/ydf8AISUg/wAYPVa+m9EyS8w65hqYP3nWj0/+&#13;&#10;hV6lij/i66Y/pvQ8dlgh9gNhH/GHfX/4D6ay8L/Fe05DL+rZluc2r6DHyGj+Q/1Lcn9H/wAGz0l3&#13;&#10;IEaBJTmfWH6w4v1exXZeW7ThrR9Kx3+iqXn/APzL6t9aGv8ArBkPGPmvLX41cQGsZ7qfWf8AmP8A&#13;&#10;oej/AODfzn6Pe6v/AIrMLq2VZl3ZGRuscXbZaQ3d+ZXvr/m/3Fv9G+rtfScA9OZba9h3e9zv0jd/&#13;&#10;+if/AIPZ+Ykpyvqf9c/2o49N6k30Op0yHsPt9Tb/AIWn/v8AX/12r9Eukzc2nAofk5LgyqsbnOPY&#13;&#10;LiP/ABnsDf6hysndPMt3f5/prquufV6jreAenZDnis7fcD75Z9Hdv+n/AC0lPAB2b/jNziPdR0fH&#13;&#10;d83n/v8AlP8A+28Sr/wb0F+T036t49VD3Mx6JFdY7bj/AK/pLP8Atxcmz/E/gsENyskDwBb/AOk0&#13;&#10;Sn/FJgV2stfkZFgY4O2uLYO07tv82kp7pec9E/8AF3m/8Uf+pxV3fVunN6piWYb3vrba3aXMO14/&#13;&#10;quXFj/E9gB28ZWRuPeWz/wCe0lPeXW11ML7SGsA9xcYaB/L3Ly7/ABcbLPrLnWYGmFFkRozabG/Z&#13;&#10;trf8/wBH/glr/wDjPdOeR6uTkvaO25v/AKSXW9E6Dh9Bx/s2CzYyZJ5c5379r/zklOgkkkkpSSSS&#13;&#10;SlLK+tPRrOudMu6fU8VvtDQHHgbXMt/N/f8AT9NaqSSnz3F+o/1kw6m4+P1QMqYIa0NMALm/q99X&#13;&#10;+q5/WM7ErzTVbW79PY2Q62H+7bs969R+sn1er+sOKMS2yypoeHzWdp9oc3Y/+R71zWL/AIpMHGub&#13;&#10;ezKydzXB2jmtJg7vptrSU90qeN1jCyr34tN1b76jD2Bw3tI+l7FcXG/WH/Fjg9XyHZtFj8XIcdzn&#13;&#10;M9zXO/Ot9L2O9X/i7WJKd361ZeNidKyX5hAqNT2wfzi5uyupv8uxy57/ABQ1W19ELrJ2vue5n9SK&#13;&#10;q/8Az/Xcq1H+KZt1jX9UzrstjeGkFn9jfZbkv2/8X6a7vGxq8WptFLQytgDWtGgaAkpIkkkkpSSS&#13;&#10;SSlJJJJKUkkkkpSSSSSlLkv8XH9Ct/43/vrF1qFj4tOKC2hjWAkuIaNsuP5yYY3IS/d4v+c2cecQ&#13;&#10;wZMVa5ziIl+77PGlSSST2spJJJJSkkkklKSSSSU+Xf47v+0H/Xv/AHVWh/iY/wCTcj/j/wDvlSz/&#13;&#10;APHd/wBoP+vf+6q0P8TH/JuR/wAf/wB8qSU+grN+snTndU6Zk4jPp2VODf68fov/AARaSSSnif8A&#13;&#10;FN1NuR0j7ETFuK9zXNP0tr3OvY7/AD32s/62s3/GE4dc650/otHucx2+2PzWvLHO3f8AF41Flq1+&#13;&#10;tf4uaszMd1DpuTZg5Fn0zXO10/Td+jsx7Gep/hP0qu/Vb6j4v1de/J3uyMuzR1r+Y/O9Nv5m/wDP&#13;&#10;99j0lPSLj/rj9arGWDofSB6vUr/aYgtpafpvt/M3+l/22z9NZ/wnS9V6c3qeLZhve+ttjdpcw7Xj&#13;&#10;+o5cdR/ihwaLRc3KyQ8GZDmtd/256aSnK/5sdS/xelnVcB32qkMAy64jT8+yr/gWfmWfzlP+E/Q+&#13;&#10;ovQuidcxOu4zcvCfuYdCPzmO/wBFaz8x6rfWf6s1fWShuPdbZU1jt36MgTps/Sbmv3LL+rX+LrE+&#13;&#10;rmV9sx77nO2kbXFuwz/pG1sbvSUi+t31LzutdSp6lhZLaH01hjZBJDt1r/VZ/wBu/wDQXO/Wv6t/&#13;&#10;WDD6Xffm9R9ehoG+uD7vcz/vy9TXJfWH/Fzi9fy35l2RewvDQWNI2DaPT9jHs/kf56Smn/iz6NnU&#13;&#10;Y9efkZJsx7KNtVOu2sbt+7b/ADe/2f8ATXVdf/5Nyv8AiLP+oesv6rfUnH+rL3vouus3tDdryNgg&#13;&#10;7vbWxrPeifWn6oUfWYVi+62oV7tKyAHbtv8AOMe1/wC4kpx/8UH/ACI7/j3/APU1LQ/xjX4dfRMh&#13;&#10;mYW7nN/RNMbjb/gvSb/I/wDPayGf4n8GsQzKyQPItH/otGxP8UXSarRbkPuvg/Re4Bp/r+kxlv8A&#13;&#10;4Kkpsf4qWXN6DX607TY81z+5P/pb1l2CjVUylgrrAaxoAAAgAD6LWtUklKSSSSUpJJJJSl51/jLv&#13;&#10;d1bqGD9Xqj/OPFlkdgT6TP8Atur7TavRVzuP9TmV9cf16242WOaQxhbAr9raPa/d/ot//biSnoK6&#13;&#10;21NDGCGtAAA7AJrbmUMNlrgxjRJc4w0f1nOU1U6r0ujq+LZhZQLqrBDgDB0O9n+Y9JTZZY2xoewh&#13;&#10;zTwQZBXnX+ODOqyKcbpVUPy3XB4aNXBu19LG/wDX7LvZ/wAWif8AjSvxnH9n9SuoYe22T/nUX4v/&#13;&#10;AJ7Wx9Wv8XWD0K/7bY92Tlaw9/DZ/Prr/wBJ/wAI99iSnpcSp1FFdTjLmMa0nxIG1GSSSUpJJJJS&#13;&#10;kkkklKSSSSUpcbSxr/rZbuAMNBE9j6dS6nqWC3qGO/Ge5zA8QS0w4a7lzv8A43mLO717p8Zb/wCQ&#13;&#10;UOUSJHCL4ZcbpchkwY45Dlmccs2KfLiMcfufznB+sS/XLo5sqHUsX25OPDpHLmN/9I/TWt0Lqzer&#13;&#10;4jMlujjo8fuvH01bxsZuPS2gEuaxobLtSQBt96x+mfVHG6Zl/a6H2D6UMkbPd+b9H3bEeGUZ8URp&#13;&#10;P5x/3S33sWXlziyyPHy5MuVycPz4/wDMTd1JJJSuepJJJJSlQ6//AMm5X/EWf9Q9X1Q6/wD8m5X/&#13;&#10;ABFn/UPSU+F/UP8A5dw/+NH5HL3XrmAepYGRhj6VtT2D+s5vs/6a8K+of/LuH/xo/I5fQaSnhf8A&#13;&#10;FJ1FtnTX9Of7b8axwLD9INed/wD5+9Zio/4zHDrPUsDoVHusc/dYB+a1+1v/AEKWX3P/AODWz13/&#13;&#10;ABd1dQyz1Hp+RZg5T/pur4d+8/ayyh7Hv/wn6VWvqv8AUXG6Ba7LfY/JzHiHW2c6/S9Nnv8Ap/nv&#13;&#10;9SyxJT0q5L64/Wx+I8dH6UPV6nf7WtEEVB3+Fu/M37P3/wDjrv0f850nUsFvUMazFc5zG2tLS5h2&#13;&#10;vbP7jlxdf+J/ArsFrcrJDgZkOaHf5/ppKcr/AJp9T+ofp9Y6e77SGsjLqjls77PR/O9Fn+k/natn&#13;&#10;rfzPqV1+gdB+sGJ1/GGVhulvDmn6THf6K1qF9ZPq3V9YcVuJdbbW1rg6azBMBzP0m7dv+msj6uf4&#13;&#10;t8P6vZjc3Hvuc5oI2ktDHbhs/StrZ+k/9KJKcv8Axy9NfkYFGYwSKHkO/kttDff/ANuU1sXcdLza&#13;&#10;OoYlWTikGl7AWx2H7n/W/oIuVi1ZlT8e9ofVYC1zTwQVwd3+KUVuc3Az7sfHeZNcF39ncy7H/wDB&#13;&#10;K3pKa3SrGdQ+vV9+Gd1VbCHuH0SWsrxn/wDsx/1C9A6r/Q7/APin/wDUuWf9WPqnhfVmg1YgLnvg&#13;&#10;vsd9N8fR/q1s/MYo/Wn6p0/WVlbLrrahUXEemQA7dt/nGub/ACPZ/bSU8/8A4mv+R7v/AAy7/wA9&#13;&#10;4y2vr/fh19FyW5pb7q3CsGJN0fq/pN/fZasNn+J7BrEMysho8i0f+i0XG/xQ9JrtFuRZffH5rnAN&#13;&#10;P9f06/V/8ESUk/xRMub0ObZ2G55rn9yK/o/+hHrrtVCiivHrbVU0MrYAGtAgNA/NappKUkkkkpSS&#13;&#10;Szuv9FZ1zDdhWWPqa4g7qztd7Tu/zUlPE/42f6Z0r/jX/wDVYa9HXAP/AMT2A+C7KyDHElv/AKTW&#13;&#10;p9X/APF5jdCzG5tWTkWOaCNrnDYdw2fpGtZ7/wD0okp6TOxRmY9mO7ixjmH+2Ni4X/FJmfZ6cro9&#13;&#10;/tyMe4uLTzB202f9t3Vf+CL0Fcp9Y/8AF/R1fKHUcS9+Hmd7K/zv5bmNfS/1P5bLUlON/jZyDnHD&#13;&#10;6Jj+7IutD9o7fSx6d/8AX9az/tpegY9LceplTfosaGj4NG1c19WvqDj9FyT1DIufl5p09Wz82fb7&#13;&#10;GbrX+p/wj7bF1KSlLzjoD/8AnJ9b8nqH0qMJpZWeRP8AR6/+3P1vIXoeRW62tzGOLHOaQHD80kfT&#13;&#10;/sLF+p/1Sq+q2PZRXYbXWP3OeRtPGxle33/Q/wC/pKd5JJJJSkkkklKSSSSUpJJJJSlzn19/5Ld/&#13;&#10;XaujXP8AVvqbj9UvdkW22guj2gjaIG32bmqPKCYkRFmTc5CePHnjkyy9uOI+58vucfD+g5tv1U24&#13;&#10;OPm9LlmXWxr9D/Obhvf/AG//AFStr6ufWBnWKi1w2ZNeljPP99n8j/z2tOvHbVSKGEhrWhoM+6AN&#13;&#10;i5n/AMbzF3F3r3bjyZbP/UJnBKBBgNP04tr7xh5qEo81OUZxlxctm4PdycE/nx5P9W9Wkh49Ix6m&#13;&#10;VNJIY0NBJlx2jb7/AOUiKdyjV6bKSSSSQpJJJJSkkkklP//U9Os+kVFWICW0eCSmukrG0eCW0eCS&#13;&#10;mukrG0eCW0eCSmukrG0eCW0eCSmukrG0eCW0eCSmukrG0eCW0eCSmukrG0eCW0eCSmukrG0eCW0e&#13;&#10;CSmukrG0eCW0eCSmukrG0eCW0eCSmukrG0eCW0eCSmukrG0eCW0eCSmukrG0eCW0eCSmukrG0eCW&#13;&#10;0eCSmukrG0eCW0eCSmukrG0eCW0eCSmukrG0eCW0eCSmukrG0eCW0eCSmukrG0eCW0eCSmukrG0e&#13;&#10;CW0eCSmukrG0eCW0eCSmukrG0eCW0eCSmukrG0eCW0eCSmukrG0eCW0eCSmukrG0eCW0eCSmukrG&#13;&#10;0eCW0eCSmukrG0eCW0eCSmukrG0eCW0eCSmukrG0eCW0eCSmukrG0eCW0eCSmukrG0eCW0eCSmuk&#13;&#10;rG0eCW0eCSmukrG0eCW0eCSmukrG0eCW0eCSmukrG0eCW0eCSmukrG0eCW0eCSmukrG0eCW0eCSm&#13;&#10;ukrG0eCW0eCSmukrG0eCW0eCSmukrG0eCW0eCSmukrG0eCW0eCSmukrG0eCW0eCSmukrG0eCW0eC&#13;&#10;SmukrG0eCW0eCSmukrG0eCW0eCSmukrG0eCW0eCSmukrG0eCW0eCSmukrG0eCW0eCSmukrG0eCW0&#13;&#10;eCSmukrG0eCW0eCSmukrG0eCW0eCSmukrG0eCW0eCSmukrG0eCW0eCSmukrG0eCW0eCSmukrG0eC&#13;&#10;W0eCSmukrG0eCW0eCSmukrG0eCW0eCSmukrG0eCW0eCSmukrG0eCW0eCSmusH6+f8hZn/FH8rV02&#13;&#10;0eC5/wCv4H7Azf8Aij+VqSnx7/Fj/wCKLF/67/56vXvK8I/xXf8AikxP+u/+eche/wC0eCSmukrG&#13;&#10;0eCW0eCSmukrG0eCW0eCSmukrG0eCW0eCSmukrG0eCW0eCSmukrG0eCW0eCSmukrG0eCW0eCSmuk&#13;&#10;rG0eCW0eCSmukrG0eCW0eCSmukrG0eCW0eCSmukrG0eCW0eCSmukrG0eCW0eCSmukrG0eCW0eCSm&#13;&#10;ukrG0eCW0eCSmukrG0eCW0eCSmukrG0eCW0eCSmukrG0eCW0eCSmukrG0eCW0eCSmukrG0eCW0eC&#13;&#10;SmukrG0eCW0eCSmukrG0eCW0eCSmukrG0eCW0eCSmukrG0eCW0eCSmukrG0eCW0eCSnyb/Hd/wBo&#13;&#10;P+vf+6q0P8TH/JuR/wAf/wB8qVP/AB5gD7B/1/8A91Fof4kwD0zI/wCP/wC+VJKe9SVjaPBLaPBJ&#13;&#10;TXSVjaPBLaPBJTXSVjaPBLaPBJTXSVjaPBLaPBJTXSVjaPBLaPBJTXSVjaPBLaPBJTXSVjaPBLaP&#13;&#10;BJTXSVjaPBLaPBJTXSVjaPBLaPBJTXSVjaPBLaPBJTXSVjaPBLaPBJTXSVjaPBLaPBJTXSVjaPBL&#13;&#10;aPBJTXSVjaPBLaPBJTXSVjaPBLaPBJTXSVjaPBLaPBJTXSVjaPBLaPBJTXSVjaPBLaPBJTXSVjaP&#13;&#10;BLaPBJTXSVjaPBLaPBJTXSVjaPBLaPBJTXVDr/8Ayblf8RZ/1D1r7R4LP+sLR+zMvT/AW/8AUPSU&#13;&#10;+CfUP/l3D/40fkcvoNfPv1A/5fwv+NH5HL6K2jwSU10lY2jwS2jwSU10lY2jwS2jwSU10lY2jwS2&#13;&#10;jwSU10lY2jwS2jwSU10lY2jwS2jwSU10lY2jwS2jwSU10lY2jwS2jwSU10lY2jwS2jwSU10lY2jw&#13;&#10;S2jwSU10lY2jwS2jwSU10lY2jwS2jwSU10lY2jwS2jwSU10lY2jwS2jwSU10lY2jwS2jwSU10lY2&#13;&#10;jwS2jwSU10lY2jwS2jwSU10lY2jwS2jwSU10lY2jwS2jwSU10lY2jwS2jwSU10lY2jwS2jwSU10l&#13;&#10;Y2jwS2jwSU10lY2jwS2jwSU10lY2jwSSU//V9VWV1f60dL6K4Mz8hlTzqGky+P3vSr32bVY611Jv&#13;&#10;ScG/OeJFNbnx+8Wj2M/tvXAf4u/qpj9dx7OvdZYMm/Ksdt36tDWn03v9P/jd7P8Agq6memkp9C6d&#13;&#10;1TF6pUL8K1ltZ03NM6/uu/ccrS8ufjN+on1poZiS3A6hDTXOjXE+l+d/obn1W/8AF22Vr0665lDD&#13;&#10;ba4MY0S5zjta0D8573JKZpLLr+tHSLXBjM3Gc5xgAXVkk/yf0is53VsLp237ZfVRu+j6j217o/c9&#13;&#10;VzElNtJUsHrWB1FxZh5FNzmiSK7G2ED953pOeuT/AMbHXLsDp9eBiki7Nea5HPpt2+s1v/GerTV/&#13;&#10;Uekp3LPrz0Oq/wCzPzKhZMHX2g/yr/5j/wAEW41weA5pBBEgjghcjh/4sOjVdPGFdSH2lkPu/wAJ&#13;&#10;6ke62p/5nv8A5uv6H+kWZ/ir6jfjvy/q9lu3PwnnYf5G51VrG/8AB+r+kr/49JT6EksT63fWen6s&#13;&#10;YDsy0bnk7a2T9Ow/98/0i43pv1Z6/wDW+sdQ6tnWYtNo3V01S32H+bd6bX111/8AB+p69376Sn01&#13;&#10;JePfXD6v9c+qGKbsTqF9uG8hjwXOa6sn6H57/p/6Wn0l6f8AVq9+R0nDutcXWPx6nOceXOcxjnvc&#13;&#10;kp0kkkklKSSSSUpMTGpTrM+sPQKPrDiHByXWMrc4OJrdtd7fzfc2xuz+wkpjb9auk1ZDMR2VUb7H&#13;&#10;BjWNcHO3u9rGfo9+z/ri1V499Yfqvg/Vv6w9IowGuAfdUXFzi4uIuqb/AK7F7CkpSxup/XDo/SbP&#13;&#10;Sy8qtlg5bO5zf+Mrp9R9f9tWfrBjZWX0++jBfsyX1uDHTthx/l/mf11y/wBVP8V/T+nYzXdTqZk5&#13;&#10;jtXl3vY2f8HUx3s/66kp6vpfWsLq9ZtwbmXNGh2mdv8AXZ9Niuryr6x9Oq+o/wBYMHN6VNdWU4ss&#13;&#10;qB9paHVMu+l+ZYy/9H/o7q/YvVUlKSSSSUpJJJJSkkkklKSXBfXCrqvSd2a3Mf6Vlu1rGkt2BwfY&#13;&#10;xv7n6P09is0fVzrl1bbB1BwDmg8u7qH3TZiIysOl/o+Htxyyz4owyfL6cvzR+f8AQe0SXAZ1PV+h&#13;&#10;5WJ6+Y61t1obEuiAWbt+/wDrrpfrJ03OzWsdhZJxwwOLgJ939piIyEg+k8Uf0Vk+SjCWP9bjOLPx&#13;&#10;cOasnBH23aSXnP1exus9epfdXnPYGO2wXOPber+d0DrmHj2ZDuoOIqY55ALtdg9RNGYkcQjLhZZ/&#13;&#10;DoY8ntSz4o5AeHg4cvzf4j26Sxvqhl25nSqLr3F9jt0uPJ2vsrb/ANFbKmieIA/vOfmxnFkljOpx&#13;&#10;TljP/U1JJJIsakkkklOZ9YPrFh/V3GGXnOLa3PDBtG4lxDn/APUVvXO/+O90D963/tsrsMnFpy2e&#13;&#10;nkMbYw67XgOb/mPXl31GwcF/1i6tVkV1GtltgY17W7WxbY39Eyz2s9qSnof/AB3ugfvW/wDbZXQf&#13;&#10;V76y4X1jodk4Di5jHbDuG0h0Nf8A9/WTh5XQ8zrF3RK8Kk20Viwv9OvYQfS9jfb/AN2akH/Fr0DM&#13;&#10;6Fi5NWbX6bn5DnMEgyyGM3/o/wA1JT2KS4f6zf4xLMTN/Y/RKPtedMHnYx3+j2s/nXV/4b9JVXT/&#13;&#10;AKT6aqWZ/wBfcVv2h+Pj2tGpqbBdH8n07d7/APrdliSn0NJcv9TPr1j/AFoa6osNGZUJfUTOn0PV&#13;&#10;qd+5u+n/AKJWPrV1LreCKv2NiMyd0+oXOjZ9H0/Z6lP0/ekp6BJebdM/xuH7Ne7qVLRlV2Cuqmqd&#13;&#10;1rju3/T9Xa2t7P5xBzPrR9eK2jN+wNZR+4Gb3R/wtTbvtn/gdSSn09JcV9ZvrZ1zpODR1CjCZ6Rp&#13;&#10;a+/1Ha02O2/oPS31W/6/mLCd9d/rZ1HC/a2DiVMw62y4/SL9n9IsYyyxlvof8Uz/AK69JT6kkvMM&#13;&#10;f6/fWP6zD/IOIxramD1XOgzZHurp9ayuvb/o6/0lq6f6g/W6z6zYljslgryaH7LA2dpn6D9r/wCb&#13;&#10;/PZ6f8hJT1CSSSSlLm+v/wCMDpP1fyfseY5/q7Q4hrC6A76PuXSLmP8AGHg49vRcu+ypjrWVHa8t&#13;&#10;Be3X8yz6bUlNH/x3ugfvW/8AbZS/8d7oH71v/bZVb/F9idK/5t0ZGXTQ97Ra5xcxjnkNsv8A9J7/&#13;&#10;AObVfqeHi/XH6tWZPRcJld7ngNaG1ss9j2+rstbs/wAGkp9Cx72ZNTLqjLHtDmnxa4b2IiodOH7N&#13;&#10;6bSMohnoUMFhJ0b6bG+r7/5GxcOf8YHWfrHkPo+rGK00sMG63/q/pVVU/wDF/prf5CSn0dJebZf1&#13;&#10;v+tP1XLbut4tV2ISAX1aFs/y63Paz/r1P6T/AEq73pHVsfrGLXm4jt1VgkHuP32P/lsSU3Elxn1t&#13;&#10;/wAYX7Jyh0rplP2rqDoG3Xawn3MY/wBP322bPf6f6P8A4xZz8/6+0M+1Ox8d4GpqEF0f2Lt/+Zck&#13;&#10;p9ESXLfUr69UfWhrqnM9HMq+nUT2+j6tX8jf9P8A0SvfWz614v1XxPtOR7nuMV1j6Vjv++Vs/wAJ&#13;&#10;Ykp215h1P65/WzouXQzqVGPXVfbsbHv3N3N37fTyH2fQs/wrEXH6/wDXnqjBmYmJVXQdWtdtaXN/&#13;&#10;9CL2Xf8Anpc79afrZkdbyMHE6hjnGzcbI/SN12kPNOx9e/3t+h/wn/GpKfbEkkklKSSSSUpJJJJS&#13;&#10;kkkklKSSSSUpJJJJSkkkklKSSSSUpJJJJSkkkklKSSSSUpJJJJSkkkklKSSSSUpJJJJSkkkklKSS&#13;&#10;SSUpJJJJSkkkklKSSSSUpJJJJSkkkklKXP8A1/8A+QM3/ij+Vq6Bc/8AX/8A5Azf+KP5WpKfH/8A&#13;&#10;Fb/4pMT/AK7/AOechfQC+f8A/Fb/AOKTE/67/wCechfQCSlIGZnUYFTsjKsbVU3lzjtaP85HXmXX&#13;&#10;mH65/WtvRrCfsOE3fY0GN7gGer/4JdTi/wDbvppKe16X9bukdXt9DCya7Lf3Z2uP/Fst2ep/YWwv&#13;&#10;PPr99RcHF6a7qPSqhjZOJFgNft3Naffu/wCEr/nvV+n7F1X1Q60eu9Jx85303th//GMPo3f5z2b0&#13;&#10;lOyks/K+sXTMOw05GXRVY3lr7WMcP61dj9yPV1PEvoOXVdW+gSTY17TWNv0/0zXen7ElNlJZTfrV&#13;&#10;0d5DW52MSdABdX/6URfrBjZWX0++jBfsyX1uDHTthx/l/mf10lNbqf1w6P0mz0svKrZYOWzuc3/j&#13;&#10;K6fUfX/bVzpfWsLq9ZtwbmXNGh2mdv8AXZ9Ni5T6qf4r+n9Oxmu6nUzJzHavLvexs/4OpjvZ/wBd&#13;&#10;WF9Y+nVfUf6wYOb0qa6spxZZUD7S0OqZd9L8yxl/6P8A0d1fsSU+qpKNljaml7yGtaCSTwAPzl5l&#13;&#10;+2+tfX/Nsxuj2nC6bSYdcJD3/u/Q2W77P+49dlX6P+fs+gkp9PSXnOX/AIs+p4dZv6Z1O85TRMOc&#13;&#10;WtsP7m9tvs3f8J6in/ih6rm9RZnHPtfa9tjD7zO1zhZ6u3/R/wA39BJT6GkkkkpSSSSSlJJJJKWc&#13;&#10;4NBc4wBqSVndJ+sXTutFwwL2XFn0g06j+y5YH+MTqtpqq6Dgn9c6g7Zp+ZT/ANqLX/yH/Q/4r1/3&#13;&#10;Fg/4sun19M691PCqJLKRsBPJ2v2bklPp6SSpdY6rT0fDtzsgxXU0uPmfzK2/y7X/AKNiSkOV9ZOm&#13;&#10;4mW3p9+QxmS+IYTqd/8AN/yNz1prwvNwMg5fS+tZxP2nqOUbCD+bU1+J9kZ/23Z7P+B9Je6JKUkk&#13;&#10;kkpSSSSSlJJJJKUkkkkpSSSSSlJJJJKUkkkkpSSSSSlJJJJKUkkkkp8q/wAen/aD/r//ALqLQ/xJ&#13;&#10;f8mZH/H/APfKln/49P8AtB/1/wD91Fof4kv+TMj/AI//AL5Ukp9FSSVXqmezpuJdmWatprc8jx2D&#13;&#10;ftSU1ur/AFm6Z0UhufkMqc7UNJl0fvelXvs2qx03q2J1ar18K1l1fEtMwf3X/uO/rrzz/F79WaPr&#13;&#10;Iy7r/WmDItvscGNfqxrW/Tf6f9b9DX/oq6kPPxGfUL6y4t2FLMDP9j659rTLarP7NLrqchn/AF2t&#13;&#10;JT6kko2WMqabLCGsaJJJgAD85zlmt+tXR3kNbm4xJMAC6uSf+3ElOokqud1XD6cGnMvqoDvo+o9t&#13;&#10;e6P3PVcxQwut9P6g814eTTc8CS2uxtjgP3ttT3JKbqo9V63hdGrbdn2tpY520F3dyvLx/wCulzvr&#13;&#10;Y7O6g0n7B0xgrqj6Nl731svt/wA3/wB1v30lPreLlVZdTb6HB9bxLXNMtcEVc/8AUD/kDC/4oflc&#13;&#10;rH1q+slH1awH5t/uI9rGTBssP0K//Sn/AAaSnYSXmPTPq/8AWD66VjqPU82zExrfdXTVLZZ+Y/09&#13;&#10;9bGs/wBE+717nrP+t31b639UcN2ThdQvtxD7bGlzmuZvO1rvpvZ73/4Sr0rElPrySyPqjkWZPRsO&#13;&#10;25xfY6hhc46lx2/SetdJSkkkklKSSSSUivyascB1z2sB0BcQ3/qkH9rYX+nq/wA9v/klg/XT6mH6&#13;&#10;024e+wMx6HuNrddz2u9P+ad+Y/8ARbP+uqn/AOND0D923/twpKeuozsfIO2mxjyBMNcHGP7KOvMf&#13;&#10;8WXRsVvWuoZmECMWj9BVJ3bpP6Szf/6D/wDg69OSUwuvrx2G21wYxokucdrQP5T3LAs/xhfV+t/p&#13;&#10;nMrmY03Ob/26xnprjgL/APGZ1eyt1jmdGxHcNMeqfzHf8Zfs3/8Adej/AISxdzifUvomG0NqwqPb&#13;&#10;wXMFjtP+Fv8AUsSU7IIcJGoKdJJJSkkkklKSSSSUpJJJJSklT6vi35mK+nFtNNpiHjtr/wB+XB5t&#13;&#10;PWcPqNPTHZzy+5oIcHOgSbGf+ilFkycHQkd29ynJjmQf1kMco8UuCfH/ADeP/KPpCSw/q/0jqPT7&#13;&#10;Huzco5DXCA0yYP7/AL1uJ8SSLI4fBq5YRxzMYyjmj+/D/wBDUkkknMakkkklKWf9Yf8AkzL/AOIt&#13;&#10;/wCoetBZ/wBYf+TMv/iLf+oekp8E+oH/AC/hf8aPyOX0WvnT6gf8v4X/ABo/I5fQmdlswce3Ks+h&#13;&#10;Uxz3f1WD1HJKanV/rJ03okfb72VF3AJlx/60z9JtRul9Yw+r1etg3MuYNCWmY/4xv06/7a87/wAX&#13;&#10;/wBXqfrU/I+sHWmC99thbWx2rGhv0vZ+c1n8xT+56Sj1rCr+oP1hxM7AHp4WYfTtrB9o1Y27+z+l&#13;&#10;qyKv+Ers/wAGkp9SSUXvbW0veQGgSSdAAFmD619GcYGdikn/AIav/wBKJKdVJVc7qmH05rXZl1dL&#13;&#10;XaNNj21h39T1XMQ8LrnT+oP9LEyabngTtrsZY6P3tlT0lN5Uup9awektD86+ukHje4Au/qM+m9U/&#13;&#10;rb9YWfVzptmc4Bzx7a2n86x3823/ANGP/wCDXI/U/wCozetsHXfrFOTkZHvZW4nYxh/m3PY39/8A&#13;&#10;wVP8zVV+Ykp67pP1v6T1m77Pg5DbLYLtoDmmB/xjWLZVHB6F0/pzt+HjU0viNzK2sdH/ABjG70D6&#13;&#10;y/WCj6u4L8/I1DdGt72WH+bqb/r/ADfvSU6qS8w6X0X6wfXhn7R6hmPw8SzWqqqRuZ+96e+v9H/o&#13;&#10;7b/Xts/4vYqf1r+q/WvqlhvzMDqN9mL9GxpcWuYH/ovUb73s+m/6dfp21pKfW0lh/UjJtyuiYltz&#13;&#10;i+x1QlzjLjHt9zluJKUkkkkpSSSodc6NV1zDswL3PZXZEms7X6Hf/L/6hJSHL+tXScO1tF2VULXO&#13;&#10;DQwODnbne1u5le/Z/bWqvG/rz9Uen/VnK6Y3Aa4G2129znFxdsdi+n/wf+Fs+gxeyJKUs/q3X+n9&#13;&#10;FaH597KQ7gOPud/Urb+kerttjamOseYa0Ek+QXl/1J6TV9d87L6/1Znq1iz06a3fQbH6TY5v/AUv&#13;&#10;p/7cssSU+idJ67g9ZYbMC5lzRztOrf8AjK/5xivryz639Nq+onVMTrfTG+lj2O9O6pv0SPpP2N/4&#13;&#10;arf/AFLafUXqTXBwBGoPCSkOZnUYFRvyrG1VN5c8hrf+ksjF+vfQsu30asyovJgAksk/yX2tYxcb&#13;&#10;9YKf+dH1xZ0fMcfseMwO2AwHnY3Kf/256tdT/wDgq1031g+oHRs3AsqrxqqLGsJZZW0Mc1zR7HPf&#13;&#10;X/Ot/f8AVSU9UkuJ/wAUnWL+pdHLMhxc7HsNbXHnZtrtrb/1v1Nn/F7F2ySlJJJJKUkkkkpSSSSS&#13;&#10;lKtndRx+nsFmVY2thMAuPdWVV6h0zG6lWKsusWMBkA9j/ZQN1puvx8HEPc4vb/T9v52tj/WXpuTY&#13;&#10;2mrIY57jAAPJWmuD6v0nF6X1vAZiVitrnAkAkyd38td4mY5SlYlVxP6La5vBixDHPCZmGeHH+t4e&#13;&#10;P5+D9BSSSSkaSkkkklKSSSSUpJJJJT//1us/xnvLPq3lkeFY++2hqsf4vmhv1fwwP9HP3lzlb+tn&#13;&#10;S3dW6TlYder7KztHi9v6Wlv/AG4xc/8A4perV5nRm4ZMXYrnMc0/S2uc66p+3+36X/WklOV/jk9j&#13;&#10;+m2D6TbXwf8A2H/8gvRM7Cp6hQ/FyWh9VgLXNPcH+qvOvro8fWH60dP6TR7xjHfaR+bJZfezd/xG&#13;&#10;NX/26vTElPkX1s+oVX1XymdZwqPtPT63A20OLj6cfn+pu9R9P/Gep6T/AOe9WlWPrX1PC+v9mPg9&#13;&#10;Ho9bKc3c65+5gxaz/OMs2O2Pf+/v9ar/AEHq22rd+uP1ovzL/wDm30L351sttsH0Mdn+F3v/ANJs&#13;&#10;/nP9D/4YWLb9WOo/4unN6r0txysXY0ZdR0Jj6d7Nv+Cb/g3/AM5jfn+rR6qSnsvqv9SOm/VkB+Kw&#13;&#10;nJLNj7SSXP13v/R7vSq9/wDo1yn+Mb3/AFj6NW7Vvqs0/rXU7l3XQuvYnX8VuZhP3MOhHDmO/Oqt&#13;&#10;Z+Y//Vi4v/G/iW1MwusVCfslvu/tGuyp3/btGz/rqSn0VeafV/8AR/X3Pa3QOqdPz+yWf9WvQMXq&#13;&#10;mNlYjc+t4+zuZ6m8mAGRu9/7mz/CfuLgP8WjHdW6z1Lr4BFNjjXWT3D3et/4HTTjb/8AjElNT/Gw&#13;&#10;77X1npuBZ/NGCR/xtjabP+hUvVAA0QNAF51/jh6HffRR1fFBL8UkPjUhhLX13/8AWLWe/wD41dP9&#13;&#10;U/rhh/WTFZZU9rciB6lRPva/8/az8+r/AEdiSnU6r0rG6vjPwsxm+myNwkjg72e5n7r0bExa8Olm&#13;&#10;NSNtVTWsYOYawenW33fyFl9f+t3TPq/WX5lwD+1bfda7+rT/AN/s2Vq/0vqNfVMWrNpDhXcwPaHD&#13;&#10;a6HfvNSU2kkkklKSSSSUpJJJJT5p/jD/APFN0b/ja/8Az9UvS15p/jD/APFN0b/ja/8Az9UvS0lK&#13;&#10;VbqXUsfpeO/Ly3iumsS5x/19z3fmMS6h1CjpmO/LynBlNY3OcV5jQzN/xo5/qW7qOjY7tG93n/qX&#13;&#10;5L2/zn/cSr/wVKbH1epyPr51z9vZLSzp+I6KGn85zPfV/wBP9YyP5fp0L09ZeT1Dpn1Zx6abXMx6&#13;&#10;CRVU2DE/u+zf/wBctf8A9cetRJSkkkklKSSSSUpJJJJTyX+Mv/k2v/j2/wDUXrM6x1frB6U6u3FF&#13;&#10;VGxgNodrtmvZ+d/hfoLT/wAZf/Jtf/Ht/wCovXQU4tWXhMpvaH1urbLTwdGqtKBnOQB4fSHbxcxD&#13;&#10;l+VwTnCOUDPkl6vmhwe3/N/+htTp/TqOo4GFblN9R9ddb2kkyH7We/8Al/21qZH80/8Aqn8ieqtt&#13;&#10;LBXWA1rQAAOAB9FqbI/mn/1T+RTgUPFyZ5DknueDiJhH9zjk+dfU3qHU8XGsbgYwvYXyXF22HQ32&#13;&#10;fSWx9SX2Z56gzMBO+yHsJkDf6rbq/wDviX+LP+hXf8b/AN9YuqxsGjFc91LGsdY7c8gfSd+85V8M&#13;&#10;CYxlen7rsfEuahHLnxcEY5Jyx8OaHz/q+DJ6/wD12rCwqcCluPjt2VMmBJPJ3/no6SStAVoHDlIy&#13;&#10;JlI8Upaykf0lJJJJIUkkkkpS8d+r/wBVsH6y/WLq1WeHFtd1rm7XbdTbY1emfWbrlnQ8QZVWNZlO&#13;&#10;Lw3ZX9ITu/Sv9tn6P2fuLy36t9f6h0Xqmb1N3TcmwZj3ODA1zdm97sj6fo+/6aSnr/qp9RLPq59Y&#13;&#10;MjKx2x091Gysl25+9xxrLN/9um7/AMDXbWuLGOc0SQCQPNZ31c6zZ1rDGVbj2Yri4t9Oz6Xt/wAJ&#13;&#10;9Gv2f2FqJKfL/wDErSzIObn2+7Jc5oLj9La7fdZ/29b/AOe16gvL83ofVvqN1W3qnRqTk4F5mylv&#13;&#10;LRO/0/TZ+k/Q/wDafIrZZ6bP57/hLtn+Ns2t9PE6dkPyToGEaT/1ptlr/wDtpJTn9Rrb0/6/0HE0&#13;&#10;N4BsA8Xtsru3N/qM9b/wVeprz/6j/VLqD+oWfWPr2mXZPp192bh6fqO/0Wyj9BTT/o/5xbX1p+uG&#13;&#10;R0G9lFOBflB7NxfXO0auZ6Xsru/SJKeU/wAVXScbI6j1DOtYHXU3bayfzN5u9RzP+E9n016ivGvq&#13;&#10;d9Ys/wCrb8t7um5Nv2mwPENc3bHqe3+Zfu/nV6F9VfrXf199jLsK7EFYBBsna6fzW766fckpj/jI&#13;&#10;/wDE7mf1W/8AV1IP1W/8SdX/AIVd+SxUv8aHVMhuE7pWPiXX/aWfzjGlzGbXNds9jH+/2If1F6ll&#13;&#10;ZfR7OlW4l1L8fHLWve0tbaXCz21+oyv3pKV/iZYG9EeQNTkPn/NpVX/FYI6n1oD/AE7f+rzk3+KP&#13;&#10;Ly8Sl/ScnEuqAL7fVe0tZr6VfofpGM96q/UrJzeidezsa7CvczMyIFgaQytrHZLvWc7ZsfU/1/p+&#13;&#10;okp9RSSSSUpc/wDX/wD5Azf+KP5WroFwn+Mf6wZTKbuj0YN9wuqH6ZgJYC4/8HXZv2bP30lOJ9Tv&#13;&#10;8XHS+udCqzrg/wC02ts13kN3NfdTV7P+tsXYf4vehZXQektw80Btoe9xAO7Rx9vuauP+qX1zzugd&#13;&#10;Np6a7peVYat3uDXNne+y/wDm/Q/4X99eqtO4AxE9ikp5D/GvkWUfV+4VyN7mNcR+6Xbnf523YuZ+&#13;&#10;pvVPrD03pVNXTulttoMvFm8A2Fx/nX+/+wvRuv8ARquuYF3T7tG2tif3XD31Wf8AW7F530Xr3WPq&#13;&#10;Cw9M6ph2X4jHH07a9QGk7/ZZ/NvZ/hPSs9G6tJTodT6v9aupYtuHd0hhrtYWH9IPzh9L+c/MV7/F&#13;&#10;X0PqXRMC6jqNZq3W7mNJDj9FrbHfo3P2/QVC/wDxn5/UB6XROm3WWH86wHa3+uyn/wB6Kl1H1QZ1&#13;&#10;sYrn9ecw3vdLWNDf0bI/m7HU/o3e7/jf+NSU+V/U/P6qOr5nUMDEGZklzt25230/Ue5zvpuZ9PZs&#13;&#10;Xbf85/rd/wCVLf8Atwf+lFm9X6J1X6m9Ys630ak5OJfJtqbJc3cfUtbsZ79nqfpabq2fof5uz9H/&#13;&#10;ADlv/wAd1j27Kun5Lr/3I0n+u1r7P/AElOd9X+g9dt+tDes5GH9lqeXG0BzSzWv0nfn+o/1rv0n/&#13;&#10;ABvvT/Xlozvrh07DydccCshp+i7c+3f/ANvelXStv6tdQ+tfV89uTnVMw+niZqc39I/T9H/OfrW/&#13;&#10;f+f+r1pf4yfqdkdbrq6h07TNxuADBe2fUb6b/wDTU2fpKklPbrzH/G1jUt6h0zIEC51hafFzGuoe&#13;&#10;z/tt9r/+3FHE/wAa/U8Zoxc/ptj8tunt3V7z/Kx/Qs2f2Fz/ANacb6xdQysbrPUMZ8OcfToY1zjV&#13;&#10;XUa7P0rGtf6P2j1P8N+l/RpKfcElm/V7q7+s4bcu2izGc4kenZ9IbTt3fmex39RaSSlJJJJKUkkk&#13;&#10;kpSSSSSlJJJJKUkkkkpSSSSSlJJJJKUkkkkpSSSSSlJJJJKUkkkkpSSSSSlJJJJKUkkkkpSSSSSl&#13;&#10;JJJJKUkkkkpSSSSSlJJJJKUkkkkpSSSSSlLn/r//AMgZv/FH8rV0C5/6/wD/ACBm/wDFH8rUlPj/&#13;&#10;APit/wDFJif9d/8APOQvoBfP/wDit/8AFJif9d/885C+gElKXmn+L/3/AFp6w92rhZYAfL1n/wDk&#13;&#10;F6WvM8N4+rf14ubke2nPYdjjxus2W/S/8M03Uf20lPd/WRof0rLa7UHHtB/zHrl/8Tjy7oRB7XvA&#13;&#10;+6ty0v8AGP1ivpfQ8jeQH3sNLB3cbB6dn+ZT6j0/+LnpT+l9Cx6rRFjwbHDw9Q+pX/4D6aSnP+un&#13;&#10;+LTD66yzKw2irqDju3SdlpA/m7a/5uvf/pa2Lnei/W7pfR+i39F6piGvJqlj8cbv1l7vbv8AU9/p&#13;&#10;P/0vv/4XF/0S9B+s31mxPq1iHLyzJOjGD6dj/wBxn/oyz/Brgm/UPqv1ors69m3fZ+o2Fr8ZnDam&#13;&#10;M99LLvz6/wDgv8JV/OXb7HpKbP1M/wAV2NZWc7rVAD7Turxw54bSz6TfV/SerZZ/wV1lns/nf0n8&#13;&#10;36WuP+p311dn2HpHV2+h1Wn2uadBdt/wtX5nqfn+n+f/AD1H6L+b6fqHUKOmY78vKcGU1jc5xSUr&#13;&#10;qXUsfpeO/Ly3iumsS5x/19z3fmMXnP1epyPr51z9vZLSzp+I6KGn85zPfV/0/wBYyP5fp0KvQzN/&#13;&#10;xo5/qW7qOjY7tG93n/qX5L2/zn/cSr/wX0PJ6h0z6s49NNrmY9BIqqbBif3fZv8A+uWv/wCuPSU5&#13;&#10;3+MfKfi/V7Msr0JY1nytfXj2f9C1U/8AFPjMp+r1NjB7rX2Pd/WD34//AJ7orW/9ZOkftrpuRgTB&#13;&#10;tYQ0ns8e+n/wXYuA/wAV31pr6S2zoHVT9nursJr9T2iT/O4znO+jZ6n6Sv8A0vqJKfUVn9L6BhdI&#13;&#10;fdZh17HZD99mpMu/t/zf03/QVjL6hjYVXr5NrK64nc5wa3/Ocsv6u/XDA+sll9eAXuFBaC5zdrX7&#13;&#10;t211P53+D/wnpJKdxJJJJSkkkklKQsvKrw6X5F7g2utpc4ns1o3ORVk/Wnojuv8ATLunNs9I2hvv&#13;&#10;jdG17LvobmfT9PYkp5r6hY9vXc3I+tOWCPVJqxmn8yhvt3t/89/8Z9q/0qq/Ub/xU9Y/rH/z4nxv&#13;&#10;8XfXsWptFHWLGVsENa1rg1oH7rfWXL/Vz6rdQ6l1rOwhnPrfU/8ATWN3br4f7vo2sd/L+mkp9sXA&#13;&#10;fWmw/WzrdP1cpJOJjkXZZHl/N4+7+3/25d/3XXfrzt3+LTqlGZkZeD1N1H2mxz3BrXAmXPsY2x7b&#13;&#10;vf6fqJKY/wCNBoZ1LojWiAL3AAf18FejLxT66fVzqvTszp9WZ1B+S+60tqe4O/QO3YzfUZusf/pa&#13;&#10;/wDtpeqfVfot/RcP7PlZDsq0vc91jp1L/wDjH2pKddJJJJSkkkklKSSSSUpJJJJSkkkklKSVbqWa&#13;&#10;3p+NZlPEitpdHjH0Wf21z31a+uN/Xcr0BjhjGtLnO3Tt/c/M/PemGcYkRPzS2bGPlcuXHLNEfqsP&#13;&#10;85PijF6pJJJPa6kkkklKSSSSUpJJJJT5V/j0/wC0H/X/AP3UWh/iS/5MyP8Aj/8AvlSz/wDHp/2g&#13;&#10;/wCv/wDuotD/ABJf8mZH/H/98qSU+irm/wDGM8s+r2YR+4B9762rpFm/WTpp6r0zJwm/Ttqc1v8A&#13;&#10;Xj9F/wCCJKcr/Fq0N+ruGB+68/fZa5c3/jt9mLh2D6TbXQf7Lf8AyC0P8UPVWX9JPTnHbfiPcHMO&#13;&#10;jtr3Ou3/APbr7a1nf4wXj6wfWDp/RMf3Gp2+2PzQ4ssfu/lVY1Hqf9dYkp9Gy8SrNpfj3tD6rGlr&#13;&#10;mnu130l5T9cf8XlP1fuZ1fp9AyMGsg3Yzi47Wj6VjbN3rPp/7c9H8/1cf+b9cXFfXH613PuH1f6H&#13;&#10;+k6jdo5w+jjs/wAI+x3+l9P/ALZ/4z00lPP/AFr61g/XwY2B0mj18x43eo/cwYjD/Per6btj3f8A&#13;&#10;btP+j9Wyytdl9VfqL076tNbZQzdlbNr7iXS+fdZtq3elU3+oxcfZ9Uepf4v9nV+kvOTW1gGXUdNw&#13;&#10;/wAJbU3/AELP+3sf+c/S0+svQPq/9YsP6w4oy8J25vDmn6dbv9Faz/X+Qkpx/wDGJ9YLOmYIw8OT&#13;&#10;nZp9GoD6Xu9ltrf8/wBOv/hbFn/WDoNf1f8AqZdgV6llbS9379jn1Ous/wA/6H/Bqz9bvqLldd6j&#13;&#10;T1PEy/s1lNYY2GlxBm1/qse2xn+mXNfW36odbwOlX5OX1WzIpY0F1RDof7mN/Otekp7f6gf8gYX/&#13;&#10;ABQ/K5cX/jjsORm9PwXGK3Ek/wBt1dP/AEGrX/xX9AysbGq6nflPtqto2V0mdlTd3qfv7PzP9Ghf&#13;&#10;44egXZ2FV1LGBL8QneBz6b9v6X/rFlf+Z6ln5iSn0BjG1tDGCGtEADsAq/U+m4/VcZ+Hlt302CHN&#13;&#10;kj+V9Jv8pY31O+uWJ9Y8RjhY1uUABZUSA7ePpvrr/Ppf+YrnXfrX03oFZszbmtcOKwd1rv6lP0//&#13;&#10;AEWkp0MHCqwKK8XHG2qpoY0TMNb7W+5yOqfSOqVdXxKs6gOFdrdzQ4bXf2mq4kpSSSSSlJJJJKUs&#13;&#10;P67da/YnR8jLaYs2bK/H1LP0Vf8A23/O/wDW1uLzX/Gbc7rXVMD6uVHR7xZbHYO/Rt/7ax/tNqSn&#13;&#10;of8AFp0j9ldCoDhFlwNzv+ufzX/sv6K1PrXkuxekZlzNHNosIPgdrtrlpsY2toY0Q0CAB2AVTreB&#13;&#10;+0sDIwxzdU9g+L2uYxJT5D9Q8jr+ZhO6d9XwyhrXl92Q/wDff7K6m7mXf4Kv/B0+p/UXQY/1t679&#13;&#10;U8+rD+s227FuMNvaB7ddu/exlO9lf+Grtq9f/Cf8Yf8AxN5lVWFkdMs9mXVe5z2HR0EV1btv/B2V&#13;&#10;elZ+4hf46Mum3Fxuns92U+4Pa0au2bX0/R/4a22vZ/USU+kpIOFU6miut5lzWNBPmB7kZJSkkkkl&#13;&#10;KSSSSUpJJJJSlxXX/wDxUYX9Rv8A1WQu1XFdf/8AFRhf1G/9VkKHN8o/vxdH4Z/OT/8AOfP/AOk3&#13;&#10;tU0iY7p1yfTnE/WvME6eg38mGpJS4a/rS4Wrgwe8Mhvh9nEc3971Qh/6kesSSSTmBSSSSSlLP+sP&#13;&#10;/JmX/wARb/1D1oLP+sP/ACZl/wDEW/8AUPSU+CfUD/l/C/40fkcvbPr68s6Dmkf6Ej7/AGrxP6gf&#13;&#10;8v4X/Gj8jl771zp/7TwMjDGhuqewHzc3az/pJKcH/FY0N+reKR3NpP8A27e1Yn+O1oPTcZ3cXx97&#13;&#10;LFY/xP8AUmu6fb0u325GLa6WHR2xx/75f61dipf4zHjr3Vun9Ax/c/futj8xr9v0v+Lx677n/wDB&#13;&#10;+mkp9E9Fmbi+lkAPZbXteDw5r27bG/215b9dP8XFPRXt6t0yj1sSog3YznPPtH0rGWb/AF/S/wBL&#13;&#10;7/0X8576PZX60uN+uX1utptHQ+ij1ep36acUNP8Ahbf+E9P/ALb/AJ6z/B+olPOfWnr+B9eKcXp/&#13;&#10;Ssb1854JaXbmDDadrb/U9PYz/B/8JR/4HWuv+qf1B6d9W2strbvzAza+4l3u3fznp1bvSrZ/Y9TY&#13;&#10;uSf9S+p/UUV9Y6TYclzGRl1H/CNnfa6n/gmf9vVfz3+krXe/Vv6y4f1kxRlYbpiA9h+nW7/R2N/7&#13;&#10;/wD4RJTw/wDjuydlWDQ6fTe+x7gP+DFLP/dixSx/+e/WqW9Qw7KcOggGqggbiz/BfzlF/wBNn+nt&#13;&#10;q/qVo/8Ajp6U/J6fRmsEjHsId5MtDff/ANu01M/truOj9Sx+qYdWXiEGl7QRH5v/AATv5dX0HpKe&#13;&#10;a+on10v6zZb0vqlfpdRx53ADaHtafTe7Z+ZYx30/8H/hKlz/APjsvc92BiTDHOe4/H9FUz/tvfYp&#13;&#10;9GuZ1X6+X5WEd1NVZD3t+i7bXXif+f8A/P8AT9RaX+N/6vW9T6czMoBc/ELi4Dn0n7fWf/1r0qn/&#13;&#10;APF+okp7qilmPW2qsbWMAa0Ds1vtahdQwKOpY78TKbvpsbtc3iR/ZWB9Sfrpi/WLDrDrGtzGtDbK&#13;&#10;yQHFw/w1TP8ACVW/T9n9RaXXPrR07oNZszrmsI4YDusd/wAXQ33/APfElN3p+BT03HrxMZu2qpu1&#13;&#10;okmB/WerCo9E6vT1vCrz8cOFVoJAeNrtC6v3t937ivJKUkkkkpSSSSSnzT/G9/Tekf8AG2f9VhL0&#13;&#10;teaf43v6b0j/AI2z/qsJelpKcv60vLOj5rm8jGuI/wC27Fzn+J9ob0FpHe2wn/otXYZuM3Mx7Md3&#13;&#10;0bGOYfg8bFwH+KHM+yV5fQ8n25NFxdtPJHtot2fvelbT/wCDJKbX+OZod0NhPbIYR/m3tXW9BeX9&#13;&#10;NxXO5NFZP+YxcL/jbyf2lZhdAxjuyLbQ8gfm6Ox6d/8A29c//ra9FopbRW2pn0WNDR8Gjakp81/x&#13;&#10;nej0rqWN1Xp9xZ1bQNqa3f6rP5v1LP3f+4//AHZ/m6/5pUvrL9cvrRZ0815WEcOi0bbLmseSGO9r&#13;&#10;/pu/V9//AAiuNsrxv8YD3Z8DewCgu+judXWyrZ/7MU/8cvROrXYtGHc/OI+zBjvU3cFke9n9tJTk&#13;&#10;fULp+BgdHqZ02z1qny91kbS+w/zu+v8AwWzZ6Xpf4P010S87/wASjLh0u8vn0jf7J8dtfq7f/A16&#13;&#10;IkpSSSSSlJJJJKUkkkkpSSSSSnjvrR/y707+sP8Aq12K4760f8u9O/rD/q12Kix/NP8AvOhzn8xy&#13;&#10;/wDsZf8ApaakkklK56kkkklKSSSSUpJJJJT/AP/X9VXGdb/xZYufluz8G+3CvskvNf0XE/Tds3Vv&#13;&#10;Zv8A8J+k2fyF2aSSnnvqr9ScL6sB76C63Is+na/V5/O2N/0bP9bFp9a6TV1rDswL3PbXaACWHa/Q&#13;&#10;7/Y/3fuq8kkp4TF/xOdIxbWXsuytzHBw97Bq3/i8dj1v/Wn6o4n1pqrpzH2sbW4uHpuDdSNvv9Rl&#13;&#10;zFuJJKeV+rP+Lnp31ayjmYll7rC0th7mlsH+TTTSujzsKnqFD8XJaH1WAtc09wUdJJT58/8AxP4+&#13;&#10;41V5uQzDcZNM6f5/83/7Lrtek9JxujYzMPDZsqYNB3/lPe78971cSSUs5oeC1wkHQgrherf4nukZ&#13;&#10;1htx3WYxcZLWEOr/ALFdjdzP+3fTXdpJKeJ6L/il6P0ywXXb8l7dQLI9Mf8AWK2+/wD696q7UAAQ&#13;&#10;OE6SSlJJJJKUkkkkpSyfrL9W8b6y4n2LLdYysPD5rIa6W7v32Ws2e/8AcWskkp8//wDGU6L/AKbK&#13;&#10;/wA+v/3lWt9Wf8XPTvq1lHMxLL3WFpbD3NLYP8mmmldUkkpzfrB0HH+sOG7Ayy4VuIMsO1wLTubt&#13;&#10;3Nez/oLkf/GU6L/psr/Pr/8AeVegJJKeExf8TnRsa5lwsyXFjg7a5zNp2ndtfsx2P2ru0kklKSSS&#13;&#10;SUpJJJJSkkkklPM531AwM6+zJssuD7HFxAc2JP7u+p6fp31CwOn5DMqp9xfWZALmx/a2VMXSpKP2&#13;&#10;oXdC25/pDmuDg9yfBw8HD/UUsjr31ZxuvbPtLrG+nMbCB9L971GWLXST5REhR1DXxZZ4ZCeM8E47&#13;&#10;SDyX/jadN/0l/wDnM/8ASC6bBw2YNDMasksraGguMugfvI6SbHHGGsRTLm5vPzAEcs5ZIx1HEpJJ&#13;&#10;JPaykkkklKSSSSUpJJJJSkkkklKSSSSUpJJJJSkkkklKSSSSUpJJJJSkkkklKSSSSUpJJJJSkkkk&#13;&#10;lKSSSSUpJJJJSkkkklKSSSSUpJJJJSkkkklKSSSSUpJJJJSkkkklKSSSSUpJJJJSkkkklKSSSSUp&#13;&#10;JJJJSkkkklKSSSSUpJJJJSkkkklKSSSSUpJJJJSkkkklKSSSSUpJJJJSkkkklKSSSSUpJJJJSlz/&#13;&#10;ANf/APkDN/4o/laugXP/AF//AOQM3/ij+VqSnx//ABW/+KTE/wCu/wDnnIX0Avn/APxW/wDikxP+&#13;&#10;u/8AnnIX0AkpSxPrR9UsL6z0CrLBD2SWWN0ewn/qmf8ABrbSSU8N07/FTi1ZDMjqOTdm+l9Bln0B&#13;&#10;H0d/ut3s/wCD/R1ruUkklPFdV/xTdK6rl25t1uSLLnF7gHs2gu/c9Wi1+z+2t7ov1Zxui9PPS6H2&#13;&#10;upO7V7pePU+lsfW2v0/5HpsWukkp4Af4lujAz62V/n1/+8y6vrf1dxuuYB6bkl4qO3VrveNn0Hb3&#13;&#10;+p/4ItRJJT5//wCMp0X/AE2V/n1/+8qLi/4nOjY1zLhZkuLHB21zmbTtO7a/ZjsftXdpJKUuc+s3&#13;&#10;1C6X9ZXerlNcy8CPVrO15H7tm5r67f7bF0aSSnzvF/xKdMrs3XX3WMH5o2sn+u/a7/vi7jpfScTp&#13;&#10;FAxcKttVTew7n997vp2P/lvVxJJSkkkklKSSSSUpJJJJTkfWb6tY31mxRhZbrGVh4fNZDXS0Ob/h&#13;&#10;GWs2fpP3FzWN/ib6PjWsubdlbmODh72ct935mOx67xJJSkzm7gQe+idJJTwB/wASvRiZ9bK1/l1/&#13;&#10;+8q636v9Bo+r+G3AxnPdWwkgvO53uO781tbP+gtJJJSkkkklKSSSSUpJJJJSkkkklKSSSSU8v/jE&#13;&#10;zfs/TPRB1ueG/wBlv6Z3/UMRPqL0b9nYAueP0uRDz5N/wDP8z9J/1xbPUek4vU2tZl1iwNMie3+a&#13;&#10;rQAAgcKL2/1nGe3DFvHmwOTHLQBiZZDlzy/f/wA2ukkkpWipJJJJSkkkklKSSSSU+Vf49P8AtB/1&#13;&#10;/wD91Fof4kv+TMj/AI//AL5Us/8Ax6f9oP8Ar/8A7qLQ/wASX/JmR/x//fKklPoqSSSSnjuvf4tc&#13;&#10;XqeWeoYd9mFkv+m6rhxP0n7N1bmPf+fssV76qfUbC+rJddUXXZNmj7bPpR+5X/o2/wDT/lro0klN&#13;&#10;Pq3TK+rYlmFcXNrtbtJYdr4/kPXHU/4mej0vbY27KlpBHvYOP5TMZj13qSSnF+tH1UxfrRQzGzH2&#13;&#10;MYx28em4NMxs93qMtZ/0Fm/Vz/Ft036uZYzsWy91gaWw9zS2HfyaqaV1iSSlLkfrD/iy6Z9YM1+f&#13;&#10;k2XtteGghjmBnsHpt2ttotXXJJKeb+qv1DwfqtZZbhvue6xoafUc0iAd30aqqV0ZAIg8J0klPDdY&#13;&#10;/wAUPR+oWG6g2YznGS1kGv8A7asb7P7Fnp/yE/Rv8UXR+nWC6/fkvBkCwj0/+2a/p/8AXX2VruEk&#13;&#10;lLNaGANaIA0ACdJJJSkkkklKSSSSUpc7jfUyinrlnX32usue0hrCBtr9rafZ/wBZZ6f/AFxdEkkp&#13;&#10;SSSSSnkfrL/i2weuZH26p78XKPL6+HH999f+k/l1vrUPq5/iywei5Iz77H5WS0y11n0Wu/0np+/9&#13;&#10;L/LssXYpJKUkkkkpSSSSSlJJJJKUkkkkpqdV6ZX1XGdiXFzWPiS0w7Q71zv/AI2nTf8ASX/5zP8A&#13;&#10;0gutSTJY4zNyFtnDzmfBHhxTljiTxVF5L/xtOm/6S/8Azmf+kFo9D+qOH0O51+O6xz3N2e8giJa/&#13;&#10;/B11/uLcSQGKETYGq/J8Q5rLEwnknKEvmipJJJSNNSSSSSlLP+sP/JmX/wARb/1D1oLP+sP/ACZl&#13;&#10;/wDEW/8AUPSU+CfUD/l/C/40fkcvotfOn1A/5fwv+NH5HL6LSU8h9Yf8W+J1bKPUMW6zDynfSfVw&#13;&#10;7+Xs/R/pP+LsVr6q/UTC+rb3ZLXPvy3iHW2fSg/S9Nv5m/8At2fy10qSSmr1Pp9fUsWzDtLmstaW&#13;&#10;uLDtdDv3Hri2f4l+jVuDhdlSDI99fb+rjLvkklON9Zfqti/WXFbh5b7G1tcHA1uh0tDme/1WXMf9&#13;&#10;P9xZX1e/xZ9N+r2Y3PxbL3WMDgA9zdnuGz3Nqpp3LrkklIsnGqyqnUXtD63gtc06hzT9Jq4HJ/xO&#13;&#10;Ype77Hl3UUvPur+mI/c37q//AAX1V6Gkkpxvqz9VMH6s0GjCaZeQXvdq95H0d7v5H5jFspJJKeI6&#13;&#10;1/ij6P1O030l+M9xkiuPTn/ibG+z/rT661DpH+KDo+BYLcg2ZLgZDXkCv/tqr6f/AFyz013SSSmL&#13;&#10;GNraGMADQIAGgACkkkkpSSSSSlLN+sPQaPrBhuwMlz21vIJNZ2u9p3/ntsZ/0FpJJKfP/wDxlOi/&#13;&#10;6bK/z6//AHlWl9Xv8WfTfq9mNz8Wy91jA4APc3Z7hs9zaqady65JJSlyn1m/xeYfXMgZ9VlmLmCJ&#13;&#10;sr/Oj/SM9v6T/hK7K11aSSnlvqx/i/w+gXnNfY/JzHaerZ2n6Xps/ef++99i6lJJJTg/Wj6mYH1o&#13;&#10;Y0ZYc21n0LGGHt/kfuvr/kLnGf4o67i1udn5F9DTIrJgf9N9/wD0K16Ckkpr4GBR02hmLisFdNYh&#13;&#10;rR2VhJJJSkkkklKSSSSUpJJJJSlk9e+rWN17Z9pdY305jYQPpfveoyxaySEoiQo6hkxZZ4ZCeM8E&#13;&#10;47SDyX/jadN/0l/+cz/0gi4n+L3p+Jcy9llxdW4OEubEtO782ldQko/Zxj9ENo/EubIo5Z0VJJJK&#13;&#10;VoqSSSSUpJJJJSkkkklP/9D06z6RUVKz6RWF1r659J6HZ6ObeG287GgvcP8AjG1Nf6f/AFxJTtpK&#13;&#10;j0jrmF1qr18C1trBoY0LT/wlb/0lf9tXklKSSSSUpJJM5waC5xgDUkpKXSXNWf4x+gV3/ZzlAumN&#13;&#10;wa81z/xzWen/AG/5tdFTcy9jbanB7HCWuaZaQfzmuSUzSSSSUpJJJJSkkkklKSSSSUpJJRttZS0v&#13;&#10;scGtHJJgD+0kpkksJ3136KMmvDbksfda8MaGTYNzjsZ+lpa+n6f8tbqSlJJLA6r9e+i9JsNORkN9&#13;&#10;QGC1gdYW/wBf0WvaxJTvpLN6L9Y+n9dYX4FzbNv0hq17f69VmyxaSSlJJJJKUkkkkpSSSSSlJJJJ&#13;&#10;KUkkkkpSSSSSlJJJJKUkkkkpSSSSSlJJLket/wCMvp3Tbzh4zX5eQDBbVq0O/wBH6v7/APxTLUlP&#13;&#10;XJLgm/42sfHds6jh5GMSCRImf+3fs66r6uddq+sGCzPpaWNfuG13ILXOrSU6aSSSSlJJJJKUkkkk&#13;&#10;pSSSSSlJJJJKUkkuE6Vg9eb9arsjI9X9nkviXfotkfq3p1btv7n5iSnu0kkklKSSSSUpJJJJSkkk&#13;&#10;klKSSSSUpJJJJSkkkklKSSSSUpJJJJSkkkklKSSSSUpJYv1V+tNH1nx35OOxzBXYWEOieGva/wBn&#13;&#10;9dbSSlJJJJKUkkkkpSSSSSlJJJJKUkkkkpSSSSSlJJJJKUkkkkpSSSSSlJJJJKUkkkkpSSSSSlJJ&#13;&#10;JJKUkkkkpSSSSSlJJJJKUkkkkpSwfr5/yFmf8UfytW8sH6+f8hZn/FH8rUlPkn+LH/xRYv8A13/z&#13;&#10;1eveV4N/ix/8UWL/ANd/89Xr3lJSkklV6l1TF6VScnNsbVUO7vH91jfp2P8A5DElNpJYHSfr30bq&#13;&#10;9wxsXIBtP0WuDq93/F+s1m/+p9Nb6SlJJJJKUkkkkpSS57qf1+6J0uw035LTYDBawOsj+u6lr2K/&#13;&#10;0b6x9P660vwLm27fpDVrm/16rdliSnSSSSSUpJJJJSkkkklKSSSSUpJJJJSklGyxtbS95DWtBJJ4&#13;&#10;ACy+h/WrpvXy9vT7fUdWJcNrmkD/AK6xiSnWSSVHL6707Bs9LKyaarIna+xjHQf5Fj0lN5JZf/Or&#13;&#10;o/8A3Oxv+3q//Si0q7G2tFlZDmuEggyCD+c1ySmSSSSSlJJJJKUkkkkpSSSSSlJJJJKUkkkkpSSS&#13;&#10;SSlJJJJKUkkkkpSSSSSny7/Hd/2g/wCvf+6q0P8AEx/ybkf8f/3ypZ/+O7/tB/17/wB1Vof4mP8A&#13;&#10;k3I/4/8A75Ukp9BSSSSUpJY3W/rj0roTxVm3hth12AF74/lsqa/0/wDris9H69g9cqN2Ba21o0MS&#13;&#10;HN/4yqz9IxJToJJJJKUkkkkpSSSzut/WHB6DW27qFnpte7a3QuJP9Spr3pKdFJBws2nPpZk47g+q&#13;&#10;wbmuHcf2kZJSkkkklKSSSSUpJJJJSkkkklKSVbN6li9PaH5d1dLXGAbHtrBP8n1XKp/zq6P/ANzs&#13;&#10;b/t6v/0okp1ElSw+t4Ge81YmTTc8CS2uxr3R+9srcrdlja2l7yGtaCSSYAA/Ockpkksv/nV0f/ud&#13;&#10;jf8Ab1f/AKUSH1p6OTAzcaf+Or/9KJKdRJJJJSkkkklKSSSSUpJJJJSkkkklKSSSSUpJJJJSkkkk&#13;&#10;lKVDr/8Ayblf8RZ/1D1fVDr/APyblf8AEWf9Q9JT4X9Q/wDl3D/40fkcvoNfPn1D/wCXcP8A40fk&#13;&#10;cvoNJSklj9b+t3S+gkMzrwyw6hgBe+P+Lq37P+uI/RvrDgddrNuBc20N+kNWub/xlVmyxqSnRSSS&#13;&#10;SUpJJJJSkklmdY+svTeiR9vvZUTqG6ueR+96NW+3/oJKdNJYPRfrv0nrt/2XCtLrdpdtLHN0H0vc&#13;&#10;9m1bySlJJJJKUkkkkpSSSSSlJJJnvbWC5xAaOSeElLpLCyfrz0TGtbQ7KY6xzg0Bk26uO33Po9St&#13;&#10;q3UlKSSWV1v609N6CB9vuFbnahoBc8/yvSq3v2fy0lOqksvon1m6d15pOBcLC36TdWvb/Wqs2Wf2&#13;&#10;1qJKUkqnU+rYnSKftGba2qviXdz+6xn07H/1FkdN/wAYHQ+p3DHoyQLHGGh7XV7j/IfcxjElPRJJ&#13;&#10;JJKUkkkkpSSSSSlJJJJKUkkkkpSSSSSlJJJJKUkkkkpSSSSSlJJJJKf/0fQPrD1MdJwsjNOvpVuc&#13;&#10;B4uj9Gz+3YuJ/wAW31ax87Ed1nqTG5GRlPcQbAHw0H03+2z8+231ff8AuLd/xnkj6v5e3n9H/wCf&#13;&#10;aNyN9QQB0HD28en/ABckp5LPxmfUv60Y12GPTw872PrGjGkn0n7W/uVPfTkf9uV/QXo+Tk1YlTr7&#13;&#10;3BlbBLnOMABeff439H9Oc36YtfHj/wBp16Dk41WXU6i9ofW8Q5rhIISU5Ff146Ha4MbmVbnGBrGp&#13;&#10;Vzqn1g6f0gtbnXsqL5LQ46mFwH1s+o7egZLOudKobbRUQ63GcNzQB/hav+D/APPH87/M/wA23XOq&#13;&#10;1f4w7KMDpWOC/aHXZFjdcZp+nSx3+vqf4L8+ytKe+6Z9ZOm9XeasK9lr2jcWtOu36O9cx/jX6tdj&#13;&#10;4VPTcYxZmv2GP3G7d9f/AF2y2r/rfqLoegfVTp/1fYBh1AW7A11h/nH/AJzt7/5b1yP+MLX6xdHa&#13;&#10;76Hqs54/nat6SnpMT6hdIo6eOnvx63+2HWFo9Vzvzr/X/nWP/c/0awP8WGZdg5GZ9Xsh277K8ms/&#13;&#10;yd3pXbf+D3+ld/16xegrznoPt+vWcGcGozH/AKC/+jElOt/jJ6bk34BzsbKsx/srXOLGEgWzs+m6&#13;&#10;uyrbs/64uZ+rX1N6n1/ptXUR1W+s27vZ73RsfZR/O/amf6L/AES7j6+f8hZn/FH8rVV/xY/+J3F/&#13;&#10;67/59vSU8lkdQ+sf1Burfn2nNwHu2ySX/wBj1Lf0+Pfs/m/8AvT8LMqzqK8mg7q7WhzT5O9ywv8A&#13;&#10;GHjsyOgZYf8AmtDh8WOY9U/8VVzregVB3DH2NHw3ep/39JT16SSSSlJJJJKUs/rfQ8XruN9kzQXV&#13;&#10;bg7Qlplv9VaCSSnyj6zfV/B6F9YOk04FYrY62su1Li4+rX9J1rnr1decf4wP/FJ0f/ja/wDz9WvR&#13;&#10;0lMbGCxpYZAcCNDB1XP9G+oHRukNhlAueeX3AWv/AOk302f9brXRLJ+srOrPxgOiurbfu1Nn7kO/&#13;&#10;m/ps9Tfs+mkp4XrXT6vq39bMB/S2ioZJaLK26N2vf9nu/R/mVen7/wDjKl6gvKehZFnSPrCH/Wqt&#13;&#10;5zrvbTeXA0t3fo2+nXU302/6Pfv/AEPqfzFX86vVklKSSSSUpJJJJSkkkklPLfWLruVdlt6R0sxc&#13;&#10;76b/AN38/a135m2v32P/AMz3qDf8X9Ng35ORa+794Ec/9cbZZ/4Iqn1NPr9XzL7NX+7/AKT/AHLt&#13;&#10;1XhEZbnP1a+kfuuzzWafIGPL8ufa4YQnmyRH6zNlyev5/wDNvAYOLmdL69j4d9zrGCSwkmCxzbPz&#13;&#10;HfQ+gug+tXS7cml2XVkWVehU921pO120er+a5i17cCi29mS9gNtYIa7uJQeu/wDJ2T/xNn/UPRGI&#13;&#10;RjIHb5osUueObPhyRHBkhGOHL6YcM5cfr/6byP1e6FldYxBlOzbmEuIgFx4/66pdQd1T6p213OyH&#13;&#10;ZOM8wQ+f8z9I6z0/+DfW9B+rf1ns6Vg+kMWy1jXOJeJ2/wDntye/JzfrvY2qpgqxqnS4l26J/Od+&#13;&#10;97P5tnpquDHgHDxe9/hOvKOccxM5xi/0dGU+P3PY9OP/ACfyfr/ce8ptbcxtjPouAI+BU1CmptFb&#13;&#10;amfRYA0fAe1TV95U1ZrbopJJJJCkkkklPKf4y+vWdG6Q70CW3XuFTXDloIc+2xv/AFtmz/ril/i9&#13;&#10;+rVHRemVW7R9pvYH2P8Azvf+kZR/UqZ/4Isf/HNjPs6bRe3Vtd0O/ttd7v8AoLr/AKtZrM/peNkV&#13;&#10;mWuqZ8nAbLGf9bs9iSmH1n6JX1zp12G5rXPcwmsn820D9DZu/M96p/ULpGT0bo9WJmN2XNLyWyHR&#13;&#10;uc97ffXuYuhSSU8r9b+p/WCi+vE6HjB4e2XXOghrp2+n+kcyqv8Af/SrGya/r10+p2Y++i5rAXOq&#13;&#10;a1u6B7nf9p6N/wD1vIU+pfWnrPXuqW9I+r2ypmOSLL3gHVp9Oz6bbWsZ6n6OvZU+2z+dR/8Amt9a&#13;&#10;ahvr6sHWfuvZ7P8ApNt/88pKd76n/WRv1l6e3NDdlgcWWNHDbG/ufyHMeyxQ+tF3XqhX+w66bJn1&#13;&#10;PUOo/wBHs99TP31zn+Jj/k3I/wCP/wC+VL0FJT5l0v8Axp5Tab682ptucLBXTTUCN7vc2z1P572M&#13;&#10;f+5/OKWZl/X1rRmBjGs59Fja3kD+o71cj/Mu9RS/xV4NFmd1HLcwG5lu1rjy1rjd6mz+uvSUlOb6&#13;&#10;/UbOmC1lbG9QNQPpuP6MXR7q3f2/5f8A1xcO/wCvPXeidRoxuvsoqpsG5xaNx9P3+5vpW2e/exel&#13;&#10;Lzf68YdOd9aum4+Q0PqewBzTw4b7XbXJKZv+sP1q+sgN/Q6G42J+Y+zZvsj/AMM76/d/wdXp/wDD&#13;&#10;rf8AqPm9dyarmdeq2PrcAx5AabPper7af0X6P2fpa/p+oula0NAa0QBoAE6SnD+tFvXKm1fsOuqw&#13;&#10;ku9T1Dx9H0vT99Tf9Jv/ALCwfqt9aus5PW7OjdXZUx1dReQwah36Gyv9J6ljP5u5d0vPum/+L3M/&#13;&#10;4hv/AJ7wklPoKzvrBm5eBg2X4FP2jIaBtr8ZO3833v8AT+nsWiuV+vX1vt+r7KcbCYLc3JO2sHUN&#13;&#10;/M37Pz3usfsqYkpx6Kfr51BvretRizqGOayf/PGb/wCCWK79U/rb1GzqVnQuuMa3LY3cx7dA8D3/&#13;&#10;AJn6P+b/AEldlf8A58QaPq19bctoty+pil512MaHBv8AJ/RtorWL0/E6jh/XTEr6pc3Iu9N5D2jb&#13;&#10;7PSytm/2V+9JT6ldcyit1tpDWMBc4ngNb7nuXnY+tX1i+tdz/wDm6xtGJW7b61gbLj/K9b1Wf9aq&#13;&#10;pf6f+EsXUfX31P2DmelO709Y/dlvrf8AgW9B/wAXBpPQMX0YgB27+vuf6u5JTzfUvrd9Zfqtjub1&#13;&#10;amu0vEVZDQNnqfuXsq9L/B/yKP8Arq6H6jdW611eg5fU2VNosaHUlmjnfv72b7Pap/4xzSOgZXrR&#13;&#10;BDdv9fcz0tqP9Q/+QsP/AIoflckpx/rT9fMjGzR0bolIyM46OJ1aw/S2bfZuexn8499npUqq/F+v&#13;&#10;lLPtHr49hGvogM3f1P6PUz/2bXK/U67rR6pmZXSqabskl3qG4xt3vc53p/pqPpvZ712f7S+vH/cP&#13;&#10;D/zj/wC9qSm59SvrwPrCX4eXX6GdTO9msOAOx762v99fpv8A52l66tebdE+q/Xn/AFjZ1vPpqoaS&#13;&#10;TZ6bhtP6P0PbV6l7/wBJ/wCpF6SkpSSSSSkGcchuPYcQNN4afTD/AKBfH6P1Nv5i88v+u/X+h5+P&#13;&#10;R11lFVFplxaNxFc7bH/orbF6UvOP8YWJVm/WHpePe3dW8hrm/vNL/opKZv8ArJ9Z/rLuu6DQMfDB&#13;&#10;IZZZt32R/wCGN9f/AG3V7P8ATLb+o+b1/IbfV16ra6stDHkNaX/S9X+Y/Q2MZ7P0ta6djG1tDGAN&#13;&#10;a0QANAAFJJTxP1p+vmRjZo6N0SkZGcdHE6tYfpbNvs3PYz+ce+z0qVVfi/Xyln2j18ewjX0QGbv6&#13;&#10;n9HqZ/7Nrlfqdd1o9UzMrpVNN2SS71DcY273uc70/wBNR9N7Peuz/aX14/7h4f8AnH/3tSU3PqV9&#13;&#10;eB9YS/Dy6/QzqZ3s1hwB2PfW1/vr9N/87S9E+sn1s6h0fJGPi9Mvy2bQ71Gbtsn/AAf6LHyVzvRP&#13;&#10;qv15/wBY2dbz6aqGkk2em4bT+j9D21epe/8ASf8AqRekpKfGv8X31ozui4ltOJ067Na6zcX17oad&#13;&#10;rG+l+ix8ld19X/rh1HquY3Fyel34tbgSbX7trdo3e71cbH+n9D6ayf8AEx/ybkf8f/3ypegpKcr6&#13;&#10;yWdVrxZ6Myt+RvEiw6bPdv2e6v8ASbvTWV/i8+s+X9ZMO3IzAwPZbsGwFo27WP8AznP/AHl1S8+/&#13;&#10;xMf8m5H/AB//AHypJSb639e+s/RHX5dNVH7PrLdrj7nw4sq97PVY/wDnbP8ARrq/q/1CzqfTsfMt&#13;&#10;AFltTXuDfo7nD3bFj/4zv/E7lf8AWv8Az7Qr/wBTP+RML/iGf9Skp5/629b+s/R3X5WPVj/YKoIc&#13;&#10;dX7TtZ72eqx+/wBT/g1Tq/xidR6tRTidGobf1B1Ydc6IppP9t3/ny30/+NXRf4xf/E/l/wBVv/V1&#13;&#10;qP8Ai6waMToeO6lga61u95HL3E/Sekpw+l5X10xOpU1dQY2/GscA8gV7K2f4V/q47a7GPqb/AKX+&#13;&#10;cWt9e+s9a6LV9r6ayl2LW2bXP1eHF2xu1m+v2Lq1zn+MX/xP5f8AVb/1daSnmen/AFo+tH1qoaek&#13;&#10;11Y7WCLLnAQ+z8/0GXet7P8ArVv/ABis9A+t3WOn9WZ0T6xNaX2/zdrQGyT/ADf81sqsqs2el/N+&#13;&#10;p6q6D6gsazoOGGiB6c/MlznLnf8AGCB+3+inv67f/PuMkp9CSSSSUpJJJJSkkkklKSSSSUpJJJJS&#13;&#10;kkkklKSSSSUpJJJJSkkkklKSSSSUpJJJJSkkkklKWD9fP+Qsz/ij+Vq3lg/Xz/kLM/4o/lakp8k/&#13;&#10;xY/+KLF/67/56vXvK8G/xY/+KLF/67/56vXvKSlLzXqVQ+t/1t/Z18uwsFhc5nZ7hs9X/Pvtqpf/&#13;&#10;AMFSvSl5z9Qvd9Zurl30vUsA+Hqv/wDMElN7/GD9T8J3S35mFSyjIxR6jXVtFfsZ/OMd6Wz6Ff6S&#13;&#10;v9zYt76m9Zd1vpOPmWa2Fu1/9dh9J7v+ubPUVr6xAHpeWHcehbP+Y9cz/ihJPRDPAufH3VpKd/N+&#13;&#10;t/SMC52Pk5VbLWaOaTqFZo65g5OK7PquY7GbO6wH2t2/T3rD+t3+L/C6/U+2prac0+4Wj850fQyP&#13;&#10;3mP/AH/5xcr0v6309C6bd0LqeEPtlfsFLWezJL/a19m387/hP8P/AIBJT27fr10JxAGZVJ05V7r2&#13;&#10;Dd1DAvxcZ/p221lrXGRBP9T3rkfqf/i4x6azm9YpY/ItO4VR+job9P0vT+hv/wDVf+kXepKeU+qv&#13;&#10;+L3p/RcZoyqq8jKI973N3tn9yht30K2/9uWLm/rbg0/VXr+BndLaKjkOLbKmaNI3VV2fovzfXZf/&#13;&#10;ANuVeovQ+r9XxujYz8zMfsqZ97j+bXW38+x64L6rYeT9cur/APOPOaWYlBjGYfFn83/2z/O2W/8A&#13;&#10;cr/i/TSU9/1TDfnYtuNXa6l9jS0WN+kwn89n0F5J0XoPUuq9Xyuk/tK9n2Xd+kl7t+1zaf5r7Sz0&#13;&#10;/wDtx69lXnP1L/8AFb1X/rn/AJ8Ykpr531R+tHQGnL6d1CzKDPcWEu3ED/ute/Jou/8APn+jXU/U&#13;&#10;X63t+tGIX2AMyaiBa0ca/wA3dX/wdq6VeW/UZv2P635+NVpUfW08IsrfX/mfQSU+pJJJJKUkkkkp&#13;&#10;SSSBnZtWBRZlXnbVU0ucfJqSnlfr/wBRtyfR+ruCf1nOMPI/weP/AIax/wDJs9//AFmu9Y/+LnBr&#13;&#10;6f17qWJTPp1exs8w1+xaf1BxLeqX5H1mzRFmSSylp/Mob7fb/W2en/1vf/hlU+pH/in6v/WP/VpK&#13;&#10;fQV5j1Do+J1n67W4ucz1KTSDtlzdW117fdS6t69OXBdc+ovUup9ds6jjZIxaX1tb6jCfV+j6dlbG&#13;&#10;M9P9z/TJKdX/AMbH6u/9xf8AwW3/ANLro8TFqw6WY9DQyqtoa1o7Nb9FeddX+pXV/q9S7qXSeoXW&#13;&#10;vqG57Hk+9rfdY76b6rv+JtrXXfUz6yD6ydNZmEBtoJZYBwLG/ufyHseyxJTuJJJJKUkkkkpSSSSS&#13;&#10;lJJJJKUkkmc4MBc4wAJJSUuksf8A539J/wC5Dfud/wCQS/539J/7kN+53/kEz3IfvR+1s/c+Z/zW&#13;&#10;b/wvI7CSq9P6pjdSaX4rxY1pgxOh/tq0nAg6hglCUCYyBhIbxl8ykkkkVqkkkklKSSSSU+Xf47v+&#13;&#10;0H/Xv/dVaH+Jj/k3I/4//vlSz/8AHd/2g/69/wC6q0P8TH/JuR/x/wD3ypJT6CqnVuoN6Zh3ZjtR&#13;&#10;TW58eO0btn9tW1zv+MIkdAy9vOwf9XXuSU85/i2+r1PVKLeudUY3IyMix202APDWtPvexlnt3Pt3&#13;&#10;s/4Ouv2IHW8Wv6l/WPEzcICrEzPZZW3Rg1ZXdtZ+5+lpvYz/AEjF1H+LgAfV/E28bXf+fLVzv+Of&#13;&#10;TGxHN+mLXR48NSU+hX3141brrnBlbAXOcTAa0fSc5Yzfr10JxDRmVSTHMLZvorya3U3ND63gtc0i&#13;&#10;Q5p+k1y82+t/1Bb0i5vWekUMsqqIdbjOG9m0fSsrZ+5/pWf4P+drSU991Tr2B0fb9uuZTvnbuP0o&#13;&#10;+kh9M+svTOrWGnCyGW2Abi1p12/vLguudcq/xgCjp3SscOvI3W3WN/orT/OsZZ/3/wD4v0/038z2&#13;&#10;31d+qHT/AKvMb9lrHrBm11p/nH/nP/qb3/mJKdpeR/Wl5+tYz+ryThYDRVj/ALr7HPr9fI/zP/dZ&#13;&#10;df8A4w+t24mKzpmFrm5x9JgHLWO9l1n8j/Rf+Cf4JA+svRquh/VG7Bp4rrbJ/eeX1utt/t2JKdb6&#13;&#10;h/8AIWH/AMUPyuVL/GL0zJyunnLxsqzG+ytfYWskC3T6D9llW3Zs9n85/OK79Q/+QsP/AIoflci/&#13;&#10;XP8A5Ezf+If/ANSkp8/+q/1Q6n9YenM6gOqX1F5cNnvf9Aur/nftVf8A57RMvK+sv1BtZdlXHNwH&#13;&#10;ENO5xf8A9b3W/p8a3/RfzlC6j/FZ/wCJ+n+tZ/1b1f8Ar3jsyOhZjX6gVFw+Nf6Zn/TYkp1unZ9P&#13;&#10;UsavLxzNVrQ5p8j+9/L/AH1YXF/4pLnWdCDXcMte1vw9tv8A1dr12iSlJJJJKUkkkkp5361/U+v6&#13;&#10;zXYjr7C2nHe5z2R/Otd6f6P1GvZ6X8z9P/hEH/xsfq7/ANxf/Bbf/S66hYP156z+xuj5GQ0xY5vp&#13;&#10;s/r2fo9zf+K/nv8AraSnlv8AFt0vFf1bP6jhM2YtZ9CkSXCJ3Wv32ue//A1Wf9fXd9YwD1LCvww7&#13;&#10;Z61bq90Tt3jZ9FZH+L3pP7K6Jj1uEWWj1X/Gz3s/8B9Ji6NJTx3T/wDFX0SjHZXlU+vc0e+zfYze&#13;&#10;7/iqr9jFzf1o+qHSaur4HR+nUenZc7fcd73/AKEf8dZb+ZVkL1VeffUp37f+sGf1w61V/oaT2j6G&#13;&#10;5n/WKf8A2ZSU+gpJJJKUkkkkpSSSSSlJJJJKavU8J2fjuoZY6ouj3t+kIK4T6p9WyaM9gvtfZRc5&#13;&#10;1XucXDeNrq3e7+vX/nr0Rzg0Fx4Gq836XgvyOhXX16WUX+o0/wBRtfqf+Bv3qtmsTiRuOKX+I7fw&#13;&#10;wxlgy48le3OeLFGx8k+Z48fuf+knr/rZn24uGK8ckX3vbUwjmXLE+oVV+WXZluRY7YSz0y4uaZH0&#13;&#10;37nKziZrfrD1XHsbrVjUixw8LrP8H/1v/wBFqH+LwgV5LB2sH/fkL48sT+j6uH/AX8H3fkcuOuHM&#13;&#10;BjyZTXqj94yTx+3/AOFcH/hj16SSStOCpJJJJSlQ6/8A8m5X/EWf9Q9X1Q6//wAm5X/EWf8AUPSU&#13;&#10;+F/UP/l3D/40fkcve+o5jcDGtyrPo1Mc8/Bg9ReCfUP/AJdw/wDjR+Ry9m+vRI6FmbefSP8A5kkp&#13;&#10;5X/Fx0KrrYv6/wBVY2+++1waHje1oH03sZZ7f+Br/wBFXT+jQfrNiVfUvr2H1XBaKsbIJZdW3RkS&#13;&#10;z1vZ9H3V2eqyv/TULpP8WAA+ruLHJNk/9u3LF/x0Afs7HPf1v++PSU+gXWsoY621waxgLnOJgNaP&#13;&#10;c97liD699CJj7ZVr5rYbW3IxxXcA5r2Q8OEhwcP0jXt/lLzr64/4vWYD29X6PS17aodbjOG9j2t/&#13;&#10;Prr/APPtP/XKvekp73qfXcDpLWPzbmVCydu4/Sj6WxB6b9Z+l9Vt9DDyGW2QTtB1gLgutfWKr6+V&#13;&#10;Y/Tel4wflOEvfY3TEb9G707f5X+l/wCK9n2n+Z7T6t/U3p/1erZ6FYdkNbtdcR73z/Of8X/USUy+&#13;&#10;uP1hH1d6bZmCDboysHg2O+h/mfzv/W1zv1K+o9WRUOsdbb9pzMn9JFnuaxrvdXuqd7H2vb+//M/z&#13;&#10;dao/46cjYzBqcJY59jnDx2eg3/0c9Eo6R9but0t6h9sbibxuqobLGtZ/g22NrZ/589dJT6Dj4WPi&#13;&#10;/wAxWyvSPa0N0/sLnvr/ANLyM3pz8jGyrMY4rLLSGT+l2M9T0n7LKv3Pp/8AgapfUb625mdkW9G6&#13;&#10;w3bn48ndAHqNb7X7tn6P1G7v8H/PVLoPrV/yPnf+Frv/AD3Ykp84+qf1T6n9ZMAZ46pfUS5zdnvf&#13;&#10;9H/hPtVf/ntGzbfrN9Qntybrzm4JcGu3EvH9R3q/psV/+jfXvp/89ro/8U3/ACE3/jbPyrZ+uWOz&#13;&#10;J6JmsfqBQ93zrb69f/glaSm90rqdPVsSvNxzNdrQ4eI/eY7+XW/2PVtcN/ieudZ0V7XcMyHtb8Nt&#13;&#10;Nv8A1dr13KSlJJJJKUqXWOkY/WsV+Flgmp8SAdp9p9RvuarqSSnyX6+/Vrp/QMrpjOn1en6lrt5l&#13;&#10;zi7a7F2bnWuf++9etLzj/Gz/AEzpX/Gv/wCqw16Okphfc2it1rzDWAuJ8m+5y83+oHS6/rTlZX1g&#13;&#10;6owXF1mytjxuYyB6n0H/AOhqfTVSu4+s5LekZpbyMa6P+27Fz3+KQAdCbHJtfP8A0UlOP9een1/V&#13;&#10;HqOJ17prBU0v2WsYNrHfnfzbfZ+np9X/ALb9T+cXpbHh7Q5pkESCuH/xwgHorZ5F7I/zbl1fQiT0&#13;&#10;7GLuTTXP+YxJTwPUcZv1p+uRwMyXYuIyRX2d7a7H/wDbl93v/wCBqXR/Wv6l9Mzum2tqorqtrrc6&#13;&#10;t7Ghha5g3sb+i/wSxvrj0XqPSOrs+s3SazcYAurAJOjfRc7Yz6VT6f8Atqz9Kq3UPr51H6x4z+n9&#13;&#10;MwrKn2NLbbHn2VMj9P79jNns/wAK/wD63V6iSnoP8WnXLOsdHabyXW0ONTnHlwaGvqe7/rVmz+wu&#13;&#10;rXnf+JetwwMmz803AD4ta3d/58XoiSlJJJJKUkkkkpSSSSSlnODQSTAHJWaPrP0wzGQzQSdVpOaH&#13;&#10;AgiQeQuFv6Jhu+sTMT0wKNm4sGjSQ1z1FklKNcNeo8Ore5LBhz8funJH2scs36vh+TF8702F9aem&#13;&#10;5pcKrh7AXHcCz2j8/wDS7E2J9a+m5lwx6rgXkwJDmhx/kPe1cz9buiYzOoYlVDBUMhwY4MG0fSYz&#13;&#10;dsb/AMYjfXfpGL07EpvxK21PZYGgtEEja9/vd+e79F+eozkyDivh/V/N/Wb0eS5PIcQic4POCXs3&#13;&#10;7f6ng/zv+c/WPbJKNbt7Q49wCpKy4Z0UkkkkpSSSSSlJJJJKf//S7v609MPVunZOE36dlZDf6499&#13;&#10;P/gq5r/FT1hmR0v9nPO3IxXOaWH6WxznWNft/kvf6P8AYXcWfSK5Lr3+LfpnWsg5k2UXu1c6ogbz&#13;&#10;++9j2v8Af/xf9tJTg/Wi1v1m+tGF03GO+vEO+0jUN1ZdkM/zKaav+Os9NekPe2sFziA0ck8LG+rf&#13;&#10;1SwPq1W5mE0l7/pWPO6x0fyva3Z/xbFf6t0ujq+K/CygTTYAHAHadD6jfc3+WxJTx31p+tVnV8of&#13;&#10;V3odjfWt0uvn2Vt/wldVn+k/f2f8TV+m/ms/qP1XyfqEWdX6NbvrY0NyKrDHqgfzljP+r2fzmP8A&#13;&#10;4PfXvW7T/iq6HTY2wMsJaQRNh7LZ+sP1XwfrHWyvOa4iskt2uLefpJKV9XfrNhfWLHGRiO1/OrP8&#13;&#10;4w/uvZ/6M+guW/xtYNraMXq1Ik4lvu+DzW6t/wD29Sxn/XVvdC+ofS+g5H2vDa8W7S2XOLtHfS9q&#13;&#10;3cjHryq3U3ND63gtc06hzT+akpqYnXMPKwR1NtjRjFm8uJ+iPz22fy6/oPYuK/xa1P6p1PqHX3Ai&#13;&#10;u15ZXPg53rvb/wBarZjK5Z/ih6Q60va+9tRM+kHDb/nOr9XZ/b9T/hF2GBgUdNoZi4rBXTWIa0dk&#13;&#10;lON9f7WV9Dy2ucAXVkAE8n+Ss/8AxcdRxcf6vYzbrq2FvqSHOa2P0t/7zlr/AFi+qPT/AKxms5zX&#13;&#10;E1TtLXFv0tu//qFj/wDjTdC/ct/7cKSnJ/xh/XDH6lj/ALD6S77TfkOaHGv3NgHf6ddjf5yyyxjP&#13;&#10;5v8Awa7P6q9G/YfTKMEwX1t95H77j6t3/gj1Dov1R6V0N2/BoayyI3mXv/7dt3uZ/YWwkpSSSSSl&#13;&#10;JJJJKUoW3MpbvtcGtHdxgf8ASU1m9e+r+J9YMcYuaCaw4PG07SHAOZ/1Nj0lPC/XzMot+sXSXssY&#13;&#10;5rbK9xDgQ39LX9Ny9GpzKMg7abGPI1Ia4O/6lcn/AONN0L923/twrR6F9Q+l9ByPteG14t2lsucX&#13;&#10;aO+l7UlOv1TqeP0nGfmZbtlNYBcYJ5Pps9rP5b0PpfW8Hq9fq4NzLW/yT7h/xlX87X/1xis5ONVl&#13;&#10;1OovaH1vEOa4S0hcVmf4n+j3vL6X3Ug/mtcHN/s+syy3/wAFSU5X+NHNp6zl4fScBwtyhYZLDu9P&#13;&#10;fsYxm9n/AG5Z/o/TXp65/wCrn1G6Z9XHG3FY59xEepYdz4/ke1ldf/W610CSlJJJJKUkkkkpSSSS&#13;&#10;Sng8sv8Aqt1o5bmk4uQTJHg877G/16bff/xa7CnrGFez1a76yzx3Af5276CLmYVOdUachgew9iuf&#13;&#10;f/i96a524OtaP3Q4R/063vUAjPGTwVKMtaP6Lqyz8tzcYnmDkw58UfbOTHH3IZoQ+T/qjcH1tw7c&#13;&#10;xmFj7rnPMFzBLG/2vz/7CtfWC5lfT8hrnAF1NkAnn2u+ip9M6Jh9KaRi1hpPLuXH+25B6t9XMPrD&#13;&#10;22ZIcXNEAgxonVPhN8Jkf+awCXKjPEw93Hhx/NOX6zLknH+o531CtZ+zW17hv3u9s6/5qzOq0O+q&#13;&#10;nU29Qxx+qXGHtHA/0lf/AKOo/wAxb3T/AKodP6de3Jpa71GTEuJ5G1aWdg09Qpdj5Dd1buQmDHIw&#13;&#10;APpnD5JNmXO4o81PJHjy8tzV/eMU48H85+5/s/0GePk1ZTBZS4PaQDIM8oqzukdBxejh4xQR6kbp&#13;&#10;O76P0f8Aq1oqeN1ru5mUQEyMZlLH+jKY4JqSSSRY1JJJJKanVul0dXxbMLJE1WtgxyP3Hs/l1v8A&#13;&#10;exebYmP9ZfqFY+jGpObgFxc3aC/+3tp/TY1n+l/wK9USSU+bWfWv619dH2fp2AcXdobHhw2/1Lsl&#13;&#10;tNP/AIHZYuz+rHScnpOC3Hzb3ZN8lznuJdq7/B1us/Semz+WtZJJT5hk4nWPqT1jIz8HGdl4eW4u&#13;&#10;IaCSNzvV2O9JtllL6Xv9lmx9Vlf/AAn83cs659Z/rS37LhYZ6fS/R91hduDfz/RfYzH/APAafU/4&#13;&#10;StehpJKfMfqD+2fq5aemWdPsfTbf7rjLGsb7afV+j6b2N2er/OLqvrP9YuqdKvZVgdPfl1uZuL2k&#13;&#10;w10ub6W1ldn9f+2ukSSU+SfVbN699XX5L29Lut+0vDzIc3b9P2/zb9386u7+q/X+pdWfY3qGC/Da&#13;&#10;wAtc4n3k/me9la6BJJTQ65nZPT8N+Rh0HJubEVtMF0na79/6C8z6pm9e6j1bG6uel3NdjCAyHEO1&#13;&#10;e/8AnPT9v84vW0klPFYH1y67kZFdNvSLK63va1zyXexpO19vvp2/o12qSSSnkOtfWzrWDl2Y+L0u&#13;&#10;y+ph9tgJh+n0/wBHU9cnj5vXqOu3dd/ZdxdcwM9OHQIbTVu9X0/+6/7i9bSSU8n0D609Y6jmMx8z&#13;&#10;plmNS4Om0kw2Bub9Otn03fo1V/xjfVvOz3Y3VOljfk4jp2d3AFl1b6v33VWM/m/8Iu2SSU+eVf4w&#13;&#10;PrBktFFPSLBk8Fzg8Vh38quyqr0/+uZSxrek/WTpHWaOt5NDs68tc5za52sLm2432XfW1+z0a3+p&#13;&#10;/r6i9cSSU0en22dSwWPzaPRfawiylx3bZ9jq3/12Lhv+Zv1g+rN73fVy5r8Wwz6VhHt/7e/R/wDX&#13;&#10;q7K7V6OuX+tX1yyPq/kMprwbcmtzZNjSQ0Gf5pu2q/3/APbaSnjvrV0Hr+Z067qPX72tZQ0GuiuI&#13;&#10;3ucyrdZ6f6P/AAn/AA1i7v6h/wDIWH/xQ/K5cb1jq3XPr3UOnYeC/GxnOabLLCYIad384+uluxj/&#13;&#10;AH+nV61q9F6T05nS8OnCrMtpY1k+O0fT/tpKeG639Wuq/V7qr+u9AYLmWybqe/u9936P/CMss/Ss&#13;&#10;9L9LVZ/waN/443VXt9Ovo2R63EHftH/ssu+SSU8X9XK/rVn5zc3qr242I2f1dobL5Hs/0r2fv/pr&#13;&#10;/U/4NdokkkpSSSSSml1rNyMHDsyMSk5FzANtQMF+rW/9Bv6ReY9azevdW6lidTPS7mHEIIZDjvh3&#13;&#10;qfT9P2L1tJJTxGJ9dOvXXMrs6PY1jnAF0u9oJ9z/AH0/mrt0kklPnfW/q11X6vdVf13oDBcy2TdT&#13;&#10;393vu/R/4Rlln6VnpfparP8Ag0b/AMcbqr2+nX0bI9biDv2j/wBll3ySSni/q5X9as/Obm9Ve3Gx&#13;&#10;Gz+rtDZfI9n+lez9/wDTX+p/wa7RJJJT5Z08dZ/xfZWRRThvzMK125jmT/1v31MyPSfs/na7a/8A&#13;&#10;i1cf9YPrh193p9PxPsNZ/PsGv/bmW33f9YxV6OkkpDhstrorZkOD7gxoe4CA54H6SzZ+bvevMMFv&#13;&#10;Wv8AF/mX1UYjsvBtfubsB/63+kpZd6Nmz2WMtrXqqSSny36y2/WX634Dy3DdjYte13pGTde6dnta&#13;&#10;5lVmyrf638zX/wBcXUf4v8vqDsIYWdiPxhjMYxj3f4XTa79G5rNv0V1SSSnzr64da651OnK6VX0u&#13;&#10;30nOLG2iXS1jtzLfbXs/Sen/AKRB6H9ZPrB0fBpwW9IteKW7dx3Cf7PpL0tJJTQ6Fn5PUMNmRmUH&#13;&#10;GudM1uMlsHa39z6f01zn+MjI6jbiO6bg4b8hmQz3Ws12Frmv2ekxv8hdkkkp5H/F3ldQGIOn52G/&#13;&#10;HbjsAbY+R6mrv8G9q5n63Xda6l1fHya+m27MC4lhEuFwY+uxr97Wez1PQ/4ReqJJKaXRsy/Ow68j&#13;&#10;KpOPc8EuqJks12/9Nv6RXUkklKSSSSUpJJJJSkkkklKSSSSUpJJJJSkkkklKSSSSUpJJJJSkkkkl&#13;&#10;KSSSSUpJJJJSlg/Xz/kLM/4o/lat5YP18/5CzP8Aij+VqSnyT/Fj/wCKLF/67/56vXvK8G/xY/8A&#13;&#10;iixf+u/+er17ykpS82bY36sfXOx+QdmNnsO15+iHP2P97v8Aw1T6f/XV6Ssv6wfVvC+sNH2fOZuA&#13;&#10;MtcDtew/vVP/ANa0lOV/jH63V0vo11ZcPVyGmpje7t/suf8A1GUqz9Qukv6T0XHotEWOBscPA2H1&#13;&#10;dv8AYr2MWd0j/Fb0rpuQ3JebMhzCNgtILGx9D2Vsr37f5f6P/g12KSnC+tP1vw/q5juttcH3cMqB&#13;&#10;97nfyv8AR1/6SxcjjfUHK+smM/rHUcgs6jeQ+nafZQ1v83S7b/6L/o38u31V0HUP8WfReoZFmVay&#13;&#10;z1LXF7oeY3O9z1sdK+rmF0nCd07GaRQ/duBcSTv9tnv/APIJKeb+qH16Nth6R1pza86o7RZI9O6P&#13;&#10;+F/m/W/8/f8AQXWdV6pj9JxbM3KdtqrEk9/5LGfy3v8AYxcx/wCNN0GfoWf9uFdF1XoOJ1bD/Z+S&#13;&#10;0mj2wASCNn83tekp82w3P/xhdQOZ1SxtHTaHQykvDS/+R/705H/Wqf8Agu/zfrL0jodVVbrWNrc4&#13;&#10;VsbX7tv9in6FTFj/APjTdC/dt/7cKJjf4reh41rLmssLmODhLzEtO5JT1rnBoLnGANSSvNPqdmUV&#13;&#10;/Wrqdj7GNY7fDi4Bp/SM+i5eidRwKepY1mJkAmq1pa4Axof5S5X/AMaboX7tv/bhSU6fXfrv0ro1&#13;&#10;LrH3sstA9tdbg97j/wBb/mv+MsXOf4rOj5D35PX8xu1+WTskRLXu+0X2/wDF22+n6f8Axa2sH/Fp&#13;&#10;0HCeLBj+o4ceo5zx/wBtfzLv7da6drQ0AAQBwElLpJJJKUkkkkpSzfrH0VvXun29Pe81i3b7gJI2&#13;&#10;OZd9H/ra0kklPnp/xa3YdYB6vfVU2ANSxo/dZ/SNi5b6v/VevqfV8zBtznNZW+C+dcmH/nfpPdu+&#13;&#10;n/hl6z1/6v4n1gxxi5oJrDg8bTtO4BzP/Riwaf8AFV0Kl7bAywlpBgvMaJKewVCjr3T8i52NVkVO&#13;&#10;uYS1zA8bw4fSbsV9cl1v/Fj0jrFzskh9NryXONbgA5x/PdXa21n/AG36aSnU+tX1hxOh4NtuS9u8&#13;&#10;sIZXPuscRtYxtf7v76wf8UfTrcPo5ttBHr2l7Qf3IZU1/wDb2PT9N/xSdGw7BbabciDIa8jZ/aZU&#13;&#10;yvf/AJ67VjGsaGtADQIAHACSl0kkklKSSSSUpJJJJSkkkklKUbGCxpY7VrgQfgVJJJWzzn/MLpf7&#13;&#10;r/8AOS/5hdL/AHX/AOcujSUfs4/3Ytz/AEhzf+dy/wCO0Ok9FxujsdXiggPMmTKvpJJ4AAoaBrTy&#13;&#10;SySM5kznL5pSUkkkisUkkkkpSSSSSny7/Hd/2g/69/7qrQ/xMf8AJuR/x/8A3ypZ/wDju/7Qf9e/&#13;&#10;91Vof4mP+Tcj/j/++VJKfQVQ69079qdPyMMc21uaP6xH6P8A8EV9JJTwv+KfqzX9Pd0m07cnFe8F&#13;&#10;h+lsc7f/ANC/1WWKh9dLW/WT6w4PRsY720OL7iOGyWWXM/r1UUf9uXemug+sH+LrpnXL/tbi+jIP&#13;&#10;0n1EN3/8Yx7X+/8AlsV36tfU7p/1aa4YbSbH6Osedz3D9z8xjGf8WxJTtucGAucQAOSVw31r+t1m&#13;&#10;fkN+r/QntOTd7bLg6GUt/PbXb/pdv7n0P5ur9Z/m+w6n06nqmNZh5IJqsEOAO0/5zVzDP8VHQmOD&#13;&#10;tlhgzHqFJTidQ+qOT9R219X6NdvNTQ3IreYFw/wjq2/+iP5yv6dS7T6tfWnC+seOLsV0PH06yfew&#13;&#10;/wDfmf8ACqf1g+rWF9Yqm05zXFrHbm7XFpmNqo9E+oHSuhZIzMRr/VaCAXPLgN3td7UlNf60/UT/&#13;&#10;AJwZ1fUGZT8ayusVjYNdDY/e2z1KnM/nlyf1s+ptnSun3W29VtucxoPovd9OXN/Mde/+v/Nr1dc1&#13;&#10;1n/F70nrWU7Nymv9Z8bi15aPaPSb7f6jElOP/iw6BXj0s6n9pddZZSGemTpS0u9X0/pv/wBH/wAG&#13;&#10;uh+u1rK+i5Ye4NLqXgSYk7fotTfV76mdN+rtj7sFrg97dpLnF3tnci/WL6qYH1kFYzmuPpF20tcW&#13;&#10;/T2+p/57Ykpwv8WXUMbH6BS262thDrCQ5zWx73/vKh/jD+ueLl4p6N0t4ycnILWn0/e1rZ+g17P5&#13;&#10;y23+b2VrS/8AGm6F+7b/ANuFbPRvqf0nobvUwqGts/fJL3/2bLt/p/8AW0lK+p/RD0LpVGE+PUaN&#13;&#10;1kf6R59Sz/tv+a/sLZSSSUpJJJJSkkkklKXnH+MOw9c6zgfV6sy3cLLY8/8A0li132f9dXo6xMb6&#13;&#10;o4mP1azre6x+TYIhxBY3Rlf6Jvp+p/N1+n/OpKdprQ0AAQBwE6SSSnn/AK+9Z/Y/Rr7mmLHj0mf1&#13;&#10;7PZ7f+Lr9S7/AK2gf4uOk/szodAcIfdNzv8Arn81/wCy/oq79Zvqpi/WauunMfY1lTtwFZDdxjb+&#13;&#10;k9Su1bLGCtoa0Q0CAPJJS6SSSSlJJJJKUkkkkpSSSSSkGdc2ih73kABp5MdlzH+L51T+n2UWEEvt&#13;&#10;cNpOpaWU/mroerdHx+r1CnJBLWu3CDGv0VQw/qZ07CuZkVtdvYZEuPKhlGRmJADhj/3To4MuCPKz&#13;&#10;xSlkjlyyjP0w9MfZ/m/02z0vouH0Jj/R9oeQXOefD6DdywPqDaxluZVI+m3br9L+e+ium6r0nH6t&#13;&#10;SKMkEsDg4QY9w/8AOln4f1M6dhXMyK2u3sMiXGJQMJCUeER4Yf8AdLsfM4pYMwzzyyz8zwa8PH/M&#13;&#10;fzfr43cSSSU7mKSSSSUpUOv/APJuV/xFn/UPV9UOv/8AJuV/xFn/AFD0lPhf1D/5dw/+NH5HL3jq&#13;&#10;+COo4V+GdPWreyfDe3ZuXg/1D/5dw/8AjR+Ry+g0lPA/4p+phmLb0bI9mVjWO9h52k+//tq/1PU/&#13;&#10;62qn+MC1v1i6zg9BxjvLHl10a7d23fu/l049Vtn/AFxi6L6xf4vem9eu+1v305B5fUQ3dH+la9r/&#13;&#10;APPVr6s/Uvp/1aDnYjXOteIdY87nkfue3YxjP6iSncc4NBJMAclcR9bfri6+5vQuhva7Mv8Aa60O&#13;&#10;9lLT/wAL/ptn/bX5n6ddh1DAp6jj2YmQCarWlrgDGh/lNXKj/FN0EGdlh8vUKSnFz/qVk/U2uvq/&#13;&#10;Rr911LYvY8w28fSs2N/91/p/6H9YXY/Vf624f1lxxbju22j6dRPvYf8A0ZV+5aj9e+reF1/Hbi5r&#13;&#10;XGtjg5u1xaQ4DZ/1D1ndF/xfdJ6JlNzcVr/WYCGlzyQNw9N3t/qOSU43+ODpNmZ06rMrG44zzujt&#13;&#10;XZ7Xv/7crpXW9G65idWwmZuO9vploLhI/RmPfVb/AKP01ftqZcw12AOY4EEESCD9JrmriMz/ABQd&#13;&#10;HyLTZW+6lpMljXNLR/xfq12PZ/4IkpzehXs639db8/D92PUwgvH0XQxmJ9L+XZ/Nfv1VLtPrdayv&#13;&#10;o+ZvcG7se0CTEuNdnsai9C+r2F9X6Ps+Cza0mXE6vef3rbEL6w/VfB+sbGV5zXEVklu1xb9L6SSn&#13;&#10;nP8AFZn42P0NrbrWMIseYc4N7/ykH/GD9dsS3Df0nprxkZWRDD6fva1rj7276/5y63+Z9KtXv/Gm&#13;&#10;6F+7b/24Vr9G+pnSOiP9XDoaLR+e4l7x/Ufdv9P/AK2kpj9SOhO6D0mnEs/njL7P67/ds/60zZV/&#13;&#10;1tbqSSSlJJJJKUo2WsqaX2ENaOSTAUlQ630XG65iuw8wE1OIOh2mW/RSU8F/jTzKL8vpZqsY8Nsf&#13;&#10;O1wdHuxPpbV6LTnY97tlVjHu5hrg4/8ARXKf+NN0L923/twq70X/ABfdJ6JlNzcVr/WYCGlzyQNw&#13;&#10;9N3t/qOSU9BlY7cql9D/AKNjS0/Bw2LgP8Veb+znZXQMshmTVaXNB/O09K70v6nper/11eiLnPrJ&#13;&#10;9Q+m/WKwZF2+rIED1KyGuMfQ9Te17H7f+3P5aSnnP8aGV+2MnD+r2IQ659oe8DXZp6dW/wD63Zfc&#13;&#10;/wD4Neh01NpY2tn0WgAfALB+rX1G6d9XHm7HDrL3CDZYdzoP0m17WsYz/q10KSlLhv8AGD9caqsZ&#13;&#10;3SOnOF2bkfoy2v37Gv8AZY32f4ez+bZV9P8AwivfWH/F5i9fy3Zd+RkMLgAWNcNg2jZ+jY9ns3f9&#13;&#10;Wrn1f+o/Svq871cWsuuiPUsO9/8AY/wdf/Wq0lM/qZ0A/V/pdWG+PV1fYR/pH/T/AO2/5n/ra3Ek&#13;&#10;klKSSSSUpJJJJSkkkklKXHWZFX/Ohr97dvpxMiPov/OXXvYLGljtQRB+a5//AJhdL/df/nKLLGUq&#13;&#10;4a9MuJv8jlw4vc90zj7uKWCPtw4/539P52n9b3BvVOnOJgCwEn+3Sif4xHB3Tay0yDc2CP6ly1up&#13;&#10;fVvC6kytl7TFI2sgke32/wDkFLJ+r+HlYbMCxp9GuC3UyC3+V/bTJY5HjGn6zZnxc5hgeXkePi5U&#13;&#10;y9wcP6E5zn++3cWxtlTXMIIgagyiqn0rpOP0mk0YwIYXFxkzqf8AzhXFOLrXdzMnDxngJlC/SZem&#13;&#10;SkkkkVikkkklKSSSSU//0/TrPpFRVlJJTWSVlJJTWSVlJJTWSVlJJTWSVlJJTWSVlJJTWSVlJJTW&#13;&#10;SVlJJTWSVlJJTWSVlJJTWSVlJJTWSVlJJTWSVlJJTWSVlJJTWSVlJJTWSVlJJTWSVlJJTWSVlJJT&#13;&#10;WSVlJJTWSVlJJTWSVlJJTWSVlJJTWSVlJJTWSVlJJTWSVlJJTWSVlJJTWSVlJJTWSVlJJTWSVlJJ&#13;&#10;TWSVlJJTWSVlJJTWSVlJJTWSVlJJTWSVlJJTWSVlJJTWSVlJJTWSVlJJTWSVlJJTWSVlJJTWSVlJ&#13;&#10;JTWSVlJJTWSVlJJTWSVlJJTWSVlJJTWSVlJJTWSVlJJTWSVlJJTWSVlJJTWSVlJJTWSVlJJTWSVl&#13;&#10;JJTWSVlJJTWSVlJJTWSVlJJTWSVlJJTWSVlJJTWSVlJJTWSVlJJTWSVlJJTWWD9fP+Qsz/ij+Vq6&#13;&#10;dc/9f/8AkDN/4o/lakp8d/xY/wDiixf+u/8Anq9e8rwj/Fb/AOKTE/67/wCechfQCSmskrKSSmsk&#13;&#10;rKSSmskrKSSmskrKSSmskrKSSmskrKSSmskrKSSmskrKSSmskrKSSmskrKSSmskrKSSmskrKSSms&#13;&#10;krKSSmskrKSSmskrKSSmskrKSSmskrKSSmskrKSSmskrKSSmskrKSSmskrKSSmskrKSSmskrKSSn&#13;&#10;yX/Hd/2g/wCvf+6q0P8AEx/ybkf8f/3ypVP8en/aD/r/AP7qLQ/xJf8AJmR/x/8A3ypJT3iSspJK&#13;&#10;aySspJKaySspJKaySspJKaySspJKaySspJKaySspJKaySspJKaySspJKaySspJKaySspJKaySspJ&#13;&#10;KaySspJKaySspJKaySspJKaySspJKaySspJKaySspJKaySspJKaySspJKaySspJKayodf/5Nyv8A&#13;&#10;iLP+oethZ/1h/wCTMv8A4i3/AKh6SnwP6h/8u4f/ABo/I5fQa+ffqB/y/hf8aPyOX0WkprJKykkp&#13;&#10;rJKykkprJKykkprJKykkprJKykkprJKykkprJKykkprJKykkprJKykkprJKykkprJKykkprJKykk&#13;&#10;prJKykkprJKykkprJKykkprJKykkprJKykkprJKykkprJKykkprJKykkprJKykkprJKykkprJKyk&#13;&#10;kp//1PVVz3Xvr70foNv2fLum7uxgL3N/43Z7a/7a0PrD1QdH6dkZ3Jqrc5oPd/8Agm/2rVxv+K76&#13;&#10;t0ZGC7rOext+Vlve7dYA8hoc6t30/wA+231d6Snseh/WLA6/Ubun2ixrdHDh7P8AjKn/AKRi0l5f&#13;&#10;1fGr+pf1qxMrDAqxM72WMGjAS5tV21n7lfqY+SvSszMpwaX5GQ4MqrG5zjwAElJklzlX+MT6v2vF&#13;&#10;bcxm5xAEh41P8p1av9Y+s/TehljeoXtqc8EtBBJIH/Ftekp1FF721tL3kNa0SSdAAPznLK6P9a+l&#13;&#10;9bsdTgZDbbGt3FoDgds7N/6RrFzH+N3qt1WHR0rGMWZtm0x3YzZ+j/67dbT/ANNJTo2f40/q/Xf6&#13;&#10;BvJgwXhjjX/25t/6f0F1OPkVZVbbqHB9bxLXNMtcP5LliYf1H6Tj9PHTXY9b2bNrnFo9R7vz7/V/&#13;&#10;nPV/89f4Ncx/ityrenZed9XL3FwxnudXP7od6N39iz9Bd/12xJT6MkuP+v8A9VrOrVHPry7aPs1L&#13;&#10;zsZ9B+0Ou/fr2P8AzFxf1K+peT9aMA5z+oX1EWOZtEu+iGO3bvWZ++kp9kSXkf1j+oNvR+m39Rq6&#13;&#10;ndcaI9usTubU5jntvft2716J9T7n39Fw7LXFz3UMJJMk+385ySnYSSSSUpJJJJSkPIyKsZhtve2u&#13;&#10;tvLnENaP6z3oioda6Hh9dx/smczfVuDokt9zf5VexJTln/GF0M5VeFVkC2617a2+mHPbuefTr/TN&#13;&#10;b6P0/wCWujXkv1r6Dg9E+sXR6en1NqY66skCTuPrVfTfZve9etJKUh5GRXjVuuucG1saXOceGtb7&#13;&#10;nuRFxH1+zLeq5GP9V8JxFmUQ+9w/weO0+7/tzZ/4H6f+HSU731e+t3TfrJv/AGfYXOrje1zXMI3f&#13;&#10;Q+n7fzFsrzT/ABX4teH1rrGNSIrqt2NHg1lmTWxelpKUkkkkpSSSSSlJJJJKUo72ztkbvDuuV+tn&#13;&#10;U8q7Np6Lgv8ASdcJe8c7Tu9v+bW96Yf4uMHZrbd6vO+R9L97ZsURyEkiI4uHfXhb8eUxxxxnnyey&#13;&#10;cw48cIY/el7f+cn8j1qS4T6p4eV07r1+NkudYRUfeZ9zZq9C33fyPZ/4Gug+tf1gHQ8T1GAG6w7a&#13;&#10;wfH86x38mtKOUGJlIcPDujLyMo544MUvfOaMJwlH0cXuOy57WCXEAeacGdQuM6f9SHdTYMvrN1r7&#13;&#10;rBO0GNgP5jtzX/5lfp+mq/Uum5f1Mc3N6fa6zE3APrefH97b7Pf/AKXZ+jQ92QHEY1Dz9TKORwzn&#13;&#10;7WPMJ8x8sY+3wYMmT/Nwz/8Art7xJV+n5tfUMdmTSZZY2R/5H+wrCmBvUObKJiTGQqUfTIKSSSSQ&#13;&#10;pJJJJSlxHVP8aONVkuwuk41vULmTu9Kdmn7j2Mvss/r+j6a6T6zNvf0rLbiz6xosDI+lu2u+h/L/&#13;&#10;AHFxP+KPrfSsbppxXWV1ZZsJeHkMdZ/oXMe/+d2M9mz8xJSS/wDxwNwWubn9Pvx8iJbW4wHa/wCk&#13;&#10;urosZ/7D2LvOm5zeo4lOYwFrbq2WAHkCxrbf+/LL+tf1cx/rX092KXgOkOrsA37Hj/ybP0b1odG6&#13;&#10;d+y8GjC3b/RrazdEbtg2btqSngcLrf1l6d9ZcbpPVcmuyq8F+2tjNuwi/wBP3+hVez30fvr0teU/&#13;&#10;4wup2dK+tuFl01m6xmO3ZWPz3vdmU1s/z7Fdy8f6/Gs54upaQN32dgaXAfS9PY+iyuz/ANi/USU+&#13;&#10;kpLmfqD9bT9aMA3XNDMip2ywD6JMbmWs/wCMW51T7V9lt+wbPtO0+nv+hv8Azd6Snjf8Z/R+udTd&#13;&#10;i/sf1Cxm/eGPFcPPp+k9/vq/l/8AFruqg4MAeZcAJPmvLutfWf63/V00v6gcfZa8NG0B39b6K9TS&#13;&#10;Upc/9dvrU36rdPOWGh9r3BlbTwXn3brP+DrY3/0WtzJdYyp7qWh1gaS1pMBzo9jN39ZeK/X7qn1j&#13;&#10;yqaH9bxK8equyWFn5z4+g/8AWcj81iSnphX/AIwMysZLLKaNwkVRXuE/8bTkf9O9dp9Wz1M4LP2y&#13;&#10;GDL13bIiJ/R7tn6Pf/xa47/nF9e//K2j7j/73rvMC3Isxa7MpgZkFgL2NMhtkfpK2P8A66SnO+tv&#13;&#10;1mr+rGF9usrNoL2sDQdurv5X9ha2Pc3IqZc36L2hwnwcNy8g/wAYX1n6t1Tp/wBnzumvxKRa0ixx&#13;&#10;J1As21fzVbFuYP14+sNWPWxnRrXNaxoDpd7gB9P+ZSU+jpLH+rHVs3q2M67qGI7DsDy0McZ3Nhv6&#13;&#10;X3Nre1bCSlJJJJKUkq/UM+npuPZl5LttVTS5x8gvO8T6yfWj652Pf0UMwsJrtoseA4u/tvrv32f+&#13;&#10;F6v0X+mSU+mJLzTPzfrl9U2fbMqyrPxG6vAGrB+87ZVj3M/4z9PXX+eu16B9YKfrF08Z2DoXAja/&#13;&#10;8y0f4K7Z/r6SSnWSXnnQPrP19n1hZ0XrBphzHOIYP5Lra9tn9hdL9a/29tq/YPpTLvU9Tn830fT/&#13;&#10;ADf9J6n/AFtJTvJLjP8AFx9Z+odeGWzqWw2Y9jWgsG3n1N//AJ6Vn6zfWfq/SsoUYHTbMqraHeo0&#13;&#10;mJP+D2112fQSU3Pqf9bavrVjWZNNbqhXYWQ4zOjbGv8Ab/XW8vFP8Xf1j6r0jDtq6f09+Yx1u4va&#13;&#10;Xe121jfT9ldi736vfWvrPUsxuPm9LsxqXBxNriYZA3M/nKq9+936NJT1ySSSSlJJJJKUkkkkpSSS&#13;&#10;SSlJJJJKUkkkkpSSSSSlJJJJKUkkkkpSSSSSlJJJJKUkkkkpSSSSSlJJJJKUkkkkpSSSSSlJJJJK&#13;&#10;UkkkkpSSSSSlJJJJKUkkkkpSSSSSlLn/AK//APIGb/xR/K1dAuf+v/8AyBm/8UfytSU+P/4rf/FJ&#13;&#10;if8AXf8AzzkL6AXz/wD4rf8AxSYn/Xf/ADzkL6ASUpUur9aw+i0HJzrW1VjSTy4/uV1t99j/AOor&#13;&#10;q8xzqh9cfricHI92F09hJZ+a5zdnq7v6+TbXW/8A4GhJT1HR/wDGL0TrF4xaLttrjDRY0s3n/g3v&#13;&#10;9m7+R9NdMuI/xjfVLDyOkWZWLUyrIxW+ox1bQw7Gfztf6P8AM9L3s/cWz9R+tO650fHy7TNpaWPP&#13;&#10;8us+i5//AF3Z6v8A1xJTvJLC6h9eeidNvdi5WUxlrDDmw50H/rbHq3jfWLp2VhO6lTe12Kyd1msN&#13;&#10;2/T3bvekp0klzTf8Y/1ecQ0ZjJOmrXj/ANFrV+sHTrOqdPvw6X+nZdW5gd4bv3tv5qSnH6p/jK6D&#13;&#10;0yw02ZHqPBgioGyP+us/Q/8Agi0eg/Wrpv1haT0+4Pc36TCC17f+tWe7Z/wn0FnfVP6g4HQMVrLa&#13;&#10;678oj9Ja5odr+5T6n83V/wCfPz1yn11wafqz9YenZ3S2iqy98WVsENcN1VTv0TP+5Nd76/7G/wDn&#13;&#10;ElPqaSodd6Wer4NuE219BsAHqM+k2C2z/p7Nln/BryGj6q5Nv1ks+r/264NrYHerJk/o6sj+a9X/&#13;&#10;AIb99JT7akvNz/ipsDhWerXbyJAjUgfyftCJ/irF+PmdWwbbn3NxrmVtLyT9F2XS6za5z9nq+ixJ&#13;&#10;T6IkkkkpSSSSSlJJJJKYW2spY6ywhrGglxPAA+k5Y/1e+uPTPrG57MCwufWJc0tcwwfzve1Yv+ML&#13;&#10;qF2a+j6tYJjIzSPVI/weOD+le7/jNj/+tVW1/wCEWP8A4t8Krp/1h6piUCK6vY0fyWv2NSU+mpJL&#13;&#10;zz/GN1jKz8zH+q3TXbbMmDc4dq3f4L/i/SZZkZP/AAWz+Wkp2up/4y+g9OsNT8j1HjQitpsA/wCu&#13;&#10;s/Q/+CLX6B9YcT6w4xy8FxdWHFh3NLTuG13539dVegfUzpfQaW1Y9LHWAe617Q6x5/e9R30f+LZ+&#13;&#10;jW21oYNrQAB2CSl0kkklKSSSSUpJJJJSkkkklKSSSSUpJJJJSkkkklKSSSSUpJJJJSkkkklPlX+P&#13;&#10;T/tB/wBf/wDdRaH+JL/kzI/4/wD75Us//Hp/2g/6/wD+6i0P8SX/ACZkf8f/AN8qSU+ipJKl1rqL&#13;&#10;elYN+a7UU1ufHiWj2M/tvSU5vX/r10j6v2ehmXfpuSxgL3j/AIzZ/N/9cVvoX1l6f9YKzb0+0WBv&#13;&#10;0m/Rez/jKn+9cb/it+r9WdjWdd6ixt+Tk2O2ueA6Gg7bHs3/AJ9l3qKr9Y8Wv6l/WXD6lhNFWNln&#13;&#10;07WN0Zyyu/2N/k3U3sZ/pqklPqCSFk5NWJU++9wZXW0uc48NaPpOWA3/ABjfV55DRmMkmNQ8D/Od&#13;&#10;Wkp6RJZnWfrJ07oez9oXNqNk7QZJO36X8216F0j63dJ61acfAyG22hu4tAcDtH536RjElOwsr6wf&#13;&#10;WfA+rlbLeoPLG2O2tABc4/vexn5jFqExqV4/9Z3H6219R646ThYTRTi/uveX1+vk/wCZ/wCfKP8A&#13;&#10;QpKfWen59HUsdmXjO302Dc10ESP6r/erC5/6gf8AIGF/xQ/K5VPrz9VbOt1jJry7cf7PW87WfRfp&#13;&#10;6n79fv8AYkp6tJeMfUb6nZP1qwX5j8+6kstNe0S/6Lard+71mf6ZXuvf4vreldPyM+rqd1poaSW6&#13;&#10;/SH+De5t79iSn1lJYX1Gusv6Hh2WuLnmoSSZJW6kpSSSSSlJJJJKafUesYXSmtfm3V0tcYaXuDdx&#13;&#10;/k7lQ/57dD/7m0f57UD61fU2n6z3Yj8mwirGe5zq4kXNd6f6Jz9zPT/mfp/8Yof+Nv8AV3/uG3/O&#13;&#10;f/6VSU6nT/rF03qdhpw8mq6wDdtY4Odt/e2rRXmv+LLpmLf1XqHVMOsV4rHehQBJG36dr/fv/Mqo&#13;&#10;s/6+u865l2YXT8nJpE2VU2PaP5TGPsYkpzOufX3o3QrDRlXzcOWMBsc3/jNnsr/649F6D9dOlfWF&#13;&#10;xrwbg60CTW4Fj4/qWfzn/W1yv+KLo2LdgWdUua23LttcHPeN7mgbfb7/AM6zf6ln+kVT/GzgUdGs&#13;&#10;xOsYAbTli2JYNu/aPVbY9rP3Pof9d96Sn1FJRrcXtDiIJAMeCkkpSSSSSlJJJJKUkkkkpSSoda6Y&#13;&#10;eqYxx22upJIO5nOn5v8AVXnnRurZPROoPfY99mLXZ6NpJJEONnp2bP3/ANC+xRTy8BAI9Mv0nQ5X&#13;&#10;kPvWOcoTHu4v8jw/P+5+s/rvqSSw+vfV09bdXbXkvqDWxDNWun3b/psWB/i8w7clzs+y6w+mSzYS&#13;&#10;S10hvuekchExHh+baVrYcpjny8s/u+rFXHi9ufz5P5uHG92kkkpWipJJJJSln/WH/kzL/wCIt/6h&#13;&#10;60Fn/WH/AJMy/wDiLf8AqHpKfBPqB/y/hf8AGj8jl9Fr50+oH/L+F/xo/I5fQPU85vTsS7Mf9Gmt&#13;&#10;1h/sD1ElOX1/679J+rzxVm3RadfTYC98fvPaz+b/AOuKz0H60dO+sLC/p9oeW/Safa9v9ep/v/t/&#13;&#10;QXF/4r+h19WZf9YOpsbdk5Frg0vG4NaP5x9bX/v2fov+Drp/RoH1vxa/qZ17C6zgtFVF7iy9jRtZ&#13;&#10;Es9f9H9D9LTZ6n/H4/rJKfUEkO++vGrdda4NrY0uc48Na0b3vcueH+Mf6vEx9sZr/Jf/AOk0lPSp&#13;&#10;LN6v9Y+ndEax+fe2oWzsmTuj6Wz09/76B0n64dI6zd9mwchtlsF20BzTA+l/OMYkp2Vj9c+t3Sug&#13;&#10;kNz72seRIYJfZH/FVb3oH13+sn/NvpdmWyPWJDKgePUd9H/ttm+3+wsH6ifUWj0G9X6w37TnZP6T&#13;&#10;9KN4rDvez9G//Dv+nvf/ADX83Wkp2ugfX7pX1hyPsmE55t2l0OYW6D6XuXRodVFdIitrWjjQALnf&#13;&#10;rp9VX/WBjHsyrcb0A8wz6L5/f99f7iSnpkl4r9Rfqlk/WvFsyX591Jrs2QJfPtZZu/nWfvrU6z/i&#13;&#10;6t6dgZGbX1S6w47HOLdfpMG/03/p/Ykp9WSXO/4vb7MjoGJZa4veWGS4ydH2Mb7v6q6JJSkkkklK&#13;&#10;ULbmUsNlrg1jdS5xgD+s5ymqXV+kY3WcV2FmN30viRJb9E+oz3M/lpKcjJ/xidBoubjjJbZY9waP&#13;&#10;TBsb7jt/nqv0P/gi6ReRf4xPq50/oOV0pnTqW0h9r90EuLtrsTZvstc+x2zevXUlKWN1X64dH6OS&#13;&#10;3Myq2vbywHfYP61FHqWrZXDfWn6i9Fwum52dVjj7QarH7nOc7a8hz91bLH+mz3JKer6L1rG65itz&#13;&#10;cMl1LyQCRtPtPpu9rleXH/4p/wDxO0f1rP8Aq3rsElNbqHUsbplDsnMsbVU3lzj/AK+7+Que6f8A&#13;&#10;4zeg9QvGOy8sc4w02NLGOP8Axj/of9d9Nc99cZ+s/wBaMX6vuJ+y0D1LQO7tv2h+7/0H9Kmv/R+v&#13;&#10;Yug+uH1LwOodJtpoorrtqYXUuY0NLXMG/wBL2f4O3+bekp6tJcl/iw64/rHRazcd1tDjS4nk7A19&#13;&#10;Lv8AtiytdakpSSSSSlJJJJKUkkkkpSSSy8z6zdNwrjj33tbY2JGuk/1WoEgbml8Mc8hqEZZJdoR4&#13;&#10;3USWJ1H649M6dYabbN1g0IYC7b/Wd9BX+m9Wxeq1+riPD2jQ9i0/y2O97EBOJNAi+y+XL5oQGSUJ&#13;&#10;xxy2nKPobiSSScwqSSSSUpJJJJSkkkklP//V6z/GeSPq3l7eYr48PVo3Kx/i+j/m/h7Yj0+3xduV&#13;&#10;76y9LPWOmZOC36Vtbg2f3/p0/wDguxct/im65Xb039lXHZlYj3tLHaP2Fzrd23/gnusqf/o0lND/&#13;&#10;AByaP6aW/T9V8eP/AGn+ivR8jHrya3U3ND63iHNcNzXA/mva5ea/WS5n1s+tWF0/FIspwjvtcNWi&#13;&#10;HMuyGf8AgNGP/wAc9el23MpYbLXBrG6lzjAH9ZzklPmn1v8AqJ+xMlvX+i0MsZSd1uM5oeyB/hqK&#13;&#10;v+r/AND/AD1KD1bq4/xlPp6f0vHDQ1odfkWsDnY4P0seiz+Vs/8AQj/g2eq9X/rV9bndey2/Vzol&#13;&#10;zGm07bsjcAxrfz6Md/8AhX/8X9P+YZ+eqnWfqrZ9QvT6z0S6BW0NuptdHrgfzj2fv7/5z0Gfzf8A&#13;&#10;OY/+jSU910H6r9O6BWGYVLWvDQ11kfpH/wDG2/T971xX+MbX6x9GD/oeqznj+ep3rsPqx9bcH6y4&#13;&#10;4uxXAWR76nEeow/nez8+v/hlzP8Aje6db9mxer44l2HbLvJrzXss/sX01/8AbqSn0FeafV/T6+5+&#13;&#10;zj0nTH/oJ/6MXb4f1lwMrp46qLWtx9m5xJHs091Vn/Cs+h6a4v8AxX0WdU6j1D6xPaWsve5lc/uu&#13;&#10;d69jf+tNZjVpKe4+sP8AyZl/8Rb/ANQ9eXf4vbPrO3phHRmY7sb1XSbfpb4r3/nt9v0F6V9ac7Hx&#13;&#10;unZLLrWVufRaGhzg0uOx383v+muR/wAUnVsLD6K6vIvqrf67zte9rDEVfmvckpb/ABSYzczpebRl&#13;&#10;tFjX5Lg9rhuaZbVv9rl6FRRXj1tppaGVsAa1rRDWtH0WMauT+uHXcHC6JlnpeTTXeRI9F7A8ue5n&#13;&#10;q2M9F2/1dn+E/nFtfVLJty+j4d97i+x9DC5x5cdv0npKdZJJJJSkkkklKSSQsnKpxGepkPbWwabn&#13;&#10;kNb/AJ70lPnP+MP/AMU3Rv8Aja//AD9UvS15X9fep4mR9Y+kW1XVvrZZWXOa9rms/TVu/SPa72L0&#13;&#10;rF6ph5jizGvqtcBJDHteY/625JS3Vup09JxLc3IMV1NLj5/usb/Lsf8Ao2LlP8XPTbsn1/rHnj9a&#13;&#10;znSwfuUD+aYz+vs/7ZqoXQ/WboFf1iwH9Pte6try07mxI2O9T85cbf8A4r8fArDruq301iGgucGN&#13;&#10;/ks979qSl/8AF2Q36wdbJ0/WHf8An3JXoy8O+qX1ZwupdXy8bIzC2um8Bh3N/W9tlmz6Tv0u/wBP&#13;&#10;f+j9T+cXuKSlJJJJKUkkkkpSSSSSnmPrV9W8nOvr6j05wblVCIJjcAd7Nrvo7/8AjP5xUf8AnN9Y&#13;&#10;MMRlYO+OSxrv+qq9etNn/Wa7pf1hdVkWH7GQ1pby1u5jHert/wCP/wDA11zeoYz6/Vbaw187tw2/&#13;&#10;5yrgCUpGMjjkD6nZnLJgxYo58WPm8M8cZ4J+vjhHJ/kfdg5P1e+t2P1txo2mrIaJLHa8fS9N/wDI&#13;&#10;/qLB+vn6XquFS/8Amzt/6b9ln/UJ8ayrqn1obkYGtVbSbHt+i47X1uf/AG97Kle/xgdItyaK87HB&#13;&#10;NmOSTHOw/n/9Ze1MkZTxSv1cEt/3+Bnwwxctz2LhHsjmMPF7c/8AwNmzwnDgetWT9aq22dKyQ7j0&#13;&#10;yfm33s/6aXQvrHi9Xx22Ne1tse9hMOa787/rf7j1jfXfr9T8f9l4Z9XIuIaQz3bWz9D2/wCFt/0a&#13;&#10;mnOPATehGjncryuYc1HGYyjPHkjKf+rjjl87Y/xeWOf0oB3DbHAfD2v/AOreunWZ9XOlHpOBViu+&#13;&#10;mBL4/fd73/5n0Fpp2MGMADvTDzuSOXmMk4fJPJIx/rKSSST2spJJJJTT6v1bH6NiWZ2WS2msAuIG&#13;&#10;4+4trZ7f5Vj1zGT9Q/q79a6m9SpYWC8bg+k+nun9+l7bKfU/0n6H+utL/GBg2dQ6Dl49LDZYWtIa&#13;&#10;0S47H13exrf+LXCfVLqP1p+q+Exh6fZk4b5cxkEWsk+/21+tdUx/85+mxklJev8A+La36r41nVui&#13;&#10;ZlrX0Dc5pO1xYPp/pafT3bP9G+r9Iu7+pXXLOv8ASKM64AWuBa+OC5jnVOf/ANc2eouO6r1L60fX&#13;&#10;Ko9OowHYGPZpY+0uB2/u77a8d+z/AIrH9T/ra7z6vdFq6DgU9PpO5tTYLj+c4n1LbP7dj0lPFfWR&#13;&#10;od9e+mgif0AP3HOXoy8j6ofrNl9dp63+zHNfjN9NrAdzXAG/6Vv/AKE/mL0LqHVepUdKbmY+J6ma&#13;&#10;5rC6jd9Au/nff/hPSSU8n/ijAF3VAOPXH5chejLy3/F/T1/o2dYy7AcKcy0Ose47fSH6T3N/e/nF&#13;&#10;2n1q6v1XpjKj0rD+1l5dv90bI2+n7PzvV9//AG3/AMIkp5j/AByfzOD/AMefyL0VeQ/Wx/1n+s7K&#13;&#10;WW9MdX6D9426z/nLeH1w+tn/AJUfiUlPoC86/wAdv/JmP/x//fLV3z7bRjm1tc27Nwrnl8bvR9X6&#13;&#10;P0/Z6i8o+uD/AKzfWrHZjXdMdUK37wWnd2dX+d/XSU+vJLz8fXD62f8AlR+JXeY732VMfa3Y8tBc&#13;&#10;2d21xHvr3/n7ElPEf45P+Q2/8ez/AKm5dh0n+hUf8Uz/AKlqyvrz9XX/AFj6VZh1EC4EPrnjez8x&#13;&#10;3/GM9i5Dp/1t+tPScZnT7OlWW21NDG2Bry0hnsZ6noNspf7fz2XpKfT0lw31Zq+t2dnszurvbj4j&#13;&#10;QZoAb75Hs9jPUez3+/8AT3+qu5SUpJJJJTxP+N91jeguDPom2sP/AKvud/599JbX1Hrpr6FhCiNp&#13;&#10;oYTH77hvyP8A2Y9RX+sdKo6zh24OSJrtbtMcj9yxn8ut/vXnnTKvrP8AUPdiV4x6jgSSz053N/qb&#13;&#10;PVup3/n1+jbV6n80kp9Mvrrsrcy4A1uaQ4HjaR79680/xJOdsz2NJNIfWWfE+vv/AOh6Kn1LrH1q&#13;&#10;+tlRwMTAdgU2DbY+0lrtp+m31Lq8f9G/8/0aLLV2P1R+rFP1YwG4VZ3vJ3WPiN9h/wC+fmVpKeVu&#13;&#10;/wDyg1/8Qf8Az3YvRV599e/q91WnqtH1i6Iz1bqm7Xs5Om/3en/hmW02+hb6f6VDZ9ZvrZ11n2TF&#13;&#10;6ecJzhDr7Q9gYP8ASUtvZV7/AP2ISUt/ij/nuqf8ePy5C9GXln+L3p/Xfq1m2YdmE5+PfYA+4nbt&#13;&#10;az1G+uz9/wCnvXqaSnzr/El/yZkf8f8A98qXoq8pwcTr/wDi/wAvIqwsN2bg3O3M2AuI/wBH/Mep&#13;&#10;ZU/Z7Ld9P/Fq3Z1T67/WJ3p4uOOn0nlzxsd/adkfp/8A2HxklPpaSDh121UV13v9S1rGh74273gf&#13;&#10;pLdn5vqPRklKSSSSUpJJJJSkkkklKSSSSUpJJJJSkkkklKSSSSUpJJJJSkkkklKSSSSUpJJJJSkk&#13;&#10;kklKSSSSUpJJJJSkkkklKSSSSUpJJJJSkkkklKSSSSUpJJJJSkkkklKXP/X/AP5Azf8Aij+Vq6Bc&#13;&#10;/wDX/wD5Azf+KP5WpKfH/wDFb/4pMT/rv/nnIX0Avn//ABW/+KTE/wCu/wDnnIX0AkpS80/xf6/W&#13;&#10;nrBd9L1LInnb6z//ADBelrzGy1v1T+uj78k7MTqDDDz9EOfs3b3f+Gqf7Fd+9JT3v1kj9lZe6I+z&#13;&#10;2zPEbHrl/wDE4T+wjPHrvj4RWrX+Mv6w0dN6NbSHg3ZTPTraDq5r/bdb/wAV6KvfUHoz+jdFx8a0&#13;&#10;RaWl7x4OsPq7Hfyq2fo0lNf63fUDA+sVL3NY2nMPubcBBLgPo5O3+drXIdN+uR+ruBb9XupYIdm1&#13;&#10;/o66msHpZPqexjr2M/nN377P6X/xi7T62/XjB+reO5xe23J+iylrhu3f8N/oam/nrlML/F6/6y4V&#13;&#10;nVup5P8AlHIh9b2O3V44b9Cj2O/z/wDuN/g/8J6iU6n1M/xcY+HWczrFNVmXcd3p7R6VA+n6NdX8&#13;&#10;zv8A3/8Atqv/AITu15/9Tf8AGAPUPRuuWMGXUdrbw4Gq4D96/wDm/V/l/wCG/wCPXZ9Z6vj9FxLM&#13;&#10;7KdFVYkxyf3K6/5dj0lMet9bxehYrs3NdtrbwPznu/Nqqb+fY9cF9UOn5X1w6sfrR1JuzHqMY1Z/&#13;&#10;k/ze3/g8f+c9T/C5f/F+msrp9rfr/wBRPUOuX14/T6DFdDrGs3f8H7nMf/4ayf8ACfzVP/Aeg5/1&#13;&#10;y6L0aupgurc1zm1sZSW2bf8ArdLv0dNaSnoF5F1R3Um/XnJPRxW7J2NgWfQ2+jj+ovWrrmUMNlrg&#13;&#10;xjRJc47WgfynOXl2J1PEH19yMk3Vig1gCze30z+hx2/zu700lLYb+ru+umB+2xW2/wBF+0VfQ9PZ&#13;&#10;m7d3uf7/AFfU/wCgvTcbp+NiWWW0VMZZcd1jmtDXWO/ftd+eqbus9HdYLjkYxsaCA71K9wB+k1r9&#13;&#10;25c3/i/6zkdT6n1httzrqa8gejLtzGsLstjfs/8AwXp00/QSU9wkkkkpSSSSSlKt1HPp6bjWZeQd&#13;&#10;tVTS5x8h/wB+/cVlZv1j6HX1/p9vTrXFjLdsubyNjmXt+l/xSSnmf8XmDd1G3I+s+cIvzHFtQP8A&#13;&#10;g8dvtbt/r7Nn9Sn1P8KqP1HIb9aesE6Dcf8Az4mu/wAVuPgVh1vVL6ahABc4MYP3We5+xcn9Xfqv&#13;&#10;g9S6xl4ORmkU1vAa/e39Zh/0dznfpd//AFxJT7mvFep53UnfXLKb0sA5lh9Gtx1FQDa2PyPd7P0e&#13;&#10;PVYval5f1fZ9VvrozqeV7cTLaff+axxZ9nt/8F2WWf8ABXpKV1L6u/W36v0u6nR1J+S6sb7KnFzm&#13;&#10;7R/OenTf6lVn/gP/AAa7X6n/AFkZ9ZunMzmt2PkssaPzbG/T/s/4Rn9dL6xfWXp/TenW5Nltbmlj&#13;&#10;tjQ4O9VxHsrq/wBJvXPf4m8C3F6M66wQL7nPZ5sArp3/APbldiSnvEkkklKSSSSUpJJJJSkkkklK&#13;&#10;SSSSUpJZX1l60eiYTslrd75DWg8bnfv/AMlYP1T+uuT1bL+x5TGe4EtcwERt921+5z1GcsYyED80&#13;&#10;m5j5HNlwS5iI/VY/m1/c+d7NJJJSNNSSSSSlJJJJKUkkkkp8q/x6f9oP+v8A/uotD/El/wAmZH/H&#13;&#10;/wDfKln/AOPT/tB/1/8A91Fof4kv+TMj/j/++VJKfRVzf+MYkfV7M287Bx4b69y6RUOvdN/avT8j&#13;&#10;C4N1bmAns4j9G7+zYkpx/wDFrH/N3D2xG1/Hj6lu5c3/AI7dMXDLfp+q6PH6Lfoq3/ik6ywYT+i5&#13;&#10;B2ZWLY8em4w7a4737W/8Ff6vqKj9cL2fWv6yYPSMQiyvGcX3Obq0assvZu/4OmjZ/wAdd6SSn0u6&#13;&#10;ll7HVWtD2OBDmuEtc0/Sa9q82+uX+L8dNub1volDH+iQ6zGc0Prc1v8AhKaP/PlX/Xaf0q9KssZU&#13;&#10;0vsIa1okkmAB/WXn31t+uZ6rkt+r3Q7mCy47bcjcBXW38+ui78+z/i/+Jq/T/wA0lOb1br3/AI44&#13;&#10;o6b0vGaLI3X32tDvsrT/ADlePZ/wn7/+F9n/AFnvPq/9U+nfV+trcSpotDdrrSP0r/zn77f5b/zF&#13;&#10;xHWPqbZ9R2VdZ6JfFlLQ26u1wAyB9KzZud+f/wBxf/Yf9NWuz+qv1xwfrNQLMdwbcB76XEb2H87/&#13;&#10;AIyr/hklOX/jH61dRjV9HwNc3PPptA/NrPsus/kb/wCa/wC3X/4JD+tXRqeh/U+7Ao+jVW0E/vO3&#13;&#10;1utt/wCuWKz9av8AF/T9Y82vPORZRbXWKxsjgGyzdu+n/h1xn1v+pON0bAvsd1Oyy9jQRQ94l8uZ&#13;&#10;/gd/qfy0lPffUAj9g4Q7+kPyuWt1b+hX/wDFP/6ly4j/ABVdAxMelvU68k3ZFlAY6vcD6LS71PT2&#13;&#10;fTZ7q12HX87HxMO1t9rKy+t4aHuDdx2/mb/ppKfLP8XNn1lb06wdEZjux/WduNv0vU2Ub/z2ez0/&#13;&#10;SW9/inoOVjdSpzWtfvvIsaRuYSQ71m7XKH+J7quHh9Itryb6qnnJcQHvawx6eN7ttjlvfWnruBh9&#13;&#10;IzHdNyaGXuY5w9J7A82O+la30nb/AFv+E/nElPUY+PVi1tpoaGVsENa0Q1o/ktRFifUrKtzOi4l+&#13;&#10;Q4vsdUNznGXO/ruW2kpSSSSSlJJJJKUud+v/AFr9jdFyL2mLHt9Kv+vb+j9v/FV+pd/1tdEvNP8A&#13;&#10;GHYev9dwPq9XqwOFloH8r6X/AG1h1W2f9eSU9P8A4vOkfsnoePU4RZY31X/1rf0nu/qVelX/AGF0&#13;&#10;NpYGONkbIO6fo7fzt/8AJUgABA4Wb9Zca3L6Vl0Y8m2yixrQOS4td7P7f0ElPlnQLep09RyR9Smv&#13;&#10;t6eXai4N9Ld/Ifa+v/rX/aj0f59TfblXfWDH/wCewfWwH9AGhv2bdLfpvrc79Dv9P1f8J/Nfaf0K&#13;&#10;6T/E/wBVxHdK+wBzW5Vdjy5hMPdu9zbms/P/ANF/1tUv8cefj5dON0vHItzTcHBjfc9o2vp9N37j&#13;&#10;r7bavZ/waSn0xJBxK31U1ssMva1ocfFwHuRklKSSSSUpJJJJSkkkklKXB/Vrp1fVLOrYlv0X2AT+&#13;&#10;6d2Vss/sPXdWWNqaXvIa0akkwAuK+pedj0ZnUXW2MYHWgtLnAbvdk/Q3fSUOSuOAO3q/6Lp8lxjl&#13;&#10;+YlC+KIwGBj+9HPB0PqX1GwNs6Rl6ZGKYE/nV/m/9t/+evRVX/Fn/Qrv+N/76xE+tuM/p99PX8MS&#13;&#10;6shtoH59Z9u7/wBFf9tf6ND/AMWf9Cu/43/vrFHGxkjA/ocX+I28ojPk83MQ0jzMsHHD/N8zjlP3&#13;&#10;/wD1b/1R7FJJJWnBUkkkkpSz/rD/AMmZf/EW/wDUPWgs/wCsP/JmX/xFv/UPSU+CfUD/AJfwv+NH&#13;&#10;5HL2z6+kjoObt59E8eH5y8T+oH/L+F/xo/I5fQHV8AdSwr8N2gureyfDe3ZuSU89/isj/m3ixEzb&#13;&#10;Px9W9Yn+O2P2bjcT6+njGyxE/wAUvVm4+Pd0LLPp5eNa6GOMEtP841n73pX+pv8A+MVT6+3s+tPX&#13;&#10;MHoOIRY2pxdeW6tbO31Wu/l0Y9T/APt70klPpFdYuoDLgHBzAHBwkOke9tjXLzv66f4u2Yr29Y6H&#13;&#10;RWX0w6zGLQ+qxrfzq8f/AM+U/wCE/wAF+n/nPSHvbW0veQ1oEknQALgfrh9d/tlzeg9DuZ69/tsy&#13;&#10;N4FdLT+bXf8A6bb+59D+bq/Wf5pKcrqv1k/8cKujpXTMVv2hw3XW2tDhiN+hd6Fn8v8A0v8Axf8A&#13;&#10;h/5nuvq59T+nfV6pjcappua3a64j9K+f5z9J/L/0a4rq31Hs+ptNXWOi5G3IobFzbHBrcn8+zbvd&#13;&#10;+f8A9xf+2f1mv9L2H1S+umF9Z6A6lwZkAe+lx97T/wAH/paf+FSU8f8A47sgsZgVkSwvtcR47PQ/&#13;&#10;9LPRaPq39bOu0t6jb1A4j3jdXQwvYxrT/NMtbR9D/MyLP9Irf+OTo1md0yvMqG44ryXeVdg2WP8A&#13;&#10;7NjKV1HRfrR0/q2EzNqura3aC8FwaanR767d383sSU899Q/rbnZOXd0HrY/XscEh+g9Rrfpb9ns3&#13;&#10;+9lldrP56n/wTs8v+Zs/qu/IvNfq7kN+sH12yOp4euNSyC/s72Nw2f8Abr976v8Agql6J1XOx8Oh&#13;&#10;32i1le5rg3e4M3GPzN6SnyP/ABcWfWNuFaOiModT6vv9X6W/az6PvZ7di6D/ABV1PyX9Wqzmtc59&#13;&#10;8Wt5YXO+0faGe78xA/xOdUxMLp2QzJurqcb5Ae9rCRsr/wBI5dP9Y+u9PxOl5lnT8ihmQ6t7ga3s&#13;&#10;D3WFv85+jdvff/L/AJxJT0eLi04dTaMdja6mCGtaNrWj+S1FXP8A1CzLs3oWLfkvdZa5hlzjLnQ5&#13;&#10;7Pe/872roElKSSSSUpJJDvyKsZhtue1jBy5xDWj+29JT5x/je/pvSP8AjbP+qwl6WvK/8avU8TLz&#13;&#10;Olux7q7Ayx5cWPa7b7sP+c2O9i9JxurYWW/08e+qx8TtY9rnR/VY5JTbWJ9dv+Q83/iH/wDUrbXM&#13;&#10;fXTrGC7o+bQMio2+jY3Zvbv3R9D092/ekprf4p//ABO0f1rP+reuwXCf4r+r4OL0Gmq/IqrsDrJa&#13;&#10;57Wu1e/8x7l3QIIkcJKfNej6/X/M38+kYn+pi/R/62vSnRB3REazxC80+tLv+bP1uxutW6YuS3ZY&#13;&#10;791wb9lfv/4uv7Neus+uH1lxukdJtyvUaXWVltIBB3veNlfpfvsZ/OP/AJCSnlv8SBP2HKH5vrNj&#13;&#10;47fcvSVx3+Kroz+l9EY60Q/IcboPIa4Nro/8Cr9X/ri7FJSkkkklKSSSSUpJJJJSlxH+MrDoZj15&#13;&#10;DWNFrrIc8D3OG1/03rt1xf8AjLvrdi1VBzTYLJLZG4Da/wDMUOevbLo/CTL75jq9/V/ddzpf1VwM&#13;&#10;DHbS6llj4973tD3OP5/0/wAz+QsDouM3pP1luw8fSl9c7fDRl3/Q9+xdnVkV3s9Sp7Xs8WkEf5zV&#13;&#10;xlebj/8AOl93qM9M1Ru3DbOxn56bkEY8FUPWGblMmbN94GQzycXL5JSjL/O+nge3SSSVhyFJJJJK&#13;&#10;UkkkkpSSSSSn/9b1Vcr9Yf8AFt0fr95yrmvqud9J1RDd/wDxjLGXVbv5exdTuA7pbh4pKcj6ufVT&#13;&#10;p/1brNeAyC/6b3HdY+P33/8AfGexXeq9Lx+r4r8LMbvpsADhJbwfUZ7me76bFa3DxS3DxSU8nT/i&#13;&#10;s+r9L22NodLSCJsf2/trY6/9WOn/AFiYyvqFZeKyS2HOZE/S/m3LU3DxS3DxSU4HQ/qJ0joOR9rw&#13;&#10;qi27aWyXudAP0va963L6K8it1NrQ+t4LXNIkOafpNcp7h4pbh4pKeIs/xP8AQn3+sPWayZ9IP/R/&#13;&#10;1fdX9o/9mF2OFg0dPoZjYrBXTWIa1vACNuHiluHikpxOv/Uzpf1isZd1Csvexu0EOcz2zu2/o3LL&#13;&#10;/wDGn+rv+gd/24//AMmuv3DxS3DxSU8h/wCNP9Xf9A7/ALcf/wCTXU4WHVgUV4uO3bVU0NaOYa32&#13;&#10;t+kjbh4pbh4pKXSTbh4pbh4pKXSTbh4pbh4pKXWd136v4X1gxxi57N9YcHgAlsOAczdur/k2PWhu&#13;&#10;HiluHikp5D/xp/q7/oHf9uP/APJrQ6H9ROkdByPteFUW3bS2S9zoB+l7XvW/uHiluHikpdZnXvq5&#13;&#10;g/WGluP1Bhexjt7YcWw6Nn0q/wCutLcPFLcPFJTymN/iu+r+Nay5lDtzHBwmx5Et9zfz11ibcPFL&#13;&#10;cPFJS6SbcPFLcPFJS6SbcPFLcPFJS6SbcPFLcPFJTj5/1TwOoZf23Ja57i3aWz7D+bv/ANJv/wCu&#13;&#10;Kif8XnSi7cBYB+7u0/6nf/01024eKW4eKYcUDuA2oc9zMABHJkjGMeCMeL9Fq9O6Vi9Lr9LErDG9&#13;&#10;45d/Xf8ATerabcPFLcPFOAA0DXlKUyZSJlKW8pOBnfUbpWa82Gs1uOp9M7Qf+t+6v/MVrpP1X6f0&#13;&#10;h2/Hr/SfvuO539n9z/ra1dw8Utw8U0Y4A2ALZ5c5zEoe3LJklj/c410k24eKW4eKe1l0k24eKW4e&#13;&#10;KSl0k24eKW4eKSl0k24eKW4eKSl0k24eKW4eKSl0k24eKW4eKSl0k24eKW4eKSl0k24eKW4eKSl0&#13;&#10;k24eKW4eKSl0k24eKW4eKSl0k24eKW4eKSl0k24eKW4eKSl0k24eKW4eKSl0k24eKW4eKSl0k24e&#13;&#10;KW4eKSl0k24eKW4eKSl0k24eKW4eKSl0k24eKW4eKSl0k24eKW4eKSl0k24eKW4eKSl0k24eKW4e&#13;&#10;KSl0k24eKW4eKSl0k24eKW4eKSl0k24eKW4eKSl0k24eKW4eKSl0k24eKW4eKSl0k24eKW4eKSl0&#13;&#10;k24eKW4eKSl0k24eKW4eKSl0k24eKW4eKSl0k24eKW4eKSl0k24eKW4eKSl0k24eKW4eKSl0k24e&#13;&#10;KW4eKSl0k24eKW4eKSl0k24eKW4eKSl0k24eKW4eKSl0k24eKW4eKSl0k24eKW4eKSl0k24eKW4e&#13;&#10;KSl1z/1//wCQM3/ij+Vq39w8Vz/1/cD0DN1/wR/K1JT5B/it/wDFJif9d/8APOQvoBfP/wDiuMfW&#13;&#10;TE/67/55yF7/ALh4pKXWb176u4P1go+zZ9e9oMtI0ex379Vi0dw8Utw8UlPIdF/xWdF6RkDKaLLn&#13;&#10;tMt9Vwc1rv3vTqrpb/276i7BNuHiluHikp5fP/xadC6hkWZV1Ljba4vcRY8S53ue7bv/ADnLW6X9&#13;&#10;XMHpWG7p2LXtx37tzS5zt2/22e97t/0Vpbh4pbh4pKeQ/wDGo+rsz6Dv+3LP/Si6HqfQsPquH+z8&#13;&#10;qvdjwAGyWxs/m9j2e/2K9uHiluHikp5D/wAaf6u/6B3/AG4//wAmiY3+K7oGNay5lDtzHBwmx5Et&#13;&#10;O5vt3rq9w8Utw8UlNXqvSsfrGK/CzG76bI3CS36J9RnuZ/LYua/8af6u/wCgd/24/wD8muv3DxS3&#13;&#10;DxSU8h/40/1d/wBA7/tx/wD5NbP1f+qnTvq4LB0+ss9WN5LnPnZu9P8AnHf8I9a24eKW4eKSl0k2&#13;&#10;4eKW4eKSl0k24eKW4eKSl0k24eKW4eKSnP679X8L6wY4xc9hfWHB4AJbDgHM3bq/5Fj1h1f4q/q9&#13;&#10;U9tgocS0gibHxp/bXWbh4pbh4pKXVDrPQ8PrmOcXOrFlZ1HYtd/pKrPp1vV7cPFLcPFJTxGL/ie6&#13;&#10;FRaLXeta0Gdj3jZ/4FVVb/4Ku1qqZSxtdbQ1jQA1oEAAfRa1qluHiluHikpdJNuHiluHikpdJNuH&#13;&#10;iluHikpdJNuHiluHikpdJNuHiluHikpdJNuHiluHikpBnYNPUKXY+S0PrdyCqXSPqzgdHebMVhD3&#13;&#10;CNziXGP3WrU3DxS3DxTTEE2RqOrLHNkjA44ylHHP5sfF6JLpJtw8Utw8U5iXSTbh4pbh4pKXSTbh&#13;&#10;4pbh4pKXSTbh4pbh4pKfK/8AHp/2g/6//wC6i0P8SX/JmR/x/wD3ypZ3+PMg/YI/4f8A91Fof4ky&#13;&#10;B0zIn/T/APfKklPoySbcPFLcPFJTzH1i/wAXPSPrDd9pva+q8/SfUQ0v/wCMbYy2r+36e9Xvq39U&#13;&#10;OnfVpjm4LDvf9Kxx3WO/t/u/yK9i2dw8Utw8UlNfqXTqOqYz8PKbvpsEOEkT/aZ7lzLP8VP1ea4O&#13;&#10;9BxgzBsf/wClF124eKW4eKSnM699W8D6w1Np6gwvax25sOcyD9H/AAblR6L9Qej9DyRmYVRbc0EB&#13;&#10;xe50bva/2veuh3DxS3DxSUuuc6x/i+6N1rKdm5lRdc+NxD3tnaPSZ7WP/wBGxdFuHiluHikpxOgf&#13;&#10;Uzpf1dsfd0+ose9u0kuc/wBs7tv6Ryl9YPqf0z6xOZZ1CsvdWCGkOczQ/wDFuWzuHiluHikp5D/x&#13;&#10;p/q7/oHf9uP/APJpf+NP9Xf9A7/tx/8A5NdfuHiluHikpB0/Ap6bj14mM3bVU0NaJmAP5TlYTbh4&#13;&#10;pbh4pKXSTbh4pbh4pKXSTbh4pbh4pKXWJjfVLCxuq2dbG92VaIO50tboyv8ARs2/6Ov01tbh4pbh&#13;&#10;4pKXSTbh4pbh4pKeU67/AIsujdbuOTYx9NrjLnUkM3H959djLqt3/W0b6u/4vOkfV6wZGOx1l44s&#13;&#10;tO9zf+L2trqZ/X9NdLuHiluHikpdJNuHiluHikpdJNuHiluHikpdJNuHiluHikpdJNuHiluHikpD&#13;&#10;m4dWdS7HvG6t4giYWJ/zB6P/AKJ3+e7/AMkuh3DxS3DxTZQjLUgFnxczmwisc544nWoS4EP2Kn7P&#13;&#10;9k2j0dmzb22R6ez/ADFX6R0XG6NW6nFBDXO3GTu1jar24eKW4eKPCLutQs92fCYcUuCZ4px/fkuk&#13;&#10;m3DxS3DxRY10k24eKW4eKSl1n/WH/kzL/wCIt/6h6v7h4rP+sLh+zMvX/AW/9Q9JT4L9QP8Al/C/&#13;&#10;40fkcvotfOn1B/5fwv8AjR+Ry+itw8UlPNfWT/F50n6x2/aMlr67zE2VENc6P9J6jLan/wDbfqK1&#13;&#10;9Wvqb036std9hYfUeIdY87rHD9zd9FjP+LYxbe4eKW4eKSkGfgU9Rx34mS3dVa0tcJIkH+Uz3LmB&#13;&#10;/io+roM+g4/9cf8A+lF124eKW4eKSnN659XMHr+O3Fzq99bHBzQHFsOA2fSrd+4s/o/+L/o3Rcpu&#13;&#10;bh0ltzAdri97o3D03+17/wDRuXRbh4pbh4pKWextjSx4DmuEEHUEH81y4rN/xQdCyrjc31qQTJZW&#13;&#10;8bP/AAaq57P7D1224eKW4eKSnP6J0DC6Dj/ZsCsVsmT3c5379tjvc9V/rB9Uum/WM1nqFZeap2kO&#13;&#10;cyN30/5t38hbG4eKW4eKSnkP/Gn+rv8AoHf9uP8A/Jpf+NP9Xf8AQO/7cf8A+TXX7h4pbh4pKa3T&#13;&#10;Om0dKxmYeK3ZTWIaJJ/lfSerSbcPFLcPFJS6SbcPFLcPFJS6o9Z6Lidcxjh5rN9TiDElurfo++tX&#13;&#10;dw8Utw8UlPIf+NP9Xf8AQO/7cf8A+TV3o/8Ai/6N0XKbm4dJbcwHa4ve6Nw9N/te/wD0bl0W4eKW&#13;&#10;4eKSl1yNv+Kv6vWvdY6h0uJJix8a/wBtdbuHiluHikp5D/xp/q7/AKB3/bj/APya6yihmPW2mobW&#13;&#10;MaGtHg1o2sap7h4pbh4pKafV+jYnWsc4mdWLKnawex/0lb2++t65fp/+KPoeFeL3C26DIZa4Gv8A&#13;&#10;zKq6vU/67vXabh4pbh4pKUBGgTptw8Utw8UlLpJtw8Utw8UlLpJtw8Utw8UlLpJtw8Utw8UlLrFz&#13;&#10;/qh03qN7sm+smx8biHOEx7f3ls7h4pbh4oSiJaEWyYs2TCeLHKWOXy8UJcDRwOiYnT8d2JQyKXyX&#13;&#10;Akmdw9N/u/qLM/5hdH/0Tv8APd/5JdDuHiluHimnHE6EDTZkjzeeBMo5MkZZNZmM5etZjBW0MaIa&#13;&#10;BAHkFJNuHiluHintddJNuHiluHikpdJNuHiluHikpdJNuHikkp//1/TrPpFRUrPpFcr1/wDxjdJ6&#13;&#10;Fcca5z7bm/SbUA7Z/wAY+x9Ne7+RvSU9Qksj6vfWnA+sdZswXyW/SY4bXsn99n/f2exa6SlJJJJK&#13;&#10;UkkoXXMx63W2uDWMBc5xMBrR9JzklM0lxdn+NzobL/RHrObMeoGfo/63uf8AaP8AwBddhZtOfSzJ&#13;&#10;xniyp4lrhwUlJkkkklKSSSSUpJJJJSkkkklKSSQM3Ox+n1G/KsbVU3lzyGj/AKSSk6S5Vv8AjL6L&#13;&#10;bl1YWO99z7rG1gsZ7A559Nm993pezd/o/UXVJKUkoW2spY6ywhrGglxPAA+k5c//AOOL9X/+5bf8&#13;&#10;1/8A6TSU9GksXp3106P1O9uLi5LX3Pna2HNmPd/hGMW0kpSSSSSlJJJJKUkkkkpSSSB9vxt/p+qz&#13;&#10;f+7uG7/NSukiJlsLTpKIsaXFgILhyJ1CkkhSSSSSlJJJJKUkkkkpSSSSSlJJExqVw2Z/jJsych+J&#13;&#10;0HDfmur0dYJFf9na136P/hLPRSU9ykvOs3/Gjn9JYWdS6a+q4/QlxbW/976Vf5v/AAfqru+l5o6h&#13;&#10;h05gG0XVss287fUa23Z/0klNpJeaYuV13pP1nxem5+Yb67gbCAIaWuGQ1rfT2+z30fmL0tJSkkkk&#13;&#10;lKSXDf4y/qt1P6wOxf2fBbVv3Au2Q53p7Lfd/VXb1tLWgOMkAAlJTJJJc79evrSfqzgevU0OvscG&#13;&#10;Vg/Rn6brH/1GJKeiSXnY6D9dsysX2Z9dVjhPp/R2/wAh/oY/p/8Anz+uux+rtPUaMJjOrWNtyhO5&#13;&#10;zOIn9H+bV79n/BpKdNJYf1x+sv8AzZwftor9Ul7WBu7Z9Lc76e1/7i2Ma8ZFTLgID2hwH9YbklJE&#13;&#10;kkklKSSSSUpJJZv1lwr8/pmRjYhi6ystbrt1P5u/+Wkp0kly3+LroOb0HpjsXPAFhtc8NDt21hFb&#13;&#10;fzfb9Nlj11KSlJJJJKUkkkkpSSSSSlJJJJKUkkkkpSSSSSlJJJJKUkkkkpSSSSSlJJJJKUkkkkpS&#13;&#10;SSSSlJJJJKUkkkkpSSSSSlJJJJKUkkkkpSSSSSlJJJJKUkkkkpSSSSSlJJJJKUkkkkpSSSSSlJJJ&#13;&#10;JKUsH6+f8hZn/FH8rVvLB+vn/IWZ/wAUfytSU+Sf4sf/ABRYv/Xf/PV695Xg3+LH/wAUWL/13/z1&#13;&#10;eveUlKSSWd1z6wYXQKPtGdZsaTDQNXPP7lVaSnRSXJdH/wAZ/RurXjGabKXuMN9Voa1x/d9Sqy7/&#13;&#10;AME9NdakpSSSSSlJJJnODQSTAHJSUukuP6n/AI1OidPsNTXWXkGCamhzf+3LX0Mf/wBaWp9Xfrl0&#13;&#10;36xy3DeRa0Sa3ja+P3/3Ht/4t6SncSSSSUpJJJJSkkkklKSSSSUpJJJJSkkPIvrxq3XWkNrY0uc4&#13;&#10;8Brfc9yxPq19dcD6zOsrwxYH1gEh7Q3Qnb+Y+xJTvpJLE6h9dOj9Mvdi5WS1lzI3NhxiRv8A8GxJ&#13;&#10;TtpLnP8Axxfq/wD9y2/5r/8A0mtfpfV8Tq9P2nCsFtUlu4T9Ifm+9JTcSSSSUpJJJJSkkkklKSSS&#13;&#10;SUpJJJJSkklT6v1FnTMWzKfrsGg/ecf5tn+egSALK6EJTkIRFymeGIbiSzvq/m5Gfg15OU0NsfJh&#13;&#10;ug2z+jd/bYtFIGwD3Tkgcc5Ql80JcB4f6qkkkkVikkkklKSSSSU+Xf47v+0H/Xv/AHVWh/iY/wCT&#13;&#10;cj/j/wDvlSz/APHd/wBoP+vf+6q0P8TH/JuR/wAf/wB8qSU+gpJJJKUkuZ+sP+MLpPQLvs17n2XD&#13;&#10;6TKgHFn/ABjrH1Vf2PU3q99XfrZ0/wCsbC7Ced7fpMcNtjf7H7v8utJTsJJJJKUkkkkpSSSxvrL9&#13;&#10;bML6s112Zu4+q7a1rAHO0+nZ73V/o60lOykq3Teo09Txq8zHJNVrdzZEGFZSUpJJJJSkkkklKSSS&#13;&#10;SUpJJJJSkln9X6/gdEa1+faKg8kNmTJH0v5tr1mf+OL9X/8AuW3/ADX/APpNJT0aSyOlfWzpXWLj&#13;&#10;j4N7bbQ0u2gOHtH/ABjGLXSUpJct13/GT0jolxxrHPttaYc2oB2w/uvfY+mvf/bV76u/XHpv1jBG&#13;&#10;FYfUaJNbxtsA/e2fnt/4rekp20kkklKSSSSUpJJJJSkkkklKSSUXvbWNzyAB3OiSmSSDTmUZBimx&#13;&#10;jz/JcHf9SjJbpIMTRFFSSSSSFJJJJKUqHX/+Tcr/AIiz/qHq+qHX/wDk3K/4iz/qHpKfC/qH/wAu&#13;&#10;4f8Axo/I5fQa+fPqH/y7h/8AGj8jl9BpKUkub+sX1/6V9Xrfs+Q51lw5rqAc5s/6Te+qpn/bm9Wv&#13;&#10;q59b+nfWRp+xPPqNEureNtjR+/t/PZ/xb0lO0kkkkpSSSSSlJJLA699eOk9Ad6WVbN3+jYN7x/X/&#13;&#10;ADK/+uvSU76S5v6u/XzD+sV/2bGpyGO27t1jAGR/xlVty6RJSkkkklKSSSSUpJJJJSkkkLKy6cOp&#13;&#10;1+Q9tdbeXOIa0f23JKSpLk7/APGd0Su5mPVY+5z3Bs1tO0Fx2/Tu9H2/8X6i6xJSkklz3Vvr90Xp&#13;&#10;LnV3ZDXWNMFlYNjpH5n6P9Gx3/GPSU9Cks/oPXKOvYbc7FDhW8uADwA72n0/zHWLQSUpJZ/VvrB0&#13;&#10;/ozQ7PvZVu1AJ9zv6lTP0r1ndB+vXTfrBlvwsH1HOYw2bnN2sLQWVe3c71f8L/oklPQpJJJKUkkk&#13;&#10;kpSSSSSlJJJJKUkkkkpSSSSSlJJJJKUkkkkpSSSSSlJJJJKf/9DvPrP1M9J6fk5rfpVVktn9/wCj&#13;&#10;T/4KuW/xV9Frq6d+1LhvycpznF7tXbA51W3d/wAI/wBS1/8ApFqf4zwT9X8vbz+j+71aNyN9QSD0&#13;&#10;HD28en/FySnlPrFSz6q/WjD6higV05h2WtGjTLmVZDv/AAWi/wD45eh5+dT06h+Vku21VtLnGCYA&#13;&#10;/ksXAf439X9ODfpm18eP/adeiWVtsaWPAc1wggiQQkp5an/Gf0C57a23ulxAE1v7/wBhafXvrb03&#13;&#10;6vOYzPsLHWAloDXP0H/FtXLfW76lP6fe3r3Qq2C6k7rKNoLHhv0rKqf3/wDSVs/4yn9Y/nKGR1i/&#13;&#10;/GU+vp+HUKKGAPybXhr3sn/A4rv5ez+Q+7/CenVvSU9r0L659L6/c7HwbC+xrd5Ba5vtlrN36Rv7&#13;&#10;z2Lnf8bPULfs+N0mgw7Msh3m1hZsr/t3XV/9tLr+k9Dwuj1Npw6m1hrQ2QBvdH+lt+nYuH/xhafW&#13;&#10;Lo5d9D1Wc8fztW9JT2eJ9XMHF6eOliprsfbtcCB7/wB62z/hX/T9Rcd/izus6Z1DP+r73FzKHl9c&#13;&#10;+DXehY7/AK612M9eiLznoOv16zizj0jMf+gv/oxJT0X1y+p2N9Za2PyLLGGgPLdhEHd++17X/wCj&#13;&#10;Xnf1C+oWJ9Z8S3IyLbK3V2bAGbYjayz/AAjH/vr2PK/mX/1T+ReRf4u8T6w34dp6LfRVSLfcLRLi&#13;&#10;/az3N/QZHt2JKb/Uv8WHSaMLLycXKstsxa7CWh1bttlbXW+jf6bP0f8AUXWf4s3F31dxC4kmLBr5&#13;&#10;W3tasX/FZVaLeqMy4db64Fmntc+b/W/sbl31NNdDBXU0MY3hrRtaP6rWpKZpJJJKUkkkkpSqdT6V&#13;&#10;i9Wp+z5tYtqkO2n94fRd7VbSSU+XfXDpeJ0z6w9Iqw6mUsNtZIY0Nk+tX9Pb9Neorzj/ABgf+KTo&#13;&#10;/wDxtf8A5+rXo6Smh1//AJNyv+Is/wCoeuJ/xbfV/peb0VuRm49Vj/UeC97QTE+33vXe9RxTmYtu&#13;&#10;MDBtrcyfDe301wfS/wDE9jNpDepZFlrhw2s7K2T+56jbHu/8C/qJKexwfq30rCsbkYuNSywfRe1j&#13;&#10;ZE/uPWmvKc3Gy/8AFpn020XPt6Xe6HMceP8AS+z+b9b/AAtNtXp7/wCbXqwIIkcJKUkkkkpSSSSS&#13;&#10;lJJJJKeT+tWZkZmdR0bHea22gF7hyQd3s/zK/wDrisj6g9L9PZD90fT3e7/0l/4Gp/Wb6tWdTsrz&#13;&#10;MN/p5VQgE6BwB3s9/wCY9izv2l9Z8MRbjsuA7gbif/Yez/0WqsgBInJEzv5ZfP6XcxSnPBjjymbH&#13;&#10;y8oD9filP7vlyZ/85/rWH1X6RkdK61dU8OdWKiBYQYc2avS93/QXVdT6ezqWM/FsLmteACW86Hes&#13;&#10;roH1rZ1W04l9ZpyWz7T3j6f8pr2/6Nb6kxRjwVH1RNtTn8uf7wJ5R7WfHHHrH9L2/wDLPn31k+p2&#13;&#10;N0jDOTVY9zg4CHRGv9VqudN+oOJl4tOQ+2wOsrY8gbeXNa/2+xaX19/5Ld/XatXoX/J2N/xNf/UM&#13;&#10;UYxQ9witOFuT+Ic0OShk9yXuSzTgZf1OCLcrYGNDRJAAGqkkkrThbqSSSSUpJJJJTnfWOi7I6ZlU&#13;&#10;40m59NjWgclxa72t/lPXDf4sPrR0rA6d9hybGY+QHuLjYdgfu+i/1X/o/Y39Eu8631ijomHZn5O4&#13;&#10;1VASGiXHcW1M2fQ/PsWI/wCrHQPrfQzqfoD9MNwe2a3/AMr1vSdsfax/sfv9RJTd6307p/1vwX4T&#13;&#10;bmPBhzX1ubYWOH0bPb/mf1Fo9K6e3pmJThMJc2ljWAnk7Rt3Lzz6z/4tKOi4lnVOkX21XY43wXfm&#13;&#10;t+n6Vtbara3/AOeux+pHWbet9Hoy8jW0gtef3nMc6r1P+ubN6Sniv8YGdkdP+tWHkYlfq3jHaK2f&#13;&#10;vPe7MpZ/58V3K+rv1zfWc37ePXA3Chh2t/4lvs+z7/6//bqn9YQD9eOnT/oB+XOXoSSnl/8AF99a&#13;&#10;rfrHgudlADJpdssgQHabq7dn5m78/wDqLf6nXk24tjMJ7a8gtIrc4S1r/wA1zm+9cN/io/nup/8A&#13;&#10;Hj8t69CSU+Wdf6n9b/q0aLM3NqsZbYGgVsYf62/fh0L1Neff43/5nB/4/wDgvQUlI8j1BU/0Y9Xa&#13;&#10;dm76O6P0e/8Akb1439e7PrIKKbOttrbW2z9GWbfpx/wbnfmsXtC8+/xz/wDJuP8A8f8A98tSUr1v&#13;&#10;r7/o6Pvr/wDSi7jBOT9lrOUG/adg3hv0PUj9Js/kb1ZSSU+Q/X7q31gzMD0uqYTMfH9UEPa7cd0W&#13;&#10;bGfztn/ntbeF9YfrezHrbV02tzAxoad3LY9jv6Qrn+N//kRv/Hs/6m1db0r+h0f8Uz/qWpKaf1az&#13;&#10;ep5uM6zq2O3GuDiA1p3bmR9P6duz3fy1rJJJKUkkkkpS4j6xYv1tosyMvDzaGYbA57WFo3hjRv2e&#13;&#10;/Eu/Sf8AX126odf/AOTcr/iLP+oekpyf8XnWcvrXSW5Wc/1Lt72l0BujT7fbU1jF0q43/FN/yE3/&#13;&#10;AI2z8q7JJT5Z176zfWf6tdUrx77q8ltvurqYxsODi+mml36BmRv3/wCjt/66r2R9Xfrlk1nMdnNZ&#13;&#10;fG4UMO1o/wCB9rPQ3/1/Z/wyn9bAD9b+lz+6P+quXoSSnlP8Xv1qu+sOJY3MAGVju2WQNu4H+bs9&#13;&#10;P/Bv9ljH/wDFrq157/ix/wCUus/8e3/q81ehJKUkkkkpSSSSSlJJJJKUkkkkpSSSSSlJJJJKUkkk&#13;&#10;kpSSSSSlJJJJKUkkkkpSSSSSlJJJJKUkkkkpSSSSSlJJJJKUkkkkpSSSSSlJJJJKUkkkkpSSSSSl&#13;&#10;JJJJKUkkkkpSSSSSlLB+vn/IWZ/xR/K1bywfr5/yFmf8UfytSU+Sf4sf/FFi/wDXf/PV695Xg3+L&#13;&#10;H/xRYv8A13/z1eveUlKXmz6m/Wr65PoyBvxcBhhh+iXN2bt//oVd/wBt0L0lec/ULT6zdXDvpepZ&#13;&#10;E8x6r/8AzBJTtf4x+gUdR6PbcGAXYzfUY4DUNZ7ra/8Ai/RV36i9Xf1jo2PkWmbQCx58XVn0t7v+&#13;&#10;MZ+kV/6xEDpeWXcehbP+Y9cz/ihB/Yhnj1nx8IrSU6XU/wDGF0XpeQ/EyLiLazDgGPdB/rNYr2L9&#13;&#10;aenZeA/qtVk4tc7nFrht2/T/AEe31FX+tH1OwfrHQ5ljGsvOrbmgbw4fR9T/AEtX/BricT64Z31Z&#13;&#10;x7Pq9m4oszWxXRAHp2iz2V+s3/C/+j/5q/07fUsSU9Q3/Gl9X3ED13CfGt//AJBb3XOmnq2Bfgh/&#13;&#10;pm5hZu5if5K5/wCp/wBRKelVnK6iyu7OuO5xLWllX5/pY7dvps2/v1/9b/RrrklOH9VfqlifVvGb&#13;&#10;VUA+6PfcRD3n/vlX7lS4/wCvePV0j6wdNzOngMybXw9rNN/uqqbva3/uSy66h/767n6w/WHF+r2K&#13;&#10;7Ly3acNaPpWO/wBFUuO+pfSMv6xdRP1o6qNreMas9h+ZZ/xNX+C/0t36x/xiU911XpzOqYluHaXN&#13;&#10;Za0tJaYcAf3V49f9RcWr6zVdCFlno2MLi/27/wCbtyP3PT/wS9rXlf1nrzrfrpWzpj2V5ZqGx1n0&#13;&#10;B+ju9Xf7Lv8AA+p/g0lN2z/FH0amxlNmZY2yydjS6sOft+n6VezdZsUPqB0pvRPrJn9Opc51ddQg&#13;&#10;u5OtL9z9vt/wqq5ON1qn6y9M/bVtVzy47DUIaGj+c3focdeoNx6mWOuaxoscAHOAG50fR3v/ADkl&#13;&#10;JEkkklKSSSSUpJJVOq9Sp6ViW5uQYrqaXHz/AHWf17H/AKNiSnlvr3l2dVyKPqzhmLMkh97h/g8d&#13;&#10;p3f9PZ/6L/w6zP8AF7i14f1h6pj0jbXX7Wjwa1+1q1P8XnTrskXfWHOH6znOln8igfzTG/1//PNV&#13;&#10;Czvqdcyj6y9YstcGMDjJcYH85+85JT6Iucb9ROmvz8jqGUwZDsgg7bAHNrj6Xpf110aSSnivrr0b&#13;&#10;ovROkX5TMOgW7dlfsbPqWfo2Ob/xX89/1tav1D6T+yei49JEPe31H+O639L7v+LZsq/sLnfr8/8A&#13;&#10;bfWen/V9mrN4tuH8n/zDGryP+3V6EBGgSUpJJJJSkkkklKSSSSUpJJJJSkkkklKXI/Wd7usdRo6N&#13;&#10;UTsad9xHh/5hT/5+rXT52YzBofk2/RraSf8AyP8AbXPfUnDfaLerZH87kuMeTJ93+fZ/56UOT1EY&#13;&#10;/wB7WX9x0eS/UwnzR/yP6vB/W5rN/wCqcf6x6djG1tDGiGgQB5BOkkpnOUkkkkpSSSSSlJJJJKfL&#13;&#10;v8d3/aD/AK9/7qrQ/wATH/JuR/x//fKln/47v+0H/Xv/AHVWh/iY/wCTcj/j/wDvlSSn0FUeudR/&#13;&#10;ZeBfm8mqtzgD3cB+jb/nq8ud/wAYQJ6Bl7edg+7fXuSU4v8Aip6Qw4T+s5A35WVY873au2tOx+3/&#13;&#10;AIy/1fUVH63UM+q31iwurYoFdeSSy5rdGnVld7tv/CVXb/8AjafVXTf4uCD9X8Tbxtd/58tXO/45&#13;&#10;9cbEDfpm10ePDUlPoGZl1YND8m922qtpc48w1v0vormWf40vq+5wb67hJjWt/wD5BdW9jXtLXAFp&#13;&#10;EEHghcF9cPqMaLW9b6FWxuTSdzqQ0enYG/nV0/Q9X/g/8L/g/wBY/nEp6fr31r6d9Xtgz7Cw2TtA&#13;&#10;a587fp/zbf5aD0P669K69ecbBtLrQ0ugtc32j2/4Rv8ALXF5HX8j/GP6XS8KkUsDQ/JteA81/vMx&#13;&#10;P6//AG7b9D9HV6q9B6N0DC6LS2nDqaza3aXQPUf/AMdb9OzckpvucGAucQABJJ7LyTroP1oo6j9Y&#13;&#10;LQfs2O0U4gPf3s9bJ2/2/wDwb/gF1f8AjE6rc6uroOAZy887T/Ip/wAK938iz6H/ABXrqX1t6XT0&#13;&#10;j6qXYOOIrqra0eZ3177Hfy7X/pElOj9Q/wDkLD/4oflcm+tn1OxvrS2puTZZX6JcRsI137d29tjX&#13;&#10;/wCj9ij9Q7mfsXDq3D1PRDts+7bLm79n7i6FJT4p9QPqLi/Wii67JssrNTw0Bm3WRu/wjHrbzP8A&#13;&#10;FZ0ivHybMfLsstxmOLmh1btr2tdY2u9rGb61k/4usX6wX4956JfRVWHjeLRJLo9uz9BkLo/8V9WQ&#13;&#10;zP6wzNIdf6zBYQPa5+7M9Z1ftZ+jf+Z7ElOv/itcXfV+iSTDrAP8966xQoorx2CqlrWMHDWgNaP7&#13;&#10;DVNJSkkkklKSSSSU4n1h+qeL9Ybsa3LJLcZxds02Wbtn6O7d+Z+hZ/01I/U3og1OFR/mNWyub/xh&#13;&#10;dZ/ZHRb3tMWWj0mf1rPa/wDzKPVsSU4H+LXCx8vqOf1jHrbXRv8ARoDRtbsHvs9v9RmN/wBuLsvr&#13;&#10;Hm2YHTMrJq0srpe5p8HBrtjlS+ovSf2T0bHocIsc31H/ANaz9L7v+L/mv7C2cnHZlUvotE12NLXD&#13;&#10;xa4bHpKeJ/xS9Kx6+mftDaHZNz37nnV4DT6fpb//AARUP8ZVNf1fz8LrmEBXfvIsDfb6obtd7/69&#13;&#10;fqU2oODj/WH6g22Y2JjOz8B7tzNoJcD/ANY9Syl/+l/Rel/olgfXy3rPU66uodWrGOwuLKKPzoI3&#13;&#10;33OZ/OfmUs/Sf9tpKfba7G2ND2mWuAIPkVJAwajRj1VO5YxrT8htR0lKSSSSUpJJJJSkkkklI8nI&#13;&#10;ZjVPusMMY0uJ8m+5cV07Cv8Arlc/LzXuZiMdtZW09/8AX+ctW/8AXJzm9IvLeYaPkX17/wDoof1I&#13;&#10;a0dIpI5JeT8d7/8Avqgn68ggfl4eMj951eWP3fk58zD+fnmHLQn/AJmPB7s+BqZ/1DxfT34BdTe3&#13;&#10;Vp3Eif5X57P67Eb6n9es6jW/Fy/6TRoSeXN+j7v+EY7+cXRriOi+z6zZAr4PqTHxa93/AIKhKIxz&#13;&#10;iY+kTPBKK7DlnznL5oZj7ksEPvGHLP8AnIcPzw4/9Y9ukkkrDkKSSSSUpUOv/wDJuV/xFn/UPV9U&#13;&#10;Ov8A/JuV/wARZ/1D0lPhf1D/AOXcP/jR+Ry956rnDp2HdmO1FNbnx47Bv2rwb6h/8u4f/Gj8jl7N&#13;&#10;9egT0LM28+kfu/OSU85/ip6U2+i7rmUPUysi10PcNQ0fzmz/AI271N//ABaq/Xqln1Y63hdcxQKx&#13;&#10;Y4tuA0a6Nvqud/Luotf/ANteouh/xYEH6u4scg2T/wBu3LF/x0Efs7HHf1v++PSU99lZNeJS/IuO&#13;&#10;2utpe4+DWje93+auXH+NP6vkx67h/wBbf/5BdRS2amtsE+0Ag/D3blxH1x+ocvb1fodbGZdMONQa&#13;&#10;PTtDf3Kf5v1v5H+G/wCNSU9N1361dO6A2t+fYWC6dkNc7dt27/5tv/CMVfov146T1zI+y4VpdbtL&#13;&#10;oLHN0H0vptXGZH1kyf8AGE2rpGFS2pxbuybXgOFQB2P+y7vf7/8At7/A/Q9S1d90T6u4PQ6WU4lb&#13;&#10;WlrdpfA9R/77rbfpe9ySmj9e/rE76vdLfkVfz7yK6/J7v8J/1qtr7FnfUL6mU9Pxm9Rzm+rn3j1H&#13;&#10;Of7nV7/ftZv/AML/AKa3+c3rF/x03lgwGQC0utcQe+37P/6URaPqN1vrdQ6hn9RspybBubW0HZVP&#13;&#10;uYz9HbT6f/Wq/wBH/wAKkp9HWF9a/qjj/WiqurJssrFTi4bCNZG33te16wfqL9Y89mdd9Xusnfk0&#13;&#10;AllhMl7Rt9j3/wCE/R2evTZ9P0/5xd2kp8U+ov1FxfrL9p+0WWM9B7Wt2bdd3qfT3sf/AKNb1/8A&#13;&#10;ip6OK7/Ry7H20NJcwOrcWOj1K23MYzfXvWR9Q8br17sz9iXU0tFg9T1RMn9J6ez9Bkfy10H+LarK&#13;&#10;r6v1VucQ7IDmeo5o9rnzd7me2v2O/qJKdP8AxTuLugsBJMWWAeWq7FDox6sZgrpY1jBw1oDW/wCa&#13;&#10;xESUpJJJJSlW6j03H6pQ7Fy2Cyl0S0+R3tVlJJT5b/jH6PhdKyulswqWUh1r52NDd0OxNvqO/wAJ&#13;&#10;/bXqS84/xs/0zpX/ABr/APqsNejpKUuR+tP1V6Vh9LzsqnGqbcarHb9suDiHO317/wCa/wCtLrlj&#13;&#10;fXP/AJEzf+If/wBSkpy/8Vn/AIn6f61n/VvXWrkv8Vn/AIn6f61n/VvXWpKc7qX1c6d1a1l+bQy2&#13;&#10;ysQ0uE6fS2/y/wC2uG+p9FeP9cuoVUtayttTw1rQGtaN+J9BjV6UvOPqr/4tupf8U/8A6vESU+jp&#13;&#10;JJJKUkkkkpSSSSSlJJJJKUgZmdRgVm7JeGMHc/8Aff3kdcP1Cs/WHr/2K0n7PQNWzzAb6n/blrvT&#13;&#10;/wCLUeSZiBWspHhi2+T5eOecuM8GHDCWbLKPz8EP3HRf/jC6a120NtcPENEf9OzetnpfW8TqzS7F&#13;&#10;eHEctOjm/wBZis04tNFfpVsa2vjaAAP81cV9acJv1ezaOp4I2BzjuYNGyPpe39y6tMlKeMcUiJR/&#13;&#10;S/qtrDi5Xm5ezijkwZiD7Mpz92GWUf0Mno/VvdJJmuDgHDg6p1O5SkkkklKSSSSUpJJJJT//0e++&#13;&#10;sfTB1bByMLg21loJ7Oj9E7/txcd/iy+sVFGE7o+c9tOTiveNthDCWkusd9P8+q31d69Bs+kVz3XP&#13;&#10;qN0jrtvr5VMXd3sJY53/ABmz22f20lPJ9WyGfXH60YuNiEWYuD77HjVhIc2233/uWenRjr0bKyqc&#13;&#10;Op1+Q9tdbRLnOO1o/rPcqfRfq/g9CqNOBUK2nVx5c7/jLX+96s5+BR1Kh2LlMFlLxDmngwd//VpK&#13;&#10;fPfrN9b2fWXLb0DpuQynGsMXZDnbQ8f9x8b6Pqb/AKH/AHY/8L732N9ZfqxV9TRV1fo17aLqgGOr&#13;&#10;sdpkgfzn0v5y1/8Ahaf7dPpXfT6qr/F/0Gp4e3EZuaQRJcdR/JdYtLq/QcHrTGsz6m2tYZbMjaT/&#13;&#10;ACmbUlOd9VPrphfWWoGpwZkge+lx94j6T6/9LT/wixP8bHS7rcSjqmMJswrNxjsx2z9J/wBbtqpX&#13;&#10;SdK+qXSuj3faMLHbXbBbuBcTB/4xz1qvY2xpY8BzXCCDqCCkpxMT669KyOnjqLr62M27nNLhvY78&#13;&#10;6j0v5z1f/Pv+DXNf4scW3qGXm/WG5paMl7m1z+7u9W7+wz9BT/1qxbFn+LHoFl/rmgjWdge4V/5m&#13;&#10;7/oLpsfHrxa200tDK2CGtaIa0fyWpKaXWusYXTaiMy5lRe1waHuDd0D8xcB/io690/pmBfXmZFdL&#13;&#10;3XSA9waSNtfu9y77rH1c6f1vZ9vpbaa52kkiN30v5tzFnf8AjdfV/wD7iN/zn/8ApRJTvY11WRWL&#13;&#10;qHNdW8bg5urXT+fuaioOJiU4VLMfHaGVVgNa0cABGSUpJJJJSkkkklKVfP6jjdOr9bLtZVXMbnkN&#13;&#10;En833KwqfVej4nWKfs+dWLaw4OAM6OH5/s/rpKfNvrt13AzOv9LyMe+uyqqxhe9rgWsAtre71Hf1&#13;&#10;F6LgfWHpvUrPRxMmq2yJ2scHOj97asz/AMbr6v8A/cRv+c//ANKK50r6pdK6Pd9owsdtdsFu4FxM&#13;&#10;H/jHPSU3Oq9Vxuj4zszMdspZEmC76R9Nnsr9/wBNU8P63dHzWepTl0x4OeGO/tVXenYtLJxqsup1&#13;&#10;F7GvreIc1wlpH9Vctkf4rOgXu3il1c9mvdH/AE/USU839fesVfW7Lxeh9JIuIs3PsbqwabPY/wDP&#13;&#10;ZTV6lttn82vUK2CtoYOAAPuWb0T6s9O6C0jApbWXfSdq57v+u277Nv8AIWokpSSSSSlJJJJKUkkk&#13;&#10;kp4jqPX7ek/WBxue440NaWySGtcxnvbX/Ju/SLqW9d6e5nqjIq2+O9oQ8r6u4OZk/a76w+zbtM6t&#13;&#10;P/W/31UP1J6SXbvR+W98f9WoBHJEmuGQlLiHE6mTLyWaGPjGbFkxYoYpyxRx8OTg/wAP/wAccbDt&#13;&#10;Z1n6xjLwx+hpb7nxG72vr/6e/wBP/i2Lsr768dhtucGMby5xgBQw8KjBr9LHY2tng0KWViVZlTqL&#13;&#10;2h9buQf85PhAxB/ekeL+q1+Z5iGfJChKGDDCGCP6Wb2of+pHlvrp1jCy+nGqi5j372mGuBK0ejde&#13;&#10;6fVg49b8itr21VgguGhDWov/ADQ6T/3Hb97v/Jpf80Ok/wDcdv3u/wDJpgjk4uL0ajhbRz8kcAwf&#13;&#10;0nhhOWXi4cX6f+G64IIkagp0zWhoDWiANAE6nclSSSSSlJJJJKcP68dOt6n0XJxsdu+1zQWtHJLH&#13;&#10;Mu9v8r9GuG+rNH1v+rOI0U4wvxny70nEepUT/J3121+p+5+lr/64vVUklPm/UavrZ9bmfYbqGYOI&#13;&#10;+PUcT7nAH6H033f9t11f8Jau76L0mno2FVgY8+nU2ATyT9Oyx3/GWe9XUklPlnUem/W/L6xV1k4V&#13;&#10;Pq47djAHs9Mtm7+c35fqu/pH/A/8Wu66hldYr6W27Eorf1EtZuqLv0bXH+f9/qVbvT/49bKSSnzX&#13;&#10;6kdJ+s3RM1/rYlbcfKsDrnF7CWD3/wAx6OQ//Sf6K1dd9aMvreMyo9Dx6r3En1PUMbR7fT2fpsX+&#13;&#10;X/hFuJJKfKvrJ0764/WNtTMrBpaKX72+m9g1/l+pm2rZHWPr1/5X43+c3/5ILvEklIXvuFBc1o9f&#13;&#10;ZIbPt9SP5vf+56i8w+s/Tvrj9ZqWY+Xg0tZW/eDW9gMw5n+Fzbf316qkkp4MdY+vX/lfjf5zf/kg&#13;&#10;u4x3WOqYbgG2Fo3AGQHR72tREklOL9cPq9/zi6bZhNcG2Eh1ZPAe36O/+Q/+bXH4XU/rp0nHZ08Y&#13;&#10;LLTU0MZYfd7W+yvc+rIZW72f+pV6Ukkp4n6t9G+s1uezqHWsrZW0H9XYRtduGzZZXR+q+z/Sfp7V&#13;&#10;2ySSSlJJJJKQZ772Y9jsRofeGk1tcYa58fo2PcuEzM768ZlFmO/Axw2xjmEhzZh42O2/5QXoSSSn&#13;&#10;zD6u4/1z+r2IMLFwaXVhxdL3sLpd/wAXnVLuPq1k9WycdzutU10Xh5DW1mQWQ33/AM7k/n7/APCr&#13;&#10;XSSU+XdZ6Z9bc7q9XVBhVb8YkVAPZsc0F7mervym2/n/APAruMrK6w3pIuoord1Pa2ai79HuJ/S+&#13;&#10;/wBRn0Gf92P+uLZSSU+afU7pX1o6N1G223ErFOZa117i9h2N3Wve7H9LJe//ALUWf4O5elpJJKUk&#13;&#10;kkkpSSSSSlJJJJKUkkkkpSSSSSlJJJJKUkkkkpSSSSSlJJJJKUkkkkpSSSSSlJJJJKUkkkkpSSSS&#13;&#10;SlJJJJKUkkkkpSSSSSlJJJJKUkkkkpSSSSSlJJJJKUkkkkpSSSSSlLB+vn/IWZ/xR/K1bywfr5/y&#13;&#10;Fmf8UfytSU+Sf4sf/FFi/wDXf/PV695Xg3+LH/xRYv8A13/z1eveUlKXmubaPqj9bjm3+3Dz2EF/&#13;&#10;5rXHZ6m7+pk1Msf/AMDevSlT6t0fE6zQcbOrbbWdYPIP79b2++t/9RJTy/8AjD+teJj9Ksxca1lu&#13;&#10;RlN9NjWODzsf/O2fo/zPS9jFsfUrozui9Ix8SwRaGlzx/LsPquZ/1rf6X9hA6R/i+6L0i8ZNFO61&#13;&#10;plpe4v2H/g2P9m7+X9NdGkp5X62/4wMHoFL2UvZdmAloraZ2O/eytn822v8Ac/nPzP6mB0r6h4vX&#13;&#10;+m29R6jki3Nyfeb2ODmUFv8Agva703+n/wBqPzP8HT6fp+qury/qL0TNufkX4rHWWOLnGXDc4/Tf&#13;&#10;7H/nLRwOi4XTsY4WNU1mO6ZZyHb/AOc37/p70lPDfVD/ABgsxLD0jrNzHms7a8oODqrGj6HrXf8A&#13;&#10;o7/t/wDTfznbdc65j9Ewn9QvM1sAIA5eXfzVdf8AxizP/G7+r8z9kZ/nP/8ASi2M7pWL1DHOHk1t&#13;&#10;fQQBsPHt+ht2/Q2JKfKOk5mL9beou6r9Y8mqqioxVjueAD/I2f6H/S/9yX/8Gu86h/jB6N08VNqt&#13;&#10;beXvDA2kteWj99zd3821T/8AG6+r/wD3Eb/nP/8ASinR9QehY9jba8RgewhzTLzq33N+lYkp3MjI&#13;&#10;rxq3XXODK2CXOcYa0D85zl5dlddwHfXajOF9Zxm1kGzcNgPpX1/zn9dy9Py8SnNpfj5DQ+qwFrmn&#13;&#10;ggrC/wDG6+r/AP3Eb/nP/wDSiSnW6f1fA6qScO6u4187HB23d/5NXVm9H+rnT+ib/sFLajZG4gkz&#13;&#10;t+j/ADjnrSSUpJJJJSkkkklKVDrnRqeuYVmBklwqtiSwgO9rm3N2722fn1/uK+kkp86z/wDFX9Xe&#13;&#10;m1+tmZV9VcxufZU0bj+Z7sZcp9XegdCy+r5GNlZJbi1Pihxexvre7a1r7H17LN7P9F6a9k6r0fD6&#13;&#10;zSMfOrFtYcHAGfpD27/Z/XWVV/i/6DU8PbiM3NIIkuOo/kusSU9Cmc4MBc4wAJJToWVjMy6X0WyW&#13;&#10;WNLHQYO1w2P97fopKfPf8XxPXut5/X36sn06p8HfQ/tVYtNTP+vL0dUOidCw+hY/2XBZsrLi4iS6&#13;&#10;XH87c/8AqK+kpSSSSSlJJJJKUkkkkpSSSSSlJJJJKeU+uWQ/Ovo6LQfda4Os8m/m/wDf7v8Ara6f&#13;&#10;Hx2Y1TaaxDGANA8gs3C6AMfqN3UrH+o+zRoI+g3/AFbsWso4RNmUt5bf3G5zOaBx48OI3jxR45y/&#13;&#10;f5nL/O/+F/zSkkklI01JJJJKUkkkkpSSSSSny7/Hd/2g/wCvf+6q0P8AEx/ybkf8f/3ypZ/+O7/t&#13;&#10;B/17/wB1Vof4mP8Ak3I/4/8A75Ukp9BVPrHTx1TCvwnaC6tzJ8C4ex/9hyuJJKfPf8WXXqsHGs6J&#13;&#10;1B7aMnGsdDXkNlpO6xrN/wCfXd6iq/WHJr+uP1jw+nYbhbjYh32vbqzlll/v/q1VUMf/AKa1df13&#13;&#10;6kdJ69Z62XV+m4L2Escf+M2fzn/XFb6H9XMDoNZqwKhXu+k76T3f8Za/3pKb2RkVYtbrr3NZW0S5&#13;&#10;zjta0fynuXnX1q+ulfXclvQemZDKqbTF2S521m386mh35/7n/DfzX816li9CzcKnPpdjZLBZU8Q5&#13;&#10;p4IWI3/F50BpDhiMkGdS8/8ARdYkp5f6yfVKn6o1U9W6PeMfIoAaW2OEZP7/ANP/AA1n59P0LP8A&#13;&#10;B+nYun+qX13wvrLUA0ivKA91JPu0+k+j/S0/6vWr1boeF1qttWfU21jTuAMiD/WYqvTPqh0npNwy&#13;&#10;cPHbXaAQHS4kA/S/nHvSU0vrN9QMD6zZLcvLfcx7GCsem5oG0F9n+Fpu/wBKuF+tv1J+r3Q8W70c&#13;&#10;t5zqw0tqfZWSdxZ9OllFdv8ANfpF6+sXqX1N6P1S92Vl4zbLnRudLgTtGxv829n5iSnmf8VnSOlY&#13;&#10;9IzcW71M6yoC1hc0+kC7d7amM9Wv+br/AJxdp1HrGF0sNdm3V0h8hu9wbuj6W3cq/SPqx03or3WY&#13;&#10;FDanvEOIJJI/d/SOep9Y+r2B1sMGfS23052zI27vp/zbmfS2JKfO/wDFN13A6Xi5LM2+ulzrGkB7&#13;&#10;g2Rt/lL1DFvpyqxfjua+uwSHNIId/aasH/xuvq//ANxG/wCc/wD9KLcwsKnp9LMbGYK6qxDWjgBJ&#13;&#10;SdJJJJSkkkklKSSSSUpeb/Xl/wC3/rDg9BZrXWRZaPj+ls3f1MSr/wAHXpCy8f6tYGN1Czq1bD9q&#13;&#10;tEOcXOdodv0WOdsZ/NpKdRJJCysavLpfj3Ca7GljhMS1w2P9zUlNPN+sfTMBhsycmpjR/LBd/YqZ&#13;&#10;+ks/sLgcU2/4w+u15gY5vS8I+3d+e4H1Nn/GZD/T9X/R41f+kXQ4/wDis6BS/eaXPjs57tv/AENi&#13;&#10;6nFxacOptGOxtdbRDWtG1o/stSUlSSSSUpJJJJSkkkklKSSSSU1+o4Tc/Gsxn6CxpbPhP0Xf2VyX&#13;&#10;1W6uOhvs6T1I+kWuJY530df5f7j/AOcrsXaqn1DpGJ1IBuVW18cE6OH9Wxn6RRzgSRKPzR/5zd5b&#13;&#10;mYQxywZhKeDL6/1f87iyw/ymNq9S+s+B0+k2G1ljo9rGODnOP9j/AKtZH1I6Zc59vVsoQ++do/ku&#13;&#10;Pq2Wf23/AM2tTF+qHS8V+9tIc4cbiXj/ADLHbFs8ICEpSEp16fljFfLmMOLDLDy4mTn/AJ7Nm4Yy&#13;&#10;9uH+TxwgpJJJSuepJJJJSlQ6/wD8m5X/ABFn/UPV9UOv/wDJuV/xFn/UPSU+F/UP/l3D/wCNH5HL&#13;&#10;3rqWE3qGLdiP+jdW5h/tj014L9Q/+XcP/jR+Ry+g0lPnX+LPrVfS2X9B6k9tORRa4tDztDgf5xlb&#13;&#10;n/u2fpP+Ert9iB9bcqv64ddw+j4ThbTQS+57TuZEs9b3/Q/RVV+n/wAdf6S7Dr31L6V194tzKptG&#13;&#10;m9pLHx/L2fzn/XFY6F9Wen9AYWYFQYXfScfc939e1/u/sJKdG++vHrdbc4MraJc5x2taB+c97l53&#13;&#10;9bfrzX1W5vQ+lZFdbLtLspzttbWH6VdNn/V/9sr0HLxKs2l+PkND6nja5p4IKwh/i8+r4M/ZGafy&#13;&#10;n/8ApRJTzH1h+plH1WxqeqdJyBj5WOAJscA3JP03N9/s9az3/ov5qyv/AD10n1Q+vWH9ZK2sJFWY&#13;&#10;B7qifpQNzrMb/S1f+CV/nrY6p0TC6vSMfNqbbW0ggGRBHt9uzaqnTfqd0jpV4ysPGbXc0EB0uJG4&#13;&#10;bHbfUe/8xJTgf42uiWdR6W3KpG52K4ucB/onDbc7+x+if/xe9bHR/rx0rqOG3KfkVVO2g2Me8Mcx&#13;&#10;357dln/Q/wBIugIBEHhcrmf4sug5dpuNBYSZIY5zGH/rf+D/AOtemkp536s3j6x/W/I6vig/ZaWb&#13;&#10;Q6I3e37JX/29+luZ/wAGvQeodWw+lta/NuZS1xgF7g2T/J3JdM6VidJoGNhVtqqGsDx/fe/6dj/5&#13;&#10;diF1foOD1trWZ9TbWsJLZkQT/Kr2JKfOv8VvXcDpv237ZfXVvsaW73Bu4fpfoL0/EyaMysZGM5tl&#13;&#10;b9Q9pBDo9n02rC/8br6v/wDcRv8AnP8A/Si28DAo6bQ3FxWCulk7WjgSd7v+mkpsJJJJKUkkkkpS&#13;&#10;BmZ2PgVG/KsbVUOXPIa3X+U5HVXqXS8bqtBxsysWVOIJafEfR+ikp80/xl9dwOo5XTX4l9drarHl&#13;&#10;5a4O2Auxf5z/ALbevQ8L6ydM6haKMXJqstIJDWvBcY+ltas7/wAbr6v/APcRv+c//wBKK1036ndI&#13;&#10;6VeMrDxm13NBAdLiRuGx231Hv/MSU7K5L63/AFn6Vb0vMxq8ql1xqe0MDwXF0bdi61c9Z/i+6Da4&#13;&#10;vdiM3OJJ1eNT/JbYkpwf8XH1k6ZgdEpoysmqq0OfLXODXCXv2rvmPbY0PYQWkSCNQQVzv/jd/V//&#13;&#10;ALiN/wA5/wD6UXQ1VMpY2usBrGgAAcAD6LUlNLqHXun9McK8zIrpe4SA9waSP3tq85+rnXcDH+tu&#13;&#10;fmW31tx7K3hlhcAxxL8b6D/7D16B1f6rdM61Y27PobbY1u0OJcDtnds/RuYqP/jdfV//ALiN/wA5&#13;&#10;/wD6USU7PT+qYnU2GzDtZcwGCWODoP7rtqtKj0noeF0Wt1WBU2pjjuIEmT/WerySlJJJJKUkkkkp&#13;&#10;SSSSSlLiOsb/AKu9aHUy0ux7tHR2kbbGf1/Z6y7dQuprvYa7Wh7DyHCQUzJDjGmkoniiW1ynMjl5&#13;&#10;niHuYssJYc0P3sc2nV1/p91fqtyK9vOrg0/2mP8Ae1cn1zMH1rz6cDCl1NZJe+NNf5yz+pW3+b/0&#13;&#10;li33/UrpL3bvRjyDngf9WtTC6fj9PZ6eNW2tveBz/Xd+eo5QnP0y4RH9Lh/SbWLmOV5WRy4BmyZ6&#13;&#10;Pte9wQx4eP8AT9H84nADRA4CdJJTuWpJJJJSkkkklKSSSSU//9L094O4qO0+CsJJKa+0+CW0+CsJ&#13;&#10;JKa+0+CW0+CsJJKa+0+CW0+CsJJKa+0+CW0+CsJJKa+0+CW0+CsJJKa+0+CW0+CsJJKa+0+CW0+C&#13;&#10;sJJKa+0+CW0+CsJJKa+0+CW0+CsJJKa+0+CW0+CsJJKa+0+CW0+CsJJKa+0+CW0+CsJJKa+0+CW0&#13;&#10;+CsJJKa+0+CW0+CsJJKa+0+CW0+CsJJKa+0+CW0+CsJJKa+0+CW0+CsJJKa+0+CW0+CsJJKa+0+C&#13;&#10;W0+CsJJKa+0+CW0+CsJJKa+0+CW0+CsJJKa+0+CW0+CsJJKa+0+CW0+CsJJKa+0+CW0+CsJJKa+0&#13;&#10;+CW0+CsJJKa+0+CW0+CsJJKa+0+CW0+CsJJKa+0+CW0+CsJJKa+0+CW0+CsJJKa+0+CW0+CsJJKa&#13;&#10;+0+CW0+CsJJKa+0+CW0+CsJJKa+0+CW0+CMx7Xjc0gjxCkkpr7T4JbT4Kwkkpr7T4JbT4Kwkkpr7&#13;&#10;T4JbT4Kwkkpr7T4JbT4Kwkkpr7T4JbT4Kwkkpr7T4JbT4Kwkkpr7T4JbT4Kwkkpr7T4JbT4Kwkkp&#13;&#10;r7T4JbT4Kwkkpr7T4JbT4Kwkkpr7T4JbT4Kwkkpr7T4JbT4Kwkkpr7T4JbT4Kwkkpr7T4JbT4Kwk&#13;&#10;kpr7T4JbT4Kwkkpr7T4JbT4Kwkkpr7T4JbT4Kwkkpr7T4JbT4Kwkkpr7T4JbT4Kwkkpr7T4JbT4K&#13;&#10;wkkpr7T4JbT4Kwkkpr7T4JbT4Kwkkpr7T4JbT4Kwkkpr7T4JbT4Kwkkpr7T4JbT4Kwkkpr7T4LA+&#13;&#10;vgP7BzP+KP5Wrp1z/wBf/wDkDN/4o/lakp8d/wAWP/ijxf8Arv8A56vXvW0+C8H/AMVv/ikxP+u/&#13;&#10;+echfQCSmvtPgltPgrCSSmvtPgltPgrCSSmvtPgltPgrCSSmvtPgltPgrCSSmvtPgltPgrCSSmvt&#13;&#10;PgltPgrCSSmvtPgltPgrCSSmvtPgltPgrCSSmvtPgltPgrCSSmvtPgltPgrCSSmvtPgltPgrCSSm&#13;&#10;vtPgltPgrCSSmvtPgltPgrCSSmvtPgltPgrCSSmvtPgltPgrCSSmvtPgltPgrCSSmvtPgltPgrCS&#13;&#10;SmvtPgltPgrCSSmvtPgltPgrCSSmvtPgltPgrCSSmvtPgltPgrCSSmvtPgltPgrCSSmvtPgltPgr&#13;&#10;CSSnyb/HcCPsH/Xv/dVX/wDEuCem5H/H/wDfKlU/x6f9oP8Ar/8A7qLQ/wASX/JmR/x//fKklPe7&#13;&#10;T4JbT4Kwkkpr7T4JbT4Kwkkpr7T4JbT4Kwkkpr7T4JbT4Kwkkpr7T4JbT4Kwkkpr7T4JbT4Kwkkp&#13;&#10;r7T4JbT4Kwkkpr7T4JbT4Kwkkpr7T4JbT4Kwkkpr7T4JbT4Kwkkpr7T4JbT4Kwkkpr7T4JbT4Kwk&#13;&#10;kpr7T4JbT4Kwkkpr7T4JbT4Kwkkpr7T4JbT4Kwkkpr7T4JbT4Kwkkpr7T4JbT4Kwkkpr7T4JbT4K&#13;&#10;wkkpr7T4JbT4Kwkkpr7T4JbT4Kwkkpr7T4JbT4Kwkkpr7T4Kh9YGn9m5Wn+As/6h611n/WH/AJMy&#13;&#10;/wDiLf8AqHpKfA/qH/y9h/8AGj8jl9CbT4L58+oH/L+F/wAaPyOX0Wkpr7T4JbT4Kwkkpr7T4JbT&#13;&#10;4Kwkkpr7T4JbT4Kwkkpr7T4JbT4Kwkkpr7T4JbT4Kwkkpr7T4JbT4Kwkkpr7T4JbT4Kwkkpr7T4J&#13;&#10;bT4Kwkkpr7T4JbT4Kwkkpr7T4JbT4Kwkkpr7T4JbT4Kwkkpr7T4JbT4Kwkkpr7T4JbT4Kwkkpr7T&#13;&#10;4JbT4Kwkkpr7T4JbT4Kwkkpr7T4JbT4Kwkkpr7T4JbT4Kwkkpr7T4JbT4Kwkkpr7T4JbT4Kwkkpr&#13;&#10;7T4JbT4Kwkkpr7T4JbT4Kwkkpr7T4JbT4Kwkkpr7T4JKwkkp/9P1Vcl9YP8AGZ0vomQcOLMi9ujm&#13;&#10;1AEMP7j3vcz3/wDF7/8AhFs/Wfqh6R0vJzW/TqrJb/XPsp/8FXM/4pejV43Sv2k8bsnLc5znnV2x&#13;&#10;rnVNZu/lPZ639tJTv/Vn64dP+s9bn4TiHs+nW8bbGz/J97dn8ut6215l9aqm/Vf61YPU8YbK8w7L&#13;&#10;QNA73MpyX/5l9N3/AB1fqL0TqPUKemY1mZknbVU0ucQJ0H8lqSmykuNo/wAbPQbrG1h9gLiAJrPd&#13;&#10;av1j+ufTfq06uvPc4OsBLQ1pdoElO6qnU+q4nSaTk5traqgY3OPf9xv771lfV3689M+sd7sbBc82&#13;&#10;MZvIc0t9str/AOqsYtXqXSsTqtQozam3VhwcGvEjcPz0lPNY/wDjS6PmZ1XT8T1bXXPDA8N21gu/&#13;&#10;451d3/gK7BeW/WvAxsD62dJqxamVV/o/axoY3+cf+bWvUklKXKfWL/GT0voWQcNwsvyB9JlQDtn8&#13;&#10;mx73M9/8hm9bf1g6l+yunZGaOaanOb/WA/Rf+CLkf8UXSGM6e7q9o35OXY8l5+lsa70/pf8ACX+r&#13;&#10;ZYkp6H6sfXPp31na44biLGCXVvG2xo/f/PY9n/FvW6vMvrvU36s/WPA61jDY3IcWXAaB0Fld73fy&#13;&#10;7aL/APtyn1F6akpSSSSSlJJJJKUqvUep43S6Tk5ljaqhy5xjX93+srSq9R6Zi9Uq+z5lbbapB2uE&#13;&#10;iR9FySnmGf41OjZGbTg4ptuddY2sPazawF59Ju713VW/S/4JdivLPrt07G6f9Y+jVYlTKWerX7WN&#13;&#10;DB/PVf6NeppKUs3rn1iwOgU+vn2itp0aOXvP/BVM971eyL2Y1brrTDGNLnHwa0b3rzH6ndMP166l&#13;&#10;f9YOqt349b9lFTtWae/Y5n7mPW+v/j77PUSU7NH+NnCynhuNh5lrCY3NrDv81rLV3KZrQwBrQABo&#13;&#10;AE6SlJJJJKUkkkkpi57WfSIHxUftFX77fvC5r6+9HpysJ2a8uFlDfaAfadzmfTbtWV0H6iYXU8Cr&#13;&#10;KsstbZYCTBbt0LmfR9L/AL+oZZJCfCI3pxfM6WLlMEuXGfJllj9fsyiMXucOT5/8497yk5waJJgL&#13;&#10;z3MweofUmxmTjWm7Ec6HNOg/qWV/m/8AB31rr8rExvrLgNa4u9G0NeC0w79/+WjHIZWK4Zx/RY83&#13;&#10;JxxcGQT93lcx4ffhH5P3+PD++6H2ir99v3hSZY1/0SD8CvM8z6q4tHW6eltdZ6NjZJJbv4s+i709&#13;&#10;n+D/ANGu26D9V8XoTnvxnWONgAO8g8f8WytCGSUiQY0Inhl6mTmuUwYMcZRyynPLAZcUPa4OKEv+&#13;&#10;qOwoG+sGC4A/FTXmv15+reN0oNyaHPLrrHbg4ggf4T2ezenZZmEeIDi7sXI8tDmsvtSmcUp/zfo9&#13;&#10;zifRvtFX77fvCdtzHGGuBPkVyGT/AIvukYlZtvvtYwcuc9gGv/WFRf8AV+joXW8FmK57m2EklxB/&#13;&#10;zfTZWmHJOO8R/jfvM8OT5bKD7eWcpcGSceLBwQl7MPc+f3H0BJJJTuWpJJJJTj/Wrrt3QcP7XRjP&#13;&#10;y3bw0sZI2gh36Z7mV3/o27P9H+euLxf8cGXmtL8bpNlrQYJZY54B/wCt4S9Gy/5mz+q78i4D/El/&#13;&#10;yZkf8f8A98qSUk6X/jhwrrhj9Sx7MNxMST6jG/8AG+yi1n/bK79j22ND2EOa4SCNQQfzmrA+u/1a&#13;&#10;x+vdNtZYwG9jHOqfHva9o3tZv/0dn0LGLD/xO9YszulPxLTJxX7Wn/g3j1K2f2H+r/YSU96kuS+u&#13;&#10;OF9Zc/Iqo6LayjFLf0lhO14fLv5Nluz09mz0P7axMr6kfWbBpdl43WLrr2Au9NxfsdHu2M9W6+v+&#13;&#10;pvx0lPpCha/02OefzQT9y53/ABf/AFns+svSxk3gC+t5rsjQOc0Ne23Z/wAJXZ/25vVX61dR+tFF&#13;&#10;76+k4lF2Hs+m9w38fpfa7Kxfof8AFpKbv1G+tTvrVgOzH1ipzLXVloO4aCu3d/4MuiXi/wDi86h9&#13;&#10;Z8bp9jOh4lN+ObnFzrCA4WbKd9fuy8X2el6P+DXefVzqP1qyMsM6zh0U4u0y9jhu3f4P2ty8v/qE&#13;&#10;lPWJJLz3L+r31v6zmWm7OGHih5DPSJnZP6PY2j0rPof6fI3pKfQkl5X1ln1i+oJrz3Zz8/DLw2xt&#13;&#10;u6dfdt/TWZPp7tv87Vd9NeoY17Mmpl9erLGhzfg4b2pKSJJJJKUs76wYGX1DCsx8G8417o22ATEH&#13;&#10;c7/P+gtFJJT499ZsX6x/VX7Pbf1Oy5ttgbAc7t7vd6i9hXnX+OT+Zwf+PP5F6KkpSy/rN0+7qfS8&#13;&#10;nDxiG221lrSTAk/m7v5a1Fwv1l6X9aarMnOxOoMZisDrG17Ruaxg3+l/M2e7/riSnQ/xcfVzM+rn&#13;&#10;THYucW+o65zwGncGtLaq9v8A4FvXVLlv8W3V8vrHR25Oc82W+o9u4gDQH2/zexdSkpSS8l+sPX/r&#13;&#10;P9Wer1Y7skZZu91dQYA129z6KaXs9Nj/AKf+jt/64tHI+p/1vyazmP6mW5UbhSxzmVz/AKH9F6dH&#13;&#10;8j+Z9P8A4RJT6SuK/wAYnTurmp/Uun5zsenHpJdU2W73N3Wep6lf77P0fv8A9Gjf4tvrXkfWDDtq&#13;&#10;zv6XjPDHmNu4O/m7Hs/Ms/R21/8AW1qfXb/kPN/4h/8A1KSmt/i7zr+odBxsnKe6y13qbnOMuO22&#13;&#10;6tm7+wxdIvP/AKqdbx+i/UynIvuFJLbhW6A93qG3J9L0qHfz79/5n0P9J+jWZ9XMX67dbpblOzPs&#13;&#10;9LtWmxrd72/6RlDafof8Z6e/+okp9TSUaw5rQHnc4ASYiT+9tUklKSSSSUpJed/WT659T6n1U/V/&#13;&#10;6t7Ra2RbcfzS3+e27t7aqqPoWWbPV9X2U/8ACJ/1D+stTPXq6za7IGuxxf6U/u7/AFrf/bRJT6Ik&#13;&#10;uG+on12yuoZNnRestDOoUz7oDfU2fzjHsZ7PWZ9P9F+jtq/6ej/jD+tNv1Z6b6+MAb7XithIkMkO&#13;&#10;sfbt/O2MZ7P+ESU9QkvP6vqL1/LqF+V1m+vIcJLa93ptP7n6K+hj/wDtpZXS7PrN036zYnT+qZFl&#13;&#10;tJ37SD+itr2We93tb6j6/wDh/wBLSkp9VSVXqfUael41mZknbVU0ucfh+7/LcvNcLM+tH1+c/Iw7&#13;&#10;v2fgAlrS0lrj/Vsq/WLrP3/5mj9xJT6okvK+sdL+tv1Sx3Z1Ge7LoYP0gfL3Nb/pPTyvX/Rs/wCC&#13;&#10;t/8AA11H+LHqeT1PorL8yx1tvqPG5xl0A/vJKesSXL/XPG+sWWaaehWMprdPqvJAcP3PpNsd6f8A&#13;&#10;xH6RYNn1C+stVZvq6za/IAkVkv8ATJ/c9R972f8Asqkp9GSXJ/4ufrTf9YsF4zY+1Y79lhAjd/o7&#13;&#10;dn5j/psf/wAWsz/GZldd6Qz9pYOWKsQbWekGjfvd/hN767N6Snv0l5l0/wD50fXfHZk15P2DDDQ1&#13;&#10;pbItuc0bLsn9B6X07f8AhKa/9Gz/AAiBm5f1m+oFjMjMvOf09zg1xcS5wn+Xd+mos/0f6WyhJT6o&#13;&#10;ks8ddxD079rb/wBV9P1d3fbG/wCj/pPzNn+kXnuB1H6yfX+x9uFd+z+nMcWhzfpn+TvZ+lut/wBJ&#13;&#10;+looSU+pJLzHqvRvrT9UqT1HE6g/Oqr91jLQ5x2D6b/Svtyf0f8ApPSuqtXZ/VH6zVfWfAbm1jY8&#13;&#10;HbYznZYPpf2Pz60lO2kkkkpSSSSSlJJJJKUkkkkpSSSSSlJJJJKUkkkkpSSSSSlJJJJKUkkkkpS5&#13;&#10;/wCv/wDyBm/8UfytXQLn/r//AMgZv/FH8rUlPj/+K3/xSYn/AF3/AM85C+gF8/8A+K3/AMUmJ/13&#13;&#10;/wA85C+gElKWV9YfrNg/VygZGe/aHGGtA3Pef3amf61rVXmTam/Wr67WMyRvxunsO1h+iXM2M97f&#13;&#10;/DV3qf8AWUlOz0f/ABrdJ6nkNxXi3Hc8gMNoAY6fofpK32bN/wDL/R/8Iu0XKf4y+hU9V6LdY5o9&#13;&#10;XGabWOjVuz33M/qWU71Y/wAX3V39Y6Jj32mbWg1vPiaz6W/+3Xsekp6NJcr1b/GX0bpOVZhZD7PV&#13;&#10;qMO2sJE/1loYf1u6dm9Nf1ip7vste7cS07hs+l+jSU7SYmNSuMb/AI3egOIG+0SeTWV2VlbbWljx&#13;&#10;LXAgg9wUlPGdT/xs9HwrjRQLcp4ME1NBZp/wlj6/U/61vYtP6sfXvpn1mJrxXOZc0SarAGvj99m1&#13;&#10;z2WN/trR6P8AV/p/RGGvp9LageSNXO/r3Wb7X/564D6149eJ9c+nP6eA3IsLDcGfulzq7rbP+MxP&#13;&#10;V9T+QxJT6gsr6w/WbB+rlAyM9+0OMNaBue8/u1M/1rWqvMm1N+tX12sZkjfjdPYdrD9EuZsZ72/+&#13;&#10;GrvU/wCspKdno/8AjW6T1PIbivFuO55AYbQAx0/Q/SVvs2b/AOX+j/4RdouU/wAZfQqeq9Fusc0e&#13;&#10;rjNNrHRq3Z77mf1LKd6sf4vurv6x0THvtM2tBrefE1n0t/8Abr2PSU9GkkkkpSSSSSlJJJJKRZWT&#13;&#10;XiUvyLnBtdbS5zj2a0b3uWB9VPr3g/Wp9lWIy1j6gCRYGjQnb7PTssWV9fMqzrOXj/VbDMOvIsyX&#13;&#10;D/B0MO//AKez1P8Atn/TLO/xeY1eJ9ZOq49LQ2us7WtHZrX7GNSU+lLH+sf1s6f9WqxZnPhzvoMa&#13;&#10;N1j4/cZ/3+z9GtheYCpnUPr++vPAc2msGlrvoy1ldtez/ty/I/41JTr0f43OlusazKpyMdj/AKNl&#13;&#10;jBsj979G99n/AG2yxdrTcy9jbanB7HAFrmmWuafouY5Zf1sw8bM6TlMzADUKnuk/mOa1z2Ws/l1r&#13;&#10;nv8AE9fdb0LbbO1lz21z+5Fdn/n+y5JT3CSSSSlJJJJKUkkkkpSSSSSlJJJJKc/rPXcXotYtynRu&#13;&#10;+i0avdH7jVmdM+vWBn3DHcH0vdAbvA2un6PvY56zMWtvXfrJc+8bqsQFrWnjcw+l/wCfvVtWp9ee&#13;&#10;l15vTX3R+lo97Xd4H86z+r6armcyDKNcMP0f3+F148ty2OWPBlEzmzxhKeaMvTy8s/8ANR9r/Kf6&#13;&#10;16JJZX1Y6g7qPTach5l5btcfFzD6W7+3s3rVU8TxAEdXLy4zinLHL5scpQl/gKSSSRWKSSSSUpJJ&#13;&#10;JJT5V/j0/wC0H/X/AP3UWh/iS/5MyP8Aj/8AvlSz/wDHp/2g/wCv/wDuotD/ABJf8mZH/H/98qSU&#13;&#10;+ipJLP8ArB1L9ldOyM0c01Oc3+sB+i/8ESU4n1i/xk9L6FkHDcLL8gfSZUA7Z/Jse9zPf/IZvV76&#13;&#10;sfXPp31na44biLGCXVvG2xo/f/PY9n/FvXPf4oukMZ093V7Rvycux5Lz9LY13p/S/wCEv9WyxUPr&#13;&#10;vU36s/WPA61jDY3IcWXAaB0Fld73fy7aL/8Atyn1ElPpqSBnZtXT8ezKvO2qppe4xMNaNzva1ckz&#13;&#10;/G50B7g3faJMSaykp7RJYn1j+uHTvq16Yz3OBtnaGtLvo7d//VoH1f8Ar50v6xZBxcJzzaGl8OaW&#13;&#10;+0FrXe7+2kp0Ot/WLA6BW27qNvpMedrTtc+T9L6NDLHrG/8AHS+rf/cv/wACu/8AedYn+OUB1GCD&#13;&#10;qDefyLq3fV/6vMsFTsXCFh4aaqt3+ZsSU2eifWLA6/W67p1otYw7XGHMg/1LmVvWkq+F07F6ew14&#13;&#10;lVdLCZLa2trbP722rah9Yzx03BvzDr6NT3x47G79qSnC+sn+Mbpn1fv+yP335Iia6gHbJ/0r3uY3&#13;&#10;+x9NWvqv9dunfWcObiOc25gl1TxteB+/7d7LGf1H/wBdc5/ii6W1+Jd1rI9+VlWu9552g/pNv/G3&#13;&#10;+r6v/W1U/wAYdTfq31rB6/jDYXvLbo037du9zv5d2NbbX/1piSn01JJJJSkkkklKSSSSUgzs6jp9&#13;&#10;L8nKeK6mCXOdwFxdn+N/pgLnVY+TbS0wbWsGz/p2/wDnz01T/wAdV1jcLFpktofcfUI8Wj9F/wCj&#13;&#10;XrvsDDx8TGZj4rWtoa0Bob9Hb/3/AH/9NJTW6F9YcH6wY/2nAsD28OHD2H9y2v8AM/12LSXmH1Wr&#13;&#10;ZgfXbOxMDTFLCXtb9Broptf7f+CyrLKWfufQXo3UcxuBi3ZbtW01usPwY31ElOD9Zf8AGH0z6u3f&#13;&#10;Zbd92TpNdQDi2fo+q57mMZ/U/nEb6r/Xnpv1mJrxS5l7RLqrBtfH77NrnssYub/xR9OGVXkdeyvf&#13;&#10;lZFrgHHkN+nb6f7nq22f+BIH+M2gdA6lg/WLFG2wWbbY03x+9/Kto9emz+RsSU+mJJmuDgHDUHUJ&#13;&#10;0lKSSSSUpJJJJSkkkklLExqVD7RV++37wh52GzPofjWyGWNLTBg6rznM+quLR1unpbXWejY2SSW7&#13;&#10;+LPou9PZ/g/9Gosk5QqhxX6d2/yfK4uZ4hPJLFLHGWWhj9z9Vj/w30xtjH/RIPwKkuOv/wAW2M1u&#13;&#10;7DvtZaNWlxBE/wDWmUvUvqJ1vJynXdPzSX2U8OOroB9Kyt7vz9j0hkIkIzHDxfL+kmfJ45YpZuXy&#13;&#10;e8MNe7CcPZyRjP8ATevSSSUrnqSSSSUpZ/1h/wCTMv8A4i3/AKh60Fn/AFh/5My/+It/6h6SnwT6&#13;&#10;gf8AL+F/xo/I5fRa+dPqB/y/hf8AGj8jl7/1jPHTcG/MOvo1PfHjsbv2pKcL6yf4xumfV+/7I/ff&#13;&#10;kiJrqAdsn/Sve5jf7H01a+q/126d9Zw5uI5zbmCXVPG14H7/ALd7LGf1H/11zn+KLpbX4l3Wsj35&#13;&#10;WVa73nnaD+k2/wDG3+r6v/W1U/xh1N+rfWsHr+MNhe8tujTft273O/l3Y1ttf/WmJKfTUkHLyq8O&#13;&#10;mzJuMV1Nc9xiYaweo/6P8lcgP8bvQCYL7R5+mUlPapLF+sX1v6f9W2VPznOHrTsDWlxO3bv/APPl&#13;&#10;aq9A+v8A0r6wZP2PDc827S6HMLRDfpe5JTo9c+svTvq+xj+o2+k2wkN9rnyR9L20MtWP/wCOl9W/&#13;&#10;+5f/AIFd/wC860ev/VPD+sF+LfmS4Yry4M02Wbtn6PIY9r/Ur/Q1oh+qnRWiTg4oA/4Gv/0mkpD0&#13;&#10;X669H67ecbp9/qWhpdt2WM9o/wCPqqb+etxedf4scSjO6h1DrdFTaqXP9GhrGhjW1j9I/bWz2fQ+&#13;&#10;y/8Agi7zqOY3Axbst2raa3WH4Mb6iSnB+sv+MPpn1du+y277snSa6gHFs/R9Vz3MYz+p/OI31X+v&#13;&#10;PTfrMTXilzL2iXVWDa+P32bXPZYxc3/ij6cMqvI69le/KyLXAOPIb9O30/3PVts/8CQP8ZtA6B1L&#13;&#10;B+sWKNtgs22xpvj97+VbR69Nn8jYkp9MSTNcHAOGoOoTpKUkkkkpSBm51HT6XZGU9tVTPpOcYaEd&#13;&#10;V8/p+P1Kl2Nl1ttqdEtcJBj3NSU8pf8A42eiNvZj45svc94buYyGDcdn/aj0X/8AQXZryr/Gd0vE&#13;&#10;6bldJrw6a6Wm18hjQyfdh/T2fSXqqSlLl+sf4yeh9Jc6qy/1LWEgsqBeZH5vqfzH/gy6hcl9bPq3&#13;&#10;0zE6Tn5NGNU251Nji8MG/cQ76L/zP7CSna+rvXqfrDhMz8drmVvLgA+N3sPp/mOetNcf/in/APE7&#13;&#10;R/Ws/wCreuwSU4P1j+uvS/q3Dcywm0iRUwb7CP6v0K/+uvrWHhf44OkZFra72X47X8Pe0bP7fpWW&#13;&#10;P/6C0mfUHEd1u3rmS71nPgsqc0ba3tDK/V/4X+b/AEX6P9ErX14wMTM6LlDLDdtdT3tcR9B7W7qX&#13;&#10;1/yvU/7c/m0lO4x7bGh7CHNcJBGoIP5zVJcb/imyLr+gV+tJDHvawn/Rg/8AfLPUrXZJKUkkkkpS&#13;&#10;SSSSlJJJJKUkksOz65dOryjhFzvVD/TPtO3fPp/S/rpspCO5plx4cma/bjLJwjilwfou4kuZ6j/j&#13;&#10;A6dhWGpm+4gwSwDb/nvczf8A2Ff6L9aMHrRLMdxFgE7Hja6P+of/AGEBkgTwgi2WfJcxDH7ssc44&#13;&#10;/wB7hddJJJPaqkkkklKSSSSUpJJJJT//1Os/xngn6t5e3mK//PtG5WP8Xzg76v4ZHHp/xctLr3Sx&#13;&#10;1fp9+CTHrVuaCezo/RP/ALFi4j/Fl9Z8fAw39E6nY3GycV7wBaQyWkusf77P8JVb6vs/0aSkX+OT&#13;&#10;V/TWN+mbXx4/9p16U5oeC1wkHQgrzDqGSz67/WrFpwz6mFge99g1Y4h3q2bHfuW2V0Y/8v8ASWfz&#13;&#10;a9Jzc2jApdk5L211MEuc4w0fmpKeG+uf1KsxLh9YegtbXlUe99QA2WNb9N7K/oeps/nK/wDDfmfr&#13;&#10;H85lHrWV/jPsr6bjsGNi1ta/KeYc+f8AQ4v/AAb/AP1d/o7ZfWf66U/WrNZ0HByG4+C8gXZDjt9T&#13;&#10;/gKN3+D/APP3/hf+cJ9bvqxi/U9tPV+jXtxcmoBvpvdpkho/Sf17nt/nv8Hb/wAFckp9D6X0jE6T&#13;&#10;S3Hw621sa0N0Gpj/AEj/APCOVxcz9T/r3hfWeoNaRXlge+knXT6VlP8ApaltdT6vh9IqF2da2msn&#13;&#10;aC4xLv3WpKeA+u//AIr+k/8AW/8Az7YvS15F9bfrH07M+s/Tc2i9j8enZvePosix73bv7C9J6X9Z&#13;&#10;+l9XsNODkV22Abi1p12/vJKc/wDxjAn6vZm3nYP+rr3KH+LVwd9XcMjja/8ACy1bfWOnN6phX4T9&#13;&#10;BdW5k+G4bd/9hcF/iy+sdHSqLeg9Ve3HyMax20WEMa5rj72MfZ7NzLd7/wDhK7P0aSmP+O3XFw2N&#13;&#10;+mbXR4/RavS15d1zLr+u/wBZcPBwSLcTD/SW2N1YdWWX7X/ufoqceuz/AEli9RSUpJJJJSkkkklK&#13;&#10;SSVTqfVsTpNX2jNtbTXIbucY9x/MSU+f/wCMP/xTdG/42v8A8/VL0teRfXb6x9Oz+v8AS8rGvY+m&#13;&#10;mxhscOGAW12O3/2F6R0z609K6tb6GFk122xO1p1gJKa317tdV0HNc3k0uHyd+jf/ANFea/Ub6sdR&#13;&#10;+tOB6T8p+N06lzmtazm21x9W17/cz+b9T+cs3/uV/wCEXrvV+njqeFfhOMC6tzJ8N42b/wCyvPf8&#13;&#10;W31kxug1XdB6u9uNkUWuINh2scHfSb6rv0f0v+3a7P0aSmrc7qX+LTPo9XIdldKvO0h0+z/Sba9z&#13;&#10;/TurZ72bP59erAzqF5V/jI61R9asjE6H0h4yLDbuc9nuY0x6bf0rfY/Yz1Lbn/QYvVK2CtoYOGgD&#13;&#10;7klMkkkklKSSSSU4v1z/AOR8j+qP+qYl9TP+R8f+qf8AqnoH14zqKem20WPAtsaNjZ9zocxU/qv9&#13;&#10;ZOnYXS6ar72te1plpmR7nqAyAzan9D/unVjhyT+HVGM53zXEOGP6Psuh9dmNd0e/d2DSPjvrUPqI&#13;&#10;XHo9O7sXx8N71g/WLr5+s7m9K6S1z2ucC95G0EN/rfQpZ9PfYuux243QcFldrwyqpobudpJ/9SPQ&#13;&#10;iRLIZj5Ix4eJObHLByUOXmP6Rmz+/HD/AJSGP2/a+T/WPNdU/wDFXjf1B+S9dqvPuodZw7PrHj5j&#13;&#10;LWmhrAHP/NGl3/kl1X/OzpP/AHJYlinEGWo+dPPcvmlHBUMkuHloRlUJemXHNvVdQx7b34rHg3Vg&#13;&#10;Fze7QVyf+M7+jY/9c/kU/q5lVZf1hzbqHB9bqxDhwf5lUv8AGJ1XFzKqqcexr312O3AGY02puSfF&#13;&#10;ikT34R/jMvJcqcPP4oxEzUIZclj+bllwsfrVgdcqwXPzsll1Ic2WtaAZn2O9tNa7jCqHoUl7fc1j&#13;&#10;Ykat09yo/wDOzpP/AHJYsLqPWqc7reD9ju3sBIdtJj3f+YpwMYHiB4+LhjXFxMco5+agMU8f3YYf&#13;&#10;eze5HF7OOX6v5OD0f5t7RJJJWHHUkkkkpDl/zNn9V35FwH+JL/kzI/4//vlS6360nqowiOisrsyH&#13;&#10;OAIsMD0yHeps91f6T6C8/wDq10P65fVmh+PhY9BY9+873NcZhrPzb2fuJKfSPrB1CvpnTsjLtIDa&#13;&#10;63HXuY/R1/8AXLPYuJ/xKdPfT06/LcCG3WgN8xUPp/8Ablr2f9bQrvqX9ZfrRYwfWDJZVitIJqri&#13;&#10;f8ypvo7/APhbbLfTXofT8CjpuOzExWhlNbdrWjwSU+c5HUer/XfrOT0zp+ScPBxCWvcyQ920+j+Z&#13;&#10;6dr/AFnss2V+pXV6P8571pH/ABXupb6lPVMuu0a79+n+a11bv/BlR6p9VevfV3q13Vvq4G3VZJLr&#13;&#10;KnEaFx9R7H12Pp31+r/Mvos9Wv8Am/8AjCP6b9cPrUPs/UzX0/DdpYK432N/c9tuTZ/25fVX/wAY&#13;&#10;kpf/ABJf8mZH/H/98qXf5f8AM2f1XfkXnf1M+r/1m+rOR9krqpOA+/dY9zgX+n/NufV6b9+/0mfo&#13;&#10;/wBF/OL0kgEQeElPAf4lD/ka4f8Adp3/AJ7xV6AvLsb6vfWf6lZFzehV15WFa7cGvI9v7m9nq4tv&#13;&#10;q7PZ+jf6diM7o/12+sbgM69uBR3bW6HR/J+yvstf/UvymJKe6+sPV29F6ffnuG70WFwb+876FbP+&#13;&#10;3FwHQfq91n660DqnVOoW00Wk7KqTtG1p2fQ3elX9D2fo7rPz133Uuis6l01/TL3uc19fpl51fIHt&#13;&#10;v/4z1P0q8/6XifXX6qMPTsOirKxmk+m5xBa3cd36P9Pi21/9fSU0vr/9SndB6WcivOyLat7Wmq12&#13;&#10;5rifz/pMbuZ/xS9P+r3/ACZif8RV/wBQxed9a+o31l+smM/K6pcw5DI9HGYQK2yW+tvf/M7/AE/+&#13;&#10;N/49db9SmdfoqON1muquqpjGVFhl52j0/wBJsstZ9BJT06SSSSlJJLH+s9vWKsZp6Gyqy/eNwsOm&#13;&#10;yHfQ99Xv3/y0lPJf45P5nB/48/kXoq8n+sXQ/rl9Y21MzMegCl+9uxzW6/yv071sjM+v064+L94/&#13;&#10;96UlPfrP+sP/ACZl/wDEW/8AUPR852S3FsOKGHJDDsDp2GyPZv8A+D3rgst/17zKLMezHxtljHMd&#13;&#10;BbMPGx3/AGoSU6P+KH/kBv8Axtn5V2q8t+r/AEz66/V7EGFiY+Oag4u97mudLv8Ar7F3X1Yt6xbj&#13;&#10;OPXGV137ztFZ02Q36fvt/P3pKeR+t4n65dK/qj/qrl6MvLOs9C+t+f1arqvoUepjEira9uwtl7mb&#13;&#10;22W+p+f/AMGu5yrutDpAsorpPVNrZYT+i3T+m2+/9z/hUlPKf4rf+U+tf8e3/q85dV9dv+Q83/iH&#13;&#10;/wDUrjPqd0H609E6jZfZTSKcy1rsglwMNBte/wCz+lbu3frFuz+c/wAGt/694/1hzmHC6TVS/Euq&#13;&#10;LbC4xYHO3Ndt9Sytm309mz+2kp846b9U+qWdHx/rBU5uRXjuc5mM4bwKWPs+0fo3+z35DLX2U/6L&#13;&#10;9Jv/AMGvXfqt9Z8X6y4bcvG9rhpZWT7q3/uO/kf6Kz/CIX1G6RkdF6Nj4OWALqw/cAdwG+y2/wCl&#13;&#10;/VsXDu+q31n6X1vI6n0eimqux7gGNe30n1/m76X2bvf/AD/+D/S/zexJT6sks/oL+oPwmO6s1jMs&#13;&#10;zvFf0Of0f7/+D/lrQSUpJJJJT4f9SsLrWV1POb0vJrxslpPq+o0Pc73u37d9N/0Lf5xdr+xPrv8A&#13;&#10;+WdH/bTP/eNQ+sv1Gz6epHrv1csFeU7Wyt2jbCfp7N36L9N/harvz/03qb0P9t/XqxvpN6fQ1/Bf&#13;&#10;ubH9b+mbP+rSUrov1A6vV12vrnU8qq2xslxY3a5/s+zM9rKqKvoLofrx0vp3VsAYnUrhQH2NFTyR&#13;&#10;pd7vT27vp/n7/wCQsn6tfVTrjc9vVeuZznvZO2mtx9P3DZ+k/mqP+t00/wDXVP8Axo/V7O69g0U9&#13;&#10;Pr9SxlwcRIbDdtjN/wCkcxJTiD6l/XLAAqw+otfU3Ru575A/qW1Xe3+R6qWP9aPrH9Vuo4+H9YCy&#13;&#10;/HyXbQ8BsiS1j312VMq/mPUZ6ld1au4Wd9d+kVii/EqzWtAAs3t3n/jHeqz1P6/of9cUKPqx1z60&#13;&#10;9To6j9YWsx8bGO6uhhDiTLbPzX2/zvp1+vvs/M9P0mJKdT/Gw2x31eu9PgPrL/6u9v8A6N9NX/8A&#13;&#10;F7ZTZ0DD9CNorgx++C71/wDwbetzMw6s6h+NkND6rGlrmnu1y82p+q/1n+plrx0FzcvDed3pvIkf&#13;&#10;8ZW99Hv/AOExrv03+jSU+m2MbY0seAWuBBB4IP0tyqdI6fhdOxm0dPa1lAJIDDIkn3+/+svP8vA+&#13;&#10;u31pb9lzBVg4ztH7TG4fu/o7crJd/wAX6lVVi7n6tfV+n6u4FeBQ4vDJJc7lzne6x/8AI/qJKeJ6&#13;&#10;v1bq/wBa+u29C6XecTGxgfVsbo87drLXbmbLP51/pV012V/6SxXm/wCKxzBvZ1PMbd++H9/6v0//&#13;&#10;AAZVfrB9U+tdJ6w/rv1c22G7+dqJA5/nfba6tttVr2er/Oet6qTsb66/WVv2bM9Lp+M7R7mfTc38&#13;&#10;9jP02Td/4LjpKR/4mmFh6i0u3kWsBd+9/P8A6T+2tX/G9/yA7/ja/wAqxfqx9WPrL9Vcy2nBrpfh&#13;&#10;W3Dc+xw3Gppdss9j2PY/0X/6L6a2v8b3/IDv+Nr/ACpKd36oX039Gw345Hp+hWNOxa1tdrP67LPp&#13;&#10;rP8A8ZV9NP1fyheR72ta0Hu8uZ6W3/z4uX6V9V/rJ0PFqv8Aq/ktsx762WOptj2ve1r3+n6n6P8A&#13;&#10;zLKP+E3p3fUb6x/WnIY/6x5Da8asz6bCJ/61XS30P+v22W2pKa2zIH+LqNeZ8/T+0f6/9bUvqX0r&#13;&#10;60X9Jps6Vn0U4p3bWGtrnNO9/qeo/wCy2+71P+EXpbul4zsP9nlg+zen6Wzt6cens/zF57jfVr6z&#13;&#10;/Uy17ehFmZgvcXCt5Ac3+sx78f8AS/y8e39L/oUlOhb9X/rrcx1b+pY5a4EEekzUH6X/AGjWh/i9&#13;&#10;+puR9VKb68m1thuc0gMna3aHf6T99ZF2V9e+rj0q6KcFp0Nm5u7/AM+5dn/bdC6T6n/VzJ6DRY3M&#13;&#10;yn5V9rtznOJLWn/gvVc9/wDXs/PSU9AkkkkpSSSSSlJJJJKUkkkkpSSSSSlJJJJKUkkkkpSSSSSl&#13;&#10;JJJJKUkkkkpS5/6//wDIGb/xR/K1dAuf+v8A/wAgZv8AxR/K1JT4/wD4rf8AxSYn/Xf/ADzkL6AX&#13;&#10;z/8A4rf/ABSYn/Xf/POQvoBJSl5p/i/9v1p6w130jZYR8PWf/wCYL0teY9TtH1N+t/7SvluDnsLX&#13;&#10;P7Mcdnq/5mRVVc//AIG5JT3v1kcG9Kyy7gY9s/5j1y/+JwEdCM8G98fdWo/4xPrlgt6U/DwbmX5G&#13;&#10;WPTa2pws9j/5x7vS3/Tr/R1/v+ot/wCpXRXdD6Pj4dmlobuf/XsPrWN/63v9JJSvrR9UcL6y4zqc&#13;&#10;hobbyy0Ab2O/N/4yv9+pcBj/AFz6p9VKbPq3l0NtzGxXjP09NzbPZX6/0fUZ/o/+28hdV9cf8ZGD&#13;&#10;0GmyrFe2/OBLBWNRW4fSfk/8V/ov5z8xYnRPqH07rvSreodRyRfl5M2PyGuBGO5vu9P9z9H/ANqP&#13;&#10;/AvT/R2JKeg+pv1Hq6JW7Jzg27PuO6x5AIYfp+jj/ubP9f8ABrrF5f8AU3/GNX0+w9H6xe21lZ21&#13;&#10;ZbTuY5o+gy930/6lv/W7v9IvQOtdap6PgWdSsDrKq2h0V+4uDi1jdn8n3/T/ANGkpB9Z+l5/VMUU&#13;&#10;9OyjiWh0l4E7mw79F+/X/XYvO+ljI+oXW2nrdbcj7YYbmbnPsbO1j/579z2faP0frbP8NbX+jXb9&#13;&#10;K/xh9C6nXvbkspPdlxFLh/2670n/APWrLFxX196vR9dM/E6L0g+tteS+xv0G7trXbX/6OmrfbbZ9&#13;&#10;BJT6yvNP8X/t+tPWGu+kbLCPh6z/APzBelrzHqdo+pv1v/aV8twc9ha5/Zjjs9X/ADMiqq5//A3J&#13;&#10;Ke9+sjg3pWWXcDHtn/MeuX/xOAjoRng3vj7q1H/GJ9csFvSn4eDcy/Iyx6bW1OFnsf8Azj3elv8A&#13;&#10;p1/o6/3/AFFv/Uroruh9Hx8OzS0N3P8A69h9axv/AFvf6SSncSSSSUpJJJJSlS6z1Wno+HbnZB/R&#13;&#10;1NLj5n/B1/1rbP0auqj1vo1HXMOzAyt3pWxu2mHe1zbmbXf160lPKf4ucXey7r/UHN+2Z7twkiWU&#13;&#10;f4Kv+3/55rx1mfU3NoxvrL1i6+xlde4+5zg1v85++9G6n/ix+rHSavXzrraayQ0OdY36R/M/mVx3&#13;&#10;1b6R9XcnrGTRmXxiMf8Aq7i/b6vu9nqWbPz2f8Ukp93Xl3+Mc19T6xj4PSK3u6zXB9Vjtnps/nmM&#13;&#10;t/qM/Tep+i9L/hN/pr1FeWvzGfVT663ZXUfbj5dZDLT9Fu/0Xbv+t24/2f8Akf8AFpKan1p6H9cB&#13;&#10;g7+qZAysNkOtrpcGP2N9z/V/VqfV2f8AoT/pV3/1Izen5vSaXdLb6eO0bdh+kx4/nWW/vv8A8J6n&#13;&#10;+E/nEH6w/XXpGBgWW/aKrXOYQxjHtsdYXD2N2V7/AGf8Isn/ABP9NvwujG24FovtNjAf3NtdTbf+&#13;&#10;uen/ANtpKe6SSSSUpJJJJSkkkklKSSSSUpJJJJTxf1J06p1Frvpbz/1dq6T6wEDpuVP+gs/6ly5i&#13;&#10;60fVr6wuvv8Abi5bT7uzXHa5/wDmX/8AgVyt/XP6w47sI4eJY267IIaBWQ+Gk+7+b/f/AJtirRkI&#13;&#10;Y5RO8eJ282GfMc3iywBljzxwT4/0Ie36Mv8A4V7af/F8COktn998feulWd9X+nHpmBTiu+kxvu/r&#13;&#10;O/SWf9N60VNjHDAA9nN5zIMvMZJx+WeSco/3eJSSSSe1lJJJJKUkkkkp8q/x6f8AaD/r/wD7qLQ/&#13;&#10;xJf8mZH/AB//AHypZ/8Aj0/7Qf8AX/8A3UWh/iS/5MyP+P8A++VJKfRVzf8AjGBP1ezNvOwf9XXu&#13;&#10;XSKn1jpzeqYV+E/QXVuZPhuG3f8A2ElOJ/i1cHfV3DI42v8AwstXN/47dcXDY36ZtdHj9Fql/iy+&#13;&#10;sdHSqLeg9Ve3HyMax20WEMa5rj72MfZ7NzLd7/8AhK7P0ar9cy6/rv8AWXDwcEi3Ew/0ltjdWHVl&#13;&#10;l+1/7n6KnHrs/wBJYkp9QIDhB1BXB/XP6jPba3rnQmtqzaPc6sAbLQ392v8Am/W2f9v/APGrt8vL&#13;&#10;pwqnZGQ8V1MEuc4w0BeZ/Wz680/WLJb0Lp+QyjDsMX5Tjta5v+hp/kfmf8N9D+jepZYlIz9Ycv8A&#13;&#10;xlmrpOKxuNU1oflWGHHnbsxPz/Tf/n/4Oz9F/PekdI6Jh9GoZj4dbWNY0NkAbnfyrbP8I9ef/W36&#13;&#10;pYn1Tpp6r0e8YmVQA0B7tMmPp7v+Hsb/ADn+Bt/4NdL9Tfr9hfWattZIqzQPdUTzH0rMf/SVf+CV&#13;&#10;/wDTSUz+vH1Od9a6qKW3ej6Vm4nbu9pG32e5nvWRb/ib6O+ksFl/rH/CFwcd37zq9mz/AF/nF0XW&#13;&#10;vrl0voWSzEz7TXZY3eDtc5u2fTbvfW395ijf9eOhUUm92bQWgTDXh7//AGHq3Xf+BpKeX/xd9Yzs&#13;&#10;DqWR9WOpvNrqAXVPJnRuz9Huf7/TsqsZfT/o10319BPQc3bz6J/8yXI/UIXfWP6xZf1lLCzGg11z&#13;&#10;+cYrprb/AGMar9N/wli9E6lhM6hi24ln0bq3MPwePTSU85/iscD9W8UDkG2f+3b1if47XD9m4w7m&#13;&#10;/wD75Yh/4tOvVdCGR9X+rPbj30WuLDYdjXB302Mss9n0v01f+mru/RoP1ozKvrv1/D6TgOFuNjE2&#13;&#10;XWN9zIlnre/6Hsrr9Kuz/TZCSn03HBbUwO5DRP3IiSSSlJJJJKUkkkkp5P8Axl53TcXpDmdTYbRY&#13;&#10;QK2NO1/qD6Nldn+C9L/Sf9b/AMIuT6L9XvrxX04Mx8ltFRb7arHD1g38xjLPQu+z/wBT7TT6X/Br&#13;&#10;T/xx4d3oYfUa276sW0+oO36T0fTc/wDkb6PS/wCurqcH669GzcYZTculjSJIe9rHs/kWVWO37/8A&#13;&#10;ViSnkv8AFTbi4l2T07IqfV1dpJudY7e6wA+703/yHv8Af9P1f571rf8AB9f9cwT0PO28/Z7P+pdu&#13;&#10;XE/Vi/8A5x/XHI6xhA/ZKmbS+I3+xuLX/wBu++1n/B1L0rMxWZlFmPZ9CxjmO/qvGxySnlP8Uzgf&#13;&#10;q9SByH2T/nuWf/jrcP2PSO5yW/8AnvJVL/Fv1qr6t25X1d6s9tFtVpdW552MfIa17Wvs9vv2V30f&#13;&#10;6X1lD6551X116xh9D6c4W01OL7rGHcwD2+p+kb7P0NP5/wDpb/SSU+j9MBbiUh3IrZP+a1WkwEaB&#13;&#10;OkpSSSSSlJJJJKUkkkkpS4H6y57OnfWOjKsDnNZWCQ0S7/DN9v0F3V99eNW621waxokk8ALguodZ&#13;&#10;w7PrHj5jLWmhrAHP/NGl3/klBnIoC6PFF1fhMJGeSXDLJD2M0Tw/pen+b43Vt+v7LWluFi32WngO&#13;&#10;bA/8Cdc9S+pPQMnBNudnDbff+b3AJ9R7rP5Vj1u4HWcPqLi3FtbY5okgHWFdTow4iJGXHw/L+6xZ&#13;&#10;eZ9rHLBjxfdvd4fe9yUsmaUY/J8/ApJJJSuepJJJJSln/WH/AJMy/wDiLf8AqHrQWf8AWH/kzL/4&#13;&#10;i3/qHpKfBPqB/wAv4X/Gj8jl7Z9fQT0HN28+if8AzJeJ/UD/AJfwv+NH5HL6C6lhM6hi24ln0bq3&#13;&#10;MPwePTSU85/iscD9W8UDkG2f+3b1if47XD9m4w7m/wD75Yh/4tOvVdCGR9X+rPbj30WuLDYdjXB3&#13;&#10;02Mss9n0v01f+mru/RoP1ozKvrv1/D6TgOFuNjE2XWN9zIlnre/6Hsrr9Kuz/TZCSn0zHaRU1r+d&#13;&#10;oBn4Livrp9Qzc9vWOiNbVn0Q7aAAy3b/ACP5v1v/AD9/N2LtcnJqxKnX3uDK2AlznGGtAXmn1v8A&#13;&#10;r9T1u9vQ+mZDKce0gX5TjtYGH6dVP/oz/SfzX816liSkB+s+b/jGFXRcWtuP7d2XYYdtAOx/2Rv8&#13;&#10;5sf/ANu+/wBH+Z9S230fovQcPomOzGw6w0Mbt3QN7/3n22fnue5cF9afqZhfVjEo6p0nIGJl40Na&#13;&#10;57tMk/T2P/4ez9J/wNlf6Kz9F/N9D9S/8YOH9Za202EVZ0a1E/Tgbn24377P+D/nKv8AwRJT1i5f&#13;&#10;/GR1r9j9Dvc0xZcPRZ8bP5z/ADMf1nrqF5n9eHn6xfWXB6CzWqkiy0fH9Pbu/wDQSr2f+GElPW/U&#13;&#10;XpH7H6LjY7hFhZvf/Xs/TO3f8Xv9L/raL9cwT0PO28/Z7P8AqXbltIOZiszKLMez6FjHMd/VeNjk&#13;&#10;lPKf4pnA/V6kDkPsn/Pcs/8Ax1uH7HpHc5Lf/PeSqX+LfrVX1btyvq71Z7aLarS6tzzsY+Q1r2tf&#13;&#10;Z7ffsrvo/wBL6yh9c86r669Yw+h9OcLaanF91jDuYB7fU/SN9n6Gn8//AEt/pJKfR+mAtxKQ7kVs&#13;&#10;n/NarSYCNAnSUpJJJJSkklW6h1LG6ZScnMsbVU2AXOMDVJT57/je/pvSP+Ns/wCqwl6WvIv8Zn1j&#13;&#10;6d1XK6a/DvZa2mx5sLfzAXYu3d/21YvRunfW3pHU7hjYmTXZc4EhoPuMe521JTrrE+u3/Ieb/wAQ&#13;&#10;/wD6lba4v64fXHo9/S8zEqyq3XOqewNBmXRt2JKSf4p//E7R/Ws/6t67Becf4t/rb0npnRKcbLya&#13;&#10;6rWueS1x1G573NXotdjbWixhDmuAII1BB+i5qSl3ODAXOMAakleXfWLrWR/jAzh0Ho5IwWOBvv8A&#13;&#10;zXbfzv8AiW/4Bn/am7/g696rfX767O6zmnoGJa3HxQ/Zfc4wHFv883/wvV/7Mv8A+DXTfV7rv1V+&#13;&#10;rmGMTDy6oGrnGd9j/wDSWe1JT1fTOnU9Lxa8PGG2qpoa0f8Afnfy3/nq0sb6q/Wen6z4jszHY+tj&#13;&#10;bHVw+JO0Mfv9n8mxbKSlJJJJKUkkkkpSSSSSlLhv8YuILr8KtgDX2ue0mPE47G7l3K4f/GSbBbgm&#13;&#10;mfU3WbY53Tj7FDzH82f8H/pOl8IJ++Qo1pk/9I5HrOm9KxumUijHYGgCCY9zv5djvz1yP166azpT&#13;&#10;6erYQFVosDXbdAXQ61lm3/rb/V/0q1en/Xzp11Q+1uNFw0exzXfSH09mxr//AEosHr/VXfW/Kq6d&#13;&#10;04ONLXbnPIj+T638iqpiZllAwqNGX6Ai2uRwc1j5ozzCcMY4/vWTL/Mzxf3/APKvfYt4yaWXDQPa&#13;&#10;Hf5w3oqHRS2ittTPosaGj4N9qIrIcSVWa+XopJJJJCkkkklKSSSSU//V9VWF1z6k9I69Z62bQHW8&#13;&#10;b2kscf8AjHUuZ6n/AFxbZeBoUvUb4pKaXR+hYPQ6vQ6fU2ph1Maucf8AhLX/AKSz+2rGbg0dQpdj&#13;&#10;ZTG2UvEOa4S0/nIvqN8UvUb4pKcOv6idCqcHtw6g5pBGk6haHVeiYPWGtZn0suawy3cPon+SrnqN&#13;&#10;8UvUb4pKczpn1W6V0m318LGrqtiNzRrBVnqnR8Pq9Ypzqm3Vg7gHDh37yteo3xS9Rvikpwf+YHQP&#13;&#10;+4VX3H/ySudL+rHS+kWG7Bx66rCNpc0a7f3Vpeo3xS9RvikpksTrn1M6T194tzqA60abwSx8fy30&#13;&#10;uZ6n/XFs+o3xS9RvikpodF+r+B0Ko09PpbU06mJLnf8AGW2b7bFoqPqN8UvUb4pKZJKPqN8UvUb4&#13;&#10;pKZJKPqN8UvUb4pKZKp1PpOJ1ar7PnVNurBDg1wn3D89WfUb4peo3xSU4P8AzA6B/wBwqvuP/klb&#13;&#10;6Z9VuldJt9fCxq6rYjc0awVp+o3xS9Rvikpksbrn1Q6V19wfn0B9gEB4JY+P+Mpczf8A9cWv6jfF&#13;&#10;L1G+KSnJ6H9Uul9AJdgUNY9wgvJL3x+76trnv2rYUfUb4peo3xSUySUfUb4peo3xSUySUfUb4peo&#13;&#10;3xSU1c/o+H1EtOVU2wt4JHEqp/zT6SP+01f3LV9Rvil6jfFNMInUgM0eYzQHDGeSMR+jGckWLg4+&#13;&#10;E3Zj1srb4NaG/wDUpZmFTnVmnIYH1nkHyRfUb4peo3xRoVXRj45cXHZ49+P9Nyv+afSf+4zEv+af&#13;&#10;Sf8AuMxavqN8UvUb4ocEe0fsZfvWf/OZf/DJtTA6Nh9OcXYtTa3OEEgawq9n1X6Xa4vfjsLnEkmO&#13;&#10;5Wn6jfFL1G+KXBGqoUtHMZRIyE8nFL5pccuKTlf80+k/9xmIuN9XOnYlgupoY2xvBA4Wh6jfFL1G&#13;&#10;+KXBHsFx5nORRyZCDuOObJJR9Rvil6jfFOYGSSj6jfFL1G+KSmSSj6jfFL1G+KSmSSj6jfFL1G+K&#13;&#10;SmSSj6jfFL1G+KSmSSj6jfFL1G+KSmSSj6jfFL1G+KSmSSj6jfFL1G+KSmSSj6jfFL1G+KSmSSj6&#13;&#10;jfFL1G+KSmSSj6jfFL1G+KSmSSj6jfFL1G+KSmSSj6jfFL1G+KSmSSj6jfFL1G+KSmSSj6jfFL1G&#13;&#10;+KSmSSj6jfFL1G+KSmSSj6jfFL1G+KSmSSj6jfFL1G+KSmSSj6jfFL1G+KSmSSj6jfFL1G+KSmSS&#13;&#10;j6jfFL1G+KSmSSj6jfFL1G+KSmSSj6jfFL1G+KSmSSj6jfFL1G+KSmSSj6jfFL1G+KSmS8+/xns6&#13;&#10;z1Sv9l4WE63HOx/rNMnc0u/R+n+Yu/8AUb4peo3xSU8B0X6xfWfHbj4VnSiKmBlZeXQdjdtXqfu/&#13;&#10;QXoKj6jfFL1G+KSmSSj6jfFL1G+KSmSSj6jfFL1G+KSmSSj6jfFL1G+KSmSSj6jfFL1G+KSmSSj6&#13;&#10;jfFL1G+KSmSSj6jfFL1G+KSmSSj6jfFL1G+KSmSSj6jfFL1G+KSmSSj6jfFL1G+KSmSSj6jfFL1G&#13;&#10;+KSmSSj6jfFL1G+KSmSSj6jfFL1G+KSmS5/6/wD/ACBm/wDFH8rVveo3xXP/AF+eD0DM/wCKP5Wp&#13;&#10;KfIf8Vv/AIpMT/rv/nnIX0Avn/8AxXGPrJiE/wDC/wDnnIXv3qN8UlMlU6n0rE6tQcbNrbbUfzXe&#13;&#10;P77HfTrf/LYrPqN8UvUb4pKcDpH1B6J0a4ZOLjgWjVrnOdZt/wCK9Zz9n9f+cXQqPqN8UvUb4pKc&#13;&#10;bK+pXRcy12RfiVOseS5zo+k4/Ser+F0fDwMc4eNSyugzLAPa7d/Ob/396teo3xS9Rvikpwf+YPQJ&#13;&#10;n7FV9y3hW0N9MAbIiI0j93al6jfFL1G+KSnmc3/Fp9X8x5sdihjjz6bnVt/7aqf6X/QWr0X6tdN6&#13;&#10;E0t6fQ2rdy4S57v691u+3/prR9Rvil6jfFJTJVOp9KxOrUHGza221H813j++x3063/y2Kz6jfFL1&#13;&#10;G+KSnA6R9QeidGuGTi44Fo1a5znWbf8AivWc/Z/X/nF0Kj6jfFL1G+KSmSSj6jfFL1G+KSmSSj6j&#13;&#10;fFL1G+KSmSSj6jfFL1G+KSmt1PpOJ1ar0M6pt1YIcGuH5w/PWZX9ROhVOD24dQc0gjSdQtz1G+KX&#13;&#10;qN8UlMlS6r0XC6zV6GfU26vkB3Y/vVvb+kr/ALCt+o3xS9Rvikp5jD/xZ/V/DtFzMYOcNQHufY3/&#13;&#10;ALatf6b/APri6gAAQOE3qN8UvUb4pKZJKPqN8UvUb4pKZJKPqN8UvUb4pKZJKPqN8UvUb4pKZJKP&#13;&#10;qN8UvUb4pKZJKPqN8UvUb4pKQZ/TsfqNfo5TBYzwP/fXfSYqXTfqr03plnrY9QFnZziXkf1PU+gt&#13;&#10;T1G+KXqN8U0xiTZAvuyxz5YQOOM5xxy+aEZeiTJJR9Rvil6jfFOYmSSj6jfFL1G+KSmSSj6jfFL1&#13;&#10;G+KSmSSj6jfFL1G+KSnyz/Hp/wBoP+v/APuotD/El/yZkf8AH/8AfKlnf48nA/YI/wCH/wDdRX/8&#13;&#10;SbgOmZE/6f8A75Ukp9HSUfUb4peo3xSU43XPqZ0nr7xbnUB1o03glj4/lvpcz1P+uK10X6v4HQqj&#13;&#10;T0+ltTTqYkud/wAZbZvtsV/1G+KXqN8UlI8vDpzqXY+SwWVPEOa4SCFjN+oXQWEOGFVIM6iVu+o3&#13;&#10;xS9RvikpqdU6NhdYrFWdSy5jTIDhwf5KrdN+qnSelXfaMPGrqtAIDgNQD9JanqN8UvUb4pKaPV+g&#13;&#10;YHWmCvPpZcBxuHub/wAXaz9LX/YWHX/is+rtb9/2YnyNlhb/AOfV1XqN8UvUb4pKYY2NViVtpoY2&#13;&#10;utghrWgNa0fyWNRVH1G+KXqN8UlOP136ndK6+4Pz6A+waB4JY+P3fUqczf8A9cVjon1c6f0Gs1dP&#13;&#10;pbUHfSOrnO/4y2zfY9aHqN8UvUb4pKZJKPqN8UvUb4pKZJKPqN8UvUb4pKZJKPqN8UvUb4pKVZWy&#13;&#10;1prsAcxwggiQQfzXNXLXf4r/AKu3WeqcaJ5a172t/wAxlnt/sLqfUb4peo3xSUg6d03G6XSMbDrb&#13;&#10;VU3hrRA/rf1lZUfUb4peo3xSU5PXfqj0v6wEOz6A97dA8EsfH7vq1bHbP5D0Tof1Z6d0BhZ0+lte&#13;&#10;76TtXPd/Xus32LS9Rvil6jfFJTJJR9Rvil6jfFJTJJR9Rvil6jfFJTJJR9Rvil6jfFJTJJR9Rvil&#13;&#10;6jfFJTG+ivIrdVa0OY4QQeCFmf8ANPpP/cZi1fUb4peo3xQMQdxbJDNkxioSnAf1JcDUwOjYfTnF&#13;&#10;2LU2tzhBIGsK6o+o3xS9RvikABoFs5ymeKZM5fvS9TJJR9Rvil6jfFFaySUfUb4peo3xSUyWf9Yf&#13;&#10;+TMv/iLf+oer3qN8Vn/WF7f2Zl6/4C3/AKh6Snwb6gf8v4X/ABo/I5fRa+dPqCY6/h/8aPyOX0T6&#13;&#10;jfFJTj9d+p3SuvuD8+gPsGgeCWPj931KnM3/APXFY6J9XOn9BrNXT6W1B30jq5zv+Mts32PWh6jf&#13;&#10;FL1G+KSmGVi1ZlTqL2h9TxDmuEhwKxB9QegAyMKrTyW96jfFL1G+KSmp1Lo2H1aoUZtLLa2mQ1w4&#13;&#10;I/cVXp31S6R0y4ZOJjV13NBAcB7hPtdtWr6jfFL1G+KSmSzMf6tdPxc+zqtVUZdoIdZuc6Qdv+De&#13;&#10;/wBJn83/AIOtaPqN8UvUb4pKZJKPqN8UvUb4pKcnrv1R6X9YCHZ9Ae9ugeCWPj931atjtn8h6J0P&#13;&#10;6s9O6Aws6fS2vd9J2rnu/r3Wb7Fpeo3xS9Rvikpkko+o3xS9Rvikpkko+o3xS9Rvikpkq3UOm43U&#13;&#10;6TjZlbbanQS1wkafRR/Ub4peo3xSU4P/ADA6B/3Cq+4/+SVnp31S6R0y4ZOJjV13NBAcB7hPtdtW&#13;&#10;r6jfFL1G+KSmSwbPqJ0K1xe7DqLnEk6dytz1G+KXqN8UlOD/AMwOgf8AcKr7j/5Jb1dbamitgDWt&#13;&#10;AAA0AA+i1qXqN8UvUb4pKcbK+pXRMu1192JU6x5LnOj6Tj9J/tQv+YHQP+4VX3H/AMkt71G+KXqN&#13;&#10;8UlNfp3TMXpVIx8KttVQJO1o0k/ScrSj6jfFL1G+KSmSSj6jfFL1G+KSmSSj6jfFL1G+KSmSSj6j&#13;&#10;fFL1G+KSmS4r685NRzungPaTXad+o9nuxv5z9xdn6jfFYWV9Tuk5dr77KzvscXOhzh7nfT/OUWWM&#13;&#10;pRqNfVu8hmxYM3uZeOoxlw+3Hi/nIe02bsPo/VrPe2i63yLS/T/i/er2HgY+C3ZjVtraeQ0Bs/1l&#13;&#10;mdO+qvTOm3tycdhFjZglzjG4bHfS/kLZ9RvinRB3kIiX9Vjz5I6QxTy5MNfLm9Hq/uceRkko+o3x&#13;&#10;S9RvintZkko+o3xS9Rvikpkko+o3xS9Rvikpkko+o3xSSU//1vTrPpFRUrPpFcb1r/GTi4OU7Bwq&#13;&#10;LMy9kh4r+i0j6bd22xz9n5/6P+2kp7BJYH1X+ueF9ZQ5lIdXkV/Tqf8ASH5u9v77P9XrfSUpJJJJ&#13;&#10;SkklR6x1rD6JR9qzrBXVO0GCZcfzGMr9+72JKbyS4nE/xq9Pz8+nAxKrXeq8M3uhjRu/Paz3vf8A&#13;&#10;+BLtklKSTEhok6ALi+p/42ujYZLaPUyXD9xu1n/bl/p/+BssSU9qkqPROqN6vg05zWlguaHbSZ2/&#13;&#10;2leSUpJJJJSkkkklKSSVPq3WMTo2OcrOsFdQIEkE6n8xrGe96Sm4kuIp/wAa/TsvNpwcSq1/rWMr&#13;&#10;3mGNHqO9Lft99j/pf8Gu3SUpJAz82rp+PZlXmKqmlzjzo1cp/wCOz0L963/tspKeySXH1/41uhWO&#13;&#10;DA+yXED6B7rsElKSSSSUpJJJJSkkK/Lpx49Z7WTxuIbP+chftXD/ANPV/nt/8khYHVeMc5CxGRHk&#13;&#10;2klGuxlrdzCHNPcGQpIrCK3UkhZGVTit9S97a2+LiGj/AKSp0/WLp1ztjMisu83R/wBWgZAaEskc&#13;&#10;WSY4oxnKI/SjF0UkLHy6ckONL2vDTtO0zDh+Yh9Q6lj9Mq9fKfsZMTqZP7rWtSsVfRAxzMuACRmf&#13;&#10;0K9bZSXNUfXrEysqvFoY93qODdxho1/krpUIzjP5TbJm5bLy5AyxOMzHFESUkkknMCkkkklKSWR9&#13;&#10;aOqZvSsP7R0/HOVbuALAfosh2+72+9//AKkXFdP/AMZfXOpsNmH00XMaYJZvcAf3UlPpiS88w/8A&#13;&#10;Gw7HvGP1vDsxSfzvdp/KfjXVst2f1PU/qL0Cm5l7G21ODmPAc1w1Dmn6LmpKZpJJJKUkkkkpSSSS&#13;&#10;SlJnvaxpc4gNAkk8AJ1nfWLplnVunX4VTgx9rC0E8T/L2/mpKbmPk05TPUoe2xn7zSHN/wA5iKub&#13;&#10;+oX1ZyPqz092JlPY+x1rrPYSWgFtde39I2v/AEX7i6RJSkkkklKSSSSUpJJJJSkkkklKSSSSUpJJ&#13;&#10;JJSkkkklKSSSSUpJJJJSkkkklKSXPfXr6x3/AFb6d9sxmMfYbGsh87fduc7+bcz9xbmJf9opZdEb&#13;&#10;2tdH9YbklJUkkklKSSSSUpJJJJSkkkklKSXO/Wv6rZXXnVuxs63EFYIIYCWvn879Hdj+5cp9V8fN&#13;&#10;6P8AWo9Lvy7cljaSSXFwadzWW/zL7b/oJKfTUkkklKSSSSUpJJcb9YelfWfPyLfs2ZXjYIEt2T6s&#13;&#10;AfnO9Pfv/wDQlJT2SS4P/FDmX5fT8h+RY+x3rnV7i8/Qr/fXeJKUkkkkpSSSSSlJJJJKUkkkkpSS&#13;&#10;SSSlJJJJKUkkkkpSSSSSlJJJJKUkkkkpSwfr5/yFmf8AFH8rVvLB+vn/ACFmf8UfytSU+Sf4sf8A&#13;&#10;xRYv/Xf/AD1eveV4N/ix/wDFFi/9d/8APV695SUpJJY31m+teF9WqRblkl75DK26veR/3z+Wkp2U&#13;&#10;lxPT/wDGji25DMfqGPbh+p9B9n0DP7/tr2M/l++tdskpSSSSSlJJJnODQXOMAaklJS6S4jM/xqYn&#13;&#10;rHH6Zj3Zrm8lghv9j22W/wDgS0fqv9fcH6xWHFa11GU2T6VnJj6fpP8Az9n9ixJT0ySSwfrB9d+l&#13;&#10;/V5/o5dhN0bvTY0udH/npn/XLElO8kua+qX14o+tNl7Mep9baQ0y8iXb9/5jPofQXSpKUkkkkpSS&#13;&#10;SSSlJJJJKUkgZuZVgUWZV521VtLnHyauf+qH17o+tNllVVT6n1AOO4hwIJ2/mpKenSSWF9aPrlg/&#13;&#10;VljftO59z/oVM1e4fv8A/B1/6sSU7qS4fE/xp4/qtr6li3YbbPoveJZ/b9lT9v8AU9Rdu1weA5pB&#13;&#10;BEgjukpdJJJJSkkkklKSSSSUpJJJJSkkkklKSWT1b60YHSX+le4m0CdjRud/6T/6aj9X/rJX102+&#13;&#10;kxzBVt+kRrv3/u/8Wme5Hi4b9XZsfdM/tHMYSGEf5SX9d2Ekkk9rqSSSSUpJJJJSkkkklPl3+O7/&#13;&#10;ALQf9e/91Vof4mP+Tcj/AI//AL5Us/8Ax3f9oP8Ar3/uqtD/ABMf8m5H/H/98qSU+gpJJJKUkuR6&#13;&#10;5/jHxem5RwMSmzMyWfTbXw395m/9Jvez8/ZWrv1X+u2F9ZC6qsOqya9XVP8ApR++z99JT0KSSSSl&#13;&#10;JJJJKUksr6w/WbC+rtTLs5zg2x21u1u4zG5YX/js9C/et/7bKSnskllfV/6y4X1iqddgucWsdtdu&#13;&#10;aWkGNy1UlKSXGdU/xsdFwSWUl+Q8afo2wz/t270//A/UXR9A6u3reBVnsaWC0E7SZiC6v6X9hJTo&#13;&#10;JJJJKUkkkkpSSSSSlJKr1LqWP0rHfl5bxXSwSSf9fc9cf/46JuBvxenZVuK3m0N9un9Rltf/AIMk&#13;&#10;p7pJZP1c+s+F9Y6DfhOMt0ex2j2E/wCkatZJSklx3Vv8anRunudXW5+RY0kEVt9sj/hbvTb/ANte&#13;&#10;ot/6udbb17p9XUGMNbbd3tJkjY59H0v+tpKdJJJJJSkkkklKSSSSUpJJJJSkkkLJy6cRnqXvbW3x&#13;&#10;cQ0f9JLZIBkaAsnolSVHF67gZj/TpvY554E6n+q1yvIAg7arp454zUxKB7THCpJJJFYpJJJJSlQ6&#13;&#10;/wD8m5X/ABFn/UPV9UOv/wDJuV/xFn/UPSU+F/UP/l3D/wCNH5HL6DXz59Q/+XcP/jR+Ry+g0lKS&#13;&#10;XJ9f/wAYmL0rKOBjU2ZeU36TK+G/yN/v/Sf1K1Z+q/14w/rE92O1rqMpgl1Vn0oH0vTd+fs/7cSU&#13;&#10;9GkkkkpSSSSSlJLI+sP1pwfq4yt+c5wFpIaGt3H2/TWJ/wCOz0L963/tspKeySXPdB+vXTPrBkHF&#13;&#10;w3PNgaXw5pb7Rt/8muhSUpJcd1b/ABqdG6e51dbn5FjSQRW32yP+Fu9Nv/bXqLf+rnW29e6fV1Bj&#13;&#10;DW23d7SZI2OfR9L/AK2kp0kkkklKSSSSUpJJVupdSxulY7svMeK6WRLjPf2/RZ70lNlJcLb/AI3e&#13;&#10;mOyGY+LVbbve1u4gMb7js3N3/pP/AAOtd0kpSSS5DrH+NHo3THupa599rCWkVt0Dh/wtvpV/9t+o&#13;&#10;kp69JZf1Z68z6w4DM9jDWHlw2kzGxzq/pLUSUpJc/wDWf67dP+rUV5Jc+94ltTBL4+jvdu9lbFh0&#13;&#10;/wCNiiu1reoYd+LW/wCi9wkR+/s2Vez/AIr1UlPeJKFNzL2NtqcHMeA5rhqHNP0XNU0lKSSSSUpJ&#13;&#10;JJJSkkkklKSSSSUpJJJJSkkkklKSSSSUpJJJJSkkkklP/9fufrb1N3SumZWZXo9lZ2nwe79HU7/t&#13;&#10;x65//FV0lmJ0duWR+mynOe5x+lta51VTN39j1f8Arqvf4z2l/wBX8sD/AIM/dbQ5G+oLg/oOGR/o&#13;&#10;4+4uakp5b64sH1f+s2B1WgbRknZbH50FlN7/APtjIZ/20u/6ln19NxrMu0OLKmlzg0bnQP3Grgf8&#13;&#10;b/uf06sfSda+B/7D/wDk16Okp4fG/wAb3Scm1lLKcnc9waPYw8/1Mh71sfWj664X1XdW3MZa82gk&#13;&#10;em0Ee3951tlKyvrt9U37/wBv9IeKM+gb3GQ1trWj3+pu/R+p6f8ApP0d1f6O1YWH1rM/xlWs6c4j&#13;&#10;FxKmtfkhrvfcZ/wTfpeju/7Z/wAN6v6BJT131Y+vmD9Z734+Iy5rq2bybGtDYnZ9Oq273+5b2XhU&#13;&#10;ZrPTya2WskHa9oe2R9F2yxLDw6cGlmNjtDKqxta0cAIySnzb630so+tfSmVNDWj04DRA/nH/AJrV&#13;&#10;6SvOfrp/4relf9b/APPj16MkpS47/GH03Ewfq7l/Zaa6p9OdjGs/w1H+jauxXL/4zv8AxO5X/Wv/&#13;&#10;AD7QkptfUP8A5Cw/+KH5XLeWD9Q/+QsP/ih+Vy3klKSSSSUpJJJJSkHKw6M1npZNbLa5B2vaHtkf&#13;&#10;R9liMkkp81+vNFeP9Yuj11NaxgtrgNG0fz1f5rV6UvOP8YH/AIpOj/8AG1/+fq16OkprdT6dT1TF&#13;&#10;sw8iTVa0tdBg/wBlV8H6vYGDQzGqpYWVtDQXNDnGP337fprRUL7mY9brrDtYxpc4+DWjc9ySngOu&#13;&#10;41HVfrThdLorY2vFHr3bWhuv89Wy3b/Ux/8A2JXoS4D/ABY1v6nkZ3X7h7sizYyezR+lez/23r/6&#13;&#10;yu/SUpJJJJSkkkklPOfXfpdGRhPy3g+rS32kH95zfzVndA+p2B1Dp9WRcH+o8GSHR3c1bn1v/wCS&#13;&#10;cj+qP+qYl9UP+Scf+qf+qeq5hGWbUfoOxj5nNi+HgwnOBjzPtx4Zf5P2uPgeZ6n0jK+qD252BY51&#13;&#10;BcA5rv8AqLtvssY//SLsB1ik4H7R/wAF6e+O/wDxf9ff+jVP65Bp6Tfu8Gx8d9e1c/8ApB9UvKf+&#13;&#10;j6v/AJNN/mpSEfl4Pc4f3WWvv+HFky/z33qPJzy/LLLiyMuidKf9arXdS6mSag4trrBhv/qpn/gj&#13;&#10;1tZ31L6bk1FldYqfHtc2dD/K/wBIifUwtPSKNvg6fjvs3LaT8eOJgCRxGY4pSa3N87nhzEo45Sw4&#13;&#10;+XnLFixY/RjhDF/UeR/xd1OqpyGPEObYAfiAuqvxqsluy5jXtmYcA4T/AG1MADhOpIQ4IiO9NTmu&#13;&#10;ZPMZ5ZwPblPWv3XjfrBW2vruA1gDWjboBA+m5dkuP+sn/L+D/Z/6ty7BMxfNP+82ee1w8v8A7E/+&#13;&#10;lZqSSSUzmqSSSSUiyv5l/wDVP5Fwf+Jj/k3I/wCP/wC+VLvMr+Zf/VP5Fwf+Jj/k3I/4/wD75Ukp&#13;&#10;6j63dDp63026i1oLwxzq3d2WNG6tzXf+fP5C5v8AxPdUfldMsxLDP2ez2+TLP0mz/t31l1f1j6nX&#13;&#10;0rp1+XaQAyt0T+c8jbVX/wBcsXJf4nOnPx+m3ZbxAvs9vm2sbN//AG6+1n/W0lNbq/1k6r9Z+qv6&#13;&#10;J0Gz0KapFtw0d7Tstf6rffXX6n6On0f0lv7/AKasWf4ss6pnq4vVL/tQEguLg1x/sW+oz/wVcp9Q&#13;&#10;uj9SzcrLoxM04eRXHqDbudZDrGWfufzNn/n1dp/zP+sf/lw7/tv/ANSJKY/UP635mXk29E6wIzaZ&#13;&#10;h2g37PbZW/Z7PUZ9NljP56r/AMEy/wDGTX1vozz1PGzbfs1jw302ks9HT2fQd72P2P8AetboX+L3&#13;&#10;KwOsN6zm5n2i1u6fZtLy5n2b3v8AU/MYuo690mvrWDdg28WtIB/dd9Kqz/rdvvSU531Mw8qnp4ty&#13;&#10;Mx2Z64FjHuH0Gub9D3vtXB9VxevYfWKOi0dUuuuv1JG5vpMP572+o/8AwTLLdi3f8WnXPsnT8np+&#13;&#10;edj+nOcXT+bV73Wf9s3Mu/8AA03+LjFs6vmZf1myh7r3llQP5rB9Pb/U/RY//WrUlPY9Dwcjp+Gz&#13;&#10;Hy7zk3NmbHCC6Tu/l/Q+guW+sv1b61uyeoY/VLK6WtdY2oAja1rd/ot2W7f+gu4VDr//ACblf8RZ&#13;&#10;/wBQ9JTif4tOo5PUejNuy7HW2eo8bnGXQD+8uqXG/wCKb/kJv/G2flXZJKfN+tfWTqv1n6o/onQH&#13;&#10;+jVVItuB2n2nZa/1vp11ts9lXofpbf8Ai1N/+LLqlDDdi9Vt+0jUTvY1x/d9Rt9ln/nz+oq3+J94&#13;&#10;x8nPw79MoFpIPJ9M3VX/APbdtn/gi9OSU+Zf4u+qdWyPrBk4vVbbHWV0ODmOPtDq349THNrb+i+g&#13;&#10;/wDnGfzvqeot/wDxgfXKz6vVV42EA/NyNGabtjfo+r6f+Ee9/spZ/wCcLoKWdP8Attj6vS+27QLN&#13;&#10;u31tn5nrf4b015r/AIyMe5/1mw4s9HeyoV2kSK3epZ7/APrVn6RJTq43+LvqvUmDI6v1K5t7tdjC&#13;&#10;S2ufzPp+n/2zX6apv6v1j6gZ9WP1K52Z024wHukvaPz9u/fYy2n/AEHqPqsr/m/+D2P+Z/1j/wDL&#13;&#10;h3/bf/qRUup/4tur9Xa2vO6n6rGmQHV8H/t1JT6G1weA5pkESCnQMHG+x49eODu9NjWSe+wbNyOk&#13;&#10;pSSSSSnzfrX1k6r9Z+qP6J0B/o1VSLbgdp9p2Wv9b6ddbbPZV6H6W3/i1N/+LLqlDDdi9Vt+0jUT&#13;&#10;vY1x/d9Rt9ln/nz+oq3+J94x8nPw79MoFpIPJ9M3VX/9t22f+CL05JT5l/i76p1bI+sGTi9VtsdZ&#13;&#10;XQ4OY4+0Orfj1Mc2tv6L6D/5xn876nqLoPr/APXGz6v1V42E0PzcjRgjdsb9D1fT/Pe9/spZ/wCc&#13;&#10;LfpZ0/7bY+r0vtu0Czbt9bZ+Z63+G9Nef/XVzcT639PycnSiK4cfoiH2/wDnqx7LUlNzF/xd9V6k&#13;&#10;wZHV+pXC92pYwktrn8z6fp/9s1+mqWXndc/xe5NZy73Z3TbXbZf9Nv8AJb6jnvpu2fzf6X0Lf/Pf&#13;&#10;p64v/G3kVV9DNdhG+yxgYO8tPqPd/wBtpKei6pRb1np5b0/INDrmtcy5o3e07bf5H87WvMvq9lfW&#13;&#10;Xq2Zk9GozH7GPiy9xJdW2s2Vfq/u3s+0fuM9/wCj/na/0i9F+plNlPRcNlujhS0wfAjez/oLmP8A&#13;&#10;Fj/yl1n/AI9v/V5qSnM699WusfU2n9r4WfZcGEeq18/nHZvfW+26u+v1Hr0bo/Uv2rgU5rAAbqw+&#13;&#10;OwcR7mf2HrK/xi/+J/L/AKrf+rrRfqH/AMhYf/FD8rklPn/1+/5zfYP8seh9m9UR6fO+LPT/AJex&#13;&#10;beF/z3+z1+j9m9PY3bMTtj2K5/jf/wCRG/8AHs/6m1dZ0kh2FQRqDUz/AKlqSmp9Wv2v9md+2vS9&#13;&#10;fcdvp/uR/hPzd+9B+tHRM/qzK29PzXYZYSXbRPqTt2e5j63/AKL/ANGLcSSU+QdB+tnXaL8vpFDn&#13;&#10;5ma6wV1PedzKm1m6vKyXep9H/A/T/Rf+e7dXL/xdfWC9n2l3U3Py+ds2NYP+KyGv9v8A7C1o/wDi&#13;&#10;xaD1TrDoEi4AH4vzF6GkpyDmv+r/AEcZPVLPUsx6h6jh+e/6O1n8qyz9GuH6Vjde+v27NyMp2Hgb&#13;&#10;iGMqkbo+k32Oq9XZ+fff/hP5utdD/jTpst6Bca9Q1zHO/q7le+oORVf0LENJENrDXR2e322/9NJT&#13;&#10;zHUfqb1r6u1OzujZ9tprG51T9dzR9PYxzrKbf+L9L/i1031J+tbfrPg+u4Bl9Z22tHG782yv/grf&#13;&#10;/MFv22NpYbLCGsaCSTwAPpOXmv8AieaX39QyKxFDnMDfvvf/AOB1v/6aSn0xefU/+L2z/iB/57rX&#13;&#10;oK8+p/8AF7Z/xA/891pKfQUkkklKSSSSUpCyv5l/9U/kRULK/mX/ANU/kSU8H/iY/wCTcj/j/wDv&#13;&#10;lS9BXn3+Jj/k3I/4/wD75UvQUlKSSSSUpJJJJSkkkklKSSSSUpJJJJSkkkklKSSSSUpJJJJSkkkk&#13;&#10;lKSSSSUpYP18/wCQsz/ij+Vq3lg/Xz/kLM/4o/lakp8k/wAWP/iixf8Arv8A56vXvK8G/wAWP/ii&#13;&#10;xf8Arv8A56vXvKSlLzfEYPrF9dbnXjdTgMIY08bmbKv/AG4uuv8A7C9IXnH1C9n1n6ux30i+wj4e&#13;&#10;q7/0okp6P/GH0ivqfRcjcAX0sNrD3aa/0j/8+rexP/i86o/qfQ8e20zYwGtx/wCLPp1/+A+mtP6x&#13;&#10;ODOl5bncDHtJ/wAx65n/ABQtLeiEnvc8j7q2pKT9a/xn9M6Ll2YN9eQ6yswS1rdvG72erfU//oLU&#13;&#10;wPrdiZ3S39YrZaKKw4lpb+kOz6WxjXvY/wD7cVj6w/V7F+sOK7Ey26ctcPpVu/0tS84/529X+qXq&#13;&#10;fV20suvaWsx7nOEVsf8Azfrb/wB1n836/wDR/wDCepjpKegr/wAcXSLHBgpyZcQB7GHn+pkbl3Lm&#13;&#10;h4LXAEEQQe6wPqj9VGdAqdZa71s2/wB11x1Lifd6dbne/wBL/wA+/wA5/U6BJTV6f0zF6ZX6OHUy&#13;&#10;pkzDBtk/yv3l5/8AWutjvrj0/wCwx9plhu2/uh3v9X+X9i9T/rPprtPrL0W7rWMMfHyrMRwdO+vl&#13;&#10;whzfTftfU7Z/1xef4dWR/i56qz7cGZGNlmPtEfpm6t9T3P37Nv8AOW1e/wBX/SJKfVlWt6ZiXWjI&#13;&#10;tprdcBAe5jS8D931du9WUklPnP8Aiz/5Y6v/AMb/AOjMhejLzn/Fn/yx1f8A43/0ZkL0ZJSkkkkl&#13;&#10;KSSSSUpJJUeudWq6Lg3Z92ramzH7zj7Kq/8ArluytJTy310vf1/qFH1Yxj7XEW5Th+ZU33sq/t/T&#13;&#10;/wDYVUvqFSyj6x9VqqAaxh2tA4DWv2sarH+L67Eopt6t1DJp+3Zri926xocyv/BU+5/6P9/Z+56P&#13;&#10;+iWd9U+sYWH9Yeq5ORfWylzjteXDa6bP8G789JT6avNelsZ1H685LssSaGE1A9iz0Kq9rf8Ai7bb&#13;&#10;v/BF6UuJ+uH1Nzb85nXehvDM5kBzSYFkD02ua5/6Pf6f6Gyu39FZV/4IlO59csCjO6PlMyANranv&#13;&#10;BP5r2N9Wuxv9tY/+Knqj8/ora7DLsd7qhP7kNuq/zPV9L/rawurt+tnWsOyvqra8LCrYX3ObG6xt&#13;&#10;Y9TZ7bsh793/AFmlaf8Aicx3V9IttdxZe4j4NbUz/q96SnvEkkklKSSSSUpJJJJSkkkklKSSSSUh&#13;&#10;fhUPs9Z1bDZxuLRu/wA/6S5X6hf0jP8A67fy5C7Bcf8AUL+kZ/8AXb+XIUMx+sh/h/8ARdLlpE8n&#13;&#10;zNm6jy9f+HvYJJJKZzVJJJJKUkkkkpSSSSSny7/Hd/2g/wCvf+6q0P8AEx/ybkf8f/3ypZ/+O7/t&#13;&#10;B/17/wB1Vof4mP8Ak3I/4/8A75Ukp9BWd9YuonpfTcjMb9Kqpzm/14/Rf+CLRXO/4wml/QMsD9wH&#13;&#10;7n1uSU5X+KbpbaOlHqDhN+U9xLz9LaxzqWt/7cZbYs76+sHQevdP61QNpsdstj84NLGP3fy7ca/0&#13;&#10;/wDrS6P/ABcOD/q/iEfuvH3WWtXO/wCOf3Y2HWPpOtdA+Tf/ACaSn0DPzGYGPZlWAllTS8ho3Oho&#13;&#10;3exq4yr/ABw9Ite2ttOTLiAPYw8/1Mjeu6XG/XX6oOyXftrpThR1Ggbt0hrbWtH+Fc72eps/Ps/R&#13;&#10;2V/ob/0f82lOp9aPrlh/VcVnMZa/1Z2+m0O+j++62ylqr/Vr6/4H1lyHYuJXc17WF5NjWhsAtb9K&#13;&#10;q2799cjidfzv8Yz6+lS3Fx2MD8ktd77oP0aGf6P+R/g/8N6n6JemYGBR06hmLjNDKqxDWhJTwv8A&#13;&#10;jgE04QP+nP5F1NmV0Gqz0XvxG28bCag7/tv6aB9b/qhX9aaqarbXVNqfuO0BxcCNrme76H9f3/8A&#13;&#10;FrPf/ip6C6n0m1vD4/nPUdv/AK23+j/+AJKesooqobtpa1reYaAB/wBFEXnX+L/Ny+jdVyPqxmPN&#13;&#10;jKgXVOPaNjtrP3K7qLfW9P8Awa9FSU8n9e+mYmH0DMdjU11EtbJYxrJ99f8Ao2qz/i6/8T+J/Vd/&#13;&#10;1diX+MX/AMT+X/Vb/wBXWl/i6/8AE/if1Xf9XYkp6NJJJJSkkkklKSSSSU+ef45TZ9jxWmfQNx3x&#13;&#10;+9t/Rf8AQ9dd7hMprorbjBopDRs2/R2R+j2fydi5v/GP1bC6f0s15tQvN5211zEvHu9X1G++v0f5&#13;&#10;H/Frl+k/Ub6014ArZnfZmubpTvf7J/wfqMb+r/8AWUlNj6ttZV9ds1mD/R9jt4H0d36D1v8A2d3r&#13;&#10;0ped/wCLHIp6bkZHRcmj0eosO5753es1v8p37nqb2en+jtY/1l6Ikp5j659MxMTombZj011udWSS&#13;&#10;xjWlxJ925zGpv8WP/idxf+u/+fb1a+vn/IWZ/wAUfytVX/Fj/wCJ3F/67/59vSU9QkkkkpSSSSSl&#13;&#10;JJJJKUkkkkpFl5TMSl+RZ9CtpcfkuN6J0131quf1LqUmkHbXWCQ3/wBVs/8ABbFu/XLd+yL9vMN+&#13;&#10;7fXv/wCgofUjb+yKY5l8/HfZ/wB9UE/XkED8ojx1+86vLk8vyU+Yx+nNkzDlhk/TxY+D3Z8H99h1&#13;&#10;L6ldPyqi2hgptA9rmzz/AC2oP1M61dlCzAzDORjmJPJaD6bt/wDLqeumXEdGMfWfI2cfpJ/6O7/w&#13;&#10;VKYEJxMdOI8Ev6yeXyT5rl82PMTk9iH3jDOfrninH5/X/rHt0kklO5KkkkklKVDr/wDyblf8RZ/1&#13;&#10;D1fVDr//ACblf8RZ/wBQ9JT4X9Q/+XcP/jR+Ry9261n/ALNwcjMHNNT3gebW7mf9JeE/UP8A5dw/&#13;&#10;+NH5HL2b69NL+hZgH+iJ+73JKcH/ABS9NDen2dUt92RlWOl5+lsaf+/3+s+xUv8AGQwdD6rgdeoG&#13;&#10;1+/baR+cG7fpf8Zjvvpf/wAHsW9/iwcHfV3GA7GwH/t25yxv8dDgOnY7e5un7mPSU99l5LcSmzIe&#13;&#10;CW1tc8hol0NG92xn5z1xLP8AHH0d7g0U5Mkx9Bn/AL0rt8dpZUxruQ0A/cuV+uv1OPUCOq9Nd6HU&#13;&#10;qPcHg7RYG/mWu/f/AHLX/wDFXfov5tKdH6zfXDE+rNdVmWy1wuJDfTaDG3b/ADnqvp2fTVT6t/4w&#13;&#10;un/WPKOHi13NeGl0va0NgfyqrrlyWL9ZOof4wXVdGDm4tYbuyntd7rQ0/Qx6/wBx/wDo/wDtz9F/&#13;&#10;OemdN6bR0vHZiYrQyqsQAP8AqnfvPf8AnvSU1Or/AFcwus3Y+RltLnYri5gn2y7Z/Os/wjP0Vasv&#13;&#10;6bgsaXOpqAAkksbx/mq2uW/xldZ/ZXRbQ0xZkfoW/wBv+e/9l/VSU5X+LWlvUczP66GBrLrPSqAG&#13;&#10;2K2+/wCj/U+y/wDba75Yv1O6T+x+kY2K4Q8MDn/17P01v+Y5/praSU8x9c+mYmJ0TNsx6a63OrJJ&#13;&#10;YxrS4k+7c5jU3+LH/wATuL/13/z7erX18/5CzP8Aij+Vqq/4sf8AxO4v/Xf/AD7ekp6hJJJJSkkk&#13;&#10;klKQsnFpy6zTkMbZW7lrwHNP9Zj/AGoqSSnzT/GjjVY2V0muljWMFr9GgNH0sP8ANYvS15x/jZ/p&#13;&#10;nSv+Nf8A9Vhr0dJSlzv1r6ZiY3SM62mmuux9Nhc5rGtc4ke5z3sb7l0Sxvrn/wAiZv8AxD/+pSU5&#13;&#10;f+Kz/wAT9P8AWs/6t661cl/is/8AE/T/AFrP+reutSU1LOk4duS3NfSx2QwbW2FoL2j+Q9Y3+MQY&#13;&#10;x6Fk/aojb7J59X/Aen/L3f8AgfqLpF5h9Zf8XnUqWu6kzLdnmkmz0cgF0tb7nNb+kfXb7P8ABenS&#13;&#10;kp6n/Fsy5nQMUXzMOLZ52F9no/8AQ+h/wa6ZYX1M+sjPrH05uU1gre0mt7B9Fr2hv83/AMH6b2f9&#13;&#10;Qt1JSkkkklKSSSSUpJJJJSlR6v1rF6PV6uS6J+i0avd/Uary4eqlvXPrJa3J91WODDTx+j21bf8A&#13;&#10;t6z1VHkmYgCPzTPCG5yXLwzSlLKSMODGc2Tg+ef+ri3Gf4waidz8a1tP7/P/AJj/AOCK1mfXrp2K&#13;&#10;Wgb7A9ocCwCNfzXepZW7euhLQRtIG2IjtC4enptXTfrRVXSIreHPDR+buru3M/z1HM5IV6hLikI3&#13;&#10;w/K3OXjyXMGZ9qeI4MWTMIRy8cc3tf1/8m9rj3DIqZc2Q17Q4SIMOG73IiSSsOQavTZSSSSSFJJJ&#13;&#10;JKUkkkkp/9D0LrnTm9VxL8J5gXMcyfAuHsf/AGHLgv8AF/8AWnH6HRZ0PrDxj3Yz3bd+jS1x9R7N&#13;&#10;/wDxu9//AAldn6Nek2fSKyurfVnpnWXB+djsteNA4iHR+76leyxJTwz8lv14+s9DsSXYOBDi+NHO&#13;&#10;B9X/AMGuZVV/xdVli9D6j1HH6Zjvy8t4rprALnGTEnY36Hu+ml0/pmL0yoUYdTaqxrDRGv7zv33I&#13;&#10;uRj1ZVZpvY2ytwhzXAOa7+ux6Snyz6w/XTG+tmdX0hl/2bpZcPUtIduvP5rG+39DXu+h63/HXf6J&#13;&#10;Xvrz0Hp31aro6n020YWZVDawA4i/YPcyzY2z9Ls+ndb+it/m8n99dvX9Wek1uD2YeM1zTIIqrBB/&#13;&#10;7bVrN6di9QaGZdNdzQZAsa2wA/8AXWpKed+pn1+xfrKwUP8A0WaAS6vXa7b9K6iz9z/gv53/AM+L&#13;&#10;b6z17C6HUL+oWCqtztoMOdLvpfQpbY9Sw+iYGA/1MTGppeRG6utrHR+7urajZmBjZ7PSy6mXMBnb&#13;&#10;Y0PbP72yxJT5T9Z/rZ0zP+sWB1DHu3Y9Gz1H7Hjbte+x36N9fqv9n7jF6J0b649J65ccfAvFlobu&#13;&#10;Ldr2e0f8fXWi/wDNXo//AHBxv+2a/wD0mrGF0bA6e42YmPTS4iCa62sJH7u6pqSm1Y9tbS95hrQS&#13;&#10;T4ALzv69/XrovVejZGHh5HqXv2bW7LGztsqtf77KmV/QYvRiARB4WX/zV6P/ANwsb/tmv/0mkp5X&#13;&#10;6ofX3omB0rFw8jJDLmMDXAss0dP+k9L0v+mu+WY36r9IYQ5uFjAgyCKa9P8AwNaaSlJJJJKUkkkk&#13;&#10;pSo9Y63h9EoGTn2CqouDQYc6XH8zZU2x/wCYryBmYOPnV+llVstrmdr2h7ZH8ixJT5T9cPrZ0zqX&#13;&#10;W+m5uLdvox3sNjtj27Q2xlrvZZWyx/6P/Rr0LpH1z6R1u/7Ng3iy2C7bsezQf8fXWj/81ej/APcH&#13;&#10;G/7Zr/8ASaPh9EwMB/qYmNTS8iN1dbWOj93dW1JTdXH/AONPrP7N6M+lhizJIqH9T6eR/wCB/of+&#13;&#10;vLsFS6j0XC6o6t2ZU201Elm4TtJ27v8Az2xJTU+qHSf2P0nGxCIe1gc//jH/AKa7/wAEfsWwkkkp&#13;&#10;SSSSSlJJJJKee+uvUcejAsxrHxba32Ng6w5ipfV361dNwenVUX2xYwGW7Xn85zvpNZsXT5OBjZcf&#13;&#10;aKmWbeN7Q+P89A/YfTx/2mp/7bZ/5BQyhPj4gY7cOrpYuY5b7sMGSOY/rPflLHLH8/8AN/uPJ9X6&#13;&#10;xb9bHt6d01jhVuBe92nH7/7lX/nxdX+x6fsH7N/wfp7J7/8AGf19/wCkVyqllLdlbQ1vgBAU0Y46&#13;&#10;JMjxSkxZ+c4owx4Y+xhwS9yA4uPJLN/nsk3guj9Xt+qVz+n9RaTSTua5uv8A1yv9+p//AIGtzI+v&#13;&#10;fS6mbq3usd+61rh/599Nq3MnEpy27L2Nsb4OAd/1SqUfV/p2O7fXj1h3Y7Zj+rvTRDJD0xI4enF8&#13;&#10;0WxPmuU5g+7nx5Pf/wAp7E4xw5pfvf6tB9XOq5fVa335NIprJHpcy5v527d/58/PV3qPVMbpdYty&#13;&#10;37GEwDBdr/Vr3q0hZGLTlN2XsbY2ZhwDhP8AbUoEhGruX70mjKeKeXiMfbwk/wA1iPyw/v5HhOt9&#13;&#10;ewsrq+Jl02bqatu921wiHOf9BzN66/p31iwOp2GnFt3vAmNrm6f9dYxT/YXTv+41P/bbP/II2N07&#13;&#10;FxHF2PTXW4iCWNa0x/YUcITjIkmPqPqbfM8xyuXFGEY5oywQ9vEZTx8P/VPQ2EkklM5qkkkklOT9&#13;&#10;ZqOqX4fp9HfWy8uEmzj04d6mz22fpPoLhuhfVH63fV+p1GBbjsY924gnd7o2f4ShenpJKfO//G96&#13;&#10;z121ln1jzhZUwz6dX/qvHopf/wAJ6Ni7/FxasOpmPQ0MqrAa1o4ACKkkp4j6x/UPKdnnrPQbhj5h&#13;&#10;1e06Mefz3/Rs/nP8JXZX6VqAXfXu5voxjVHj1PbP/o7/ANt13ySSnjvqz9RsrBzR1bquW/Jy2ggA&#13;&#10;E7G7h6b/AH2fzn8hnp0sXYpJJKfNvrv9Rup5fUX5XRwPTzGBmQNzWRBZuc7f/grPRpf+i/Sb/U/0&#13;&#10;i73o/TKuk4dWDT9CpgbPif8ACWf9ds/SK4kkpBnjIdj2DELW5BafTL/oB8fo/U/kLhcnpf14yqn0&#13;&#10;WX4xZY0tcIH0XDY//tOvQUklPmnRvqz9ceiY4xMK7GbUCXQfdq76XufQu0+rVfV68dw62+t9+87T&#13;&#10;WNNkN+n7Kvdv3rXSSU8T9aPqDdlZo6x0S4Y2cDLgdGPP7+5u/ZY//Cfo/Sv/AMJ+eqLsb6+Zbfs7&#13;&#10;rKagdDYCwH+t+ibZYz/rdS9ESSU8t9TfqNX9W3PyrrTfmWiH2HgAn1HsZu9z99n07bP/AANW/rf9&#13;&#10;Ucf60YopsPp3MJNdgE7SfpNc38+qxbySSnz7Hxvrx0toxq3UZTG6Ne8guj+vZ9ntd/1z1FB/1J+s&#13;&#10;P1heD17NDKP9FT/5BraqP+uv+0r0RJJSPHpbj1tqZO1jQ0SZMNG33OREkklKSSSSU8T9aPqDdlZo&#13;&#10;6x0S4Y2cDLgdGPP7+5u/ZY//AAn6P0r/APCfnqi7G+vmW37O6ymoHQ2AsB/rfom2WM/63UvREklP&#13;&#10;LfU36jV/Vtz8q6035loh9h4AJ9R7Gbvc/fZ9O2z/AMDV762fVTG+s+KMe8lljDNdgEljj/J/Prf/&#13;&#10;AIStbaSSnz3GwPrt0VgxMd1GVSwQxzyNwb+b/O/Z7P8Az6nxPqD1HrWY3P8ArPe20M+jQz6MfuP9&#13;&#10;tdddf7/p7/W/PuXoKSSmh1uvPfhvb0pzGZWmw2D2DX3/AL/+D+h7FxP1W+qf1l6LnuyDZj+lkWtf&#13;&#10;kCdxe0F73+l+i9j/ANPb6a9FSSU8n9e+jdb61WMTpr6W4tjYta/R5cHb2+/ZZ7ET6jdJ610ik4nU&#13;&#10;31OoraG0hmrm/v737K11CSSnK+s/QK/rD0+zAsdsLoLXc7Xt91b1xmL0368dLpbgYz6X1VjayyWO&#13;&#10;2tH0G/p2+p7f+EqXpCSSnifq39S+qY+ezqvWc111zAYraXFnuGz3Pfs9n/A1ULU+s9H1ittrPQ7a&#13;&#10;a6w07xYPdun+VXb7Nq6JJJT5h0n6o/W7o9t9+JbjtfkuDrCTu3OBsf8An0ez+esXW/Vij6xVW2Hr&#13;&#10;dtNlW0bBWPdvn+TXV7Ni6JJJSPIx68qp1FzQ6t7S1zTw5rva9q8+Z9SuufVi99v1cva/HsMmm3/z&#13;&#10;L9E//jt+PYvRUklPnWZ0H63fWVv2XqVtOLin6YZqXf2avU9T/i35FVa7ToHQsboGG3CxAdjdST9J&#13;&#10;7z9O2z+UtFJJTzH1kx/rPZkg9GtoZjbRo8e/f+fu31Wrl2/VH63N6ieri3H+1lu0unTbHp/zfoen&#13;&#10;9FenpJKeT6BjfWuvMY7qt1D8SHbwwDfx+j9PZTX/AIVdYkkkpSSSSSlLjetYf1vuybRg3Y7cVxIY&#13;&#10;CPds/l76bPf/AG12SSSnzDoX1R+t31fqdRgW47GPduIJ3e6Nn+EoXonSW5bMStvUHMdkhv6Qs+gX&#13;&#10;fyFbSSUpJJJJSkkkklKSSSSUpJJJJSkkkklKSSSSUpJJJJSkkkklKSSSSUpJJJJSlg/Xz/kLM/4o&#13;&#10;/lat5YP18/5CzP8Aij+VqSnyT/Fj/wCKLF/67/56vXvK8G/xY/8Aiixf+u/+er17ykpS82648/U/&#13;&#10;60N6xYD9izG7LHATsdDfU/8ABKacn/tzYvSUHMwqM6o0ZLG2VO5a4bmpKeG+vf13wsrpx6f0uwZG&#13;&#10;TlwwCv3bWuPv3f8ACWfzXpfTXUfVLox6H0qjCd9NjZf/AF3n1rf8179ifpn1T6T0mz1sPGZXZ+9G&#13;&#10;5w/qOs3+n/YWskp4j64/4y8TpNdmL09wtzmuLCIOylw+m+xz27LXs/0df5/84qX1d+qHRuq9Gty8&#13;&#10;q77TbfL7snVrqnt/SP8AR9Zu+v0v8Jvr/T/8V6a7O/6u9LybHW3YmO+xxlznVMc5x/lvexWsbBx8&#13;&#10;Sr0KKmV1a+xjQ1mv0v0bPYkp8x+qH+MSno1h6Vn3evhsMU5Ia+Wt/Mrtpez1/T/88/Q/S0fzfovW&#13;&#10;esDpnT7OosY69rGhwazlwO33f1P8I/8A4ND/AOa3R5n7FjT/AMTX/wCk1qAACBwkp5Ppf+M7oefX&#13;&#10;ustOO/uywEf+CM31P/z1yv1t6tX9fOoYvSekg2VVuLrLYIbB2sfZ7/d6VNf5/wDhLPoLusz6k9Ez&#13;&#10;Xmy7Er3HktGyf63oemtDpvR8PpTDXhUspaedgjd/xjvpP/tpKbiw+rfXbo/Rrzi5uQK7gAS3Y98B&#13;&#10;30f5mqxq3FRzOh9PzrPVysam2yI3PrY90D+XYxJT5h9RvrZ0zpPUuo5GZdsqyLJrOx7tw33P+jVW&#13;&#10;97PZZ/hF6h0nrOJ1qj7Vg2CyqS2YLfcPzdlrWPQP+avR/wDuDjf9s1/+k1exMOjCrFONWyqscNY0&#13;&#10;Mb/mVpKTJJJJKUkkkkpSqdV6Xj9Xxn4WW3dTZG4SW/RLbWe5n8titpJKeD6x9R/qn0OkZOe11VRc&#13;&#10;Gg77Xe47nbdlPqP/ADFxf1cr+rTusZDc136nvH2WfU193s9TZ+k+h/3IXtOZg4+cz0sqpl1czte0&#13;&#10;PbP72yxVK/qz0mtwezDxmuaZBFVYIP8A22kp0lmZ/wBZul9NsNWVk1V2NElpcN4n/g/prTWL1D6m&#13;&#10;dH6lecrKxmPudEulwmP3tj9qSnjPrR9arPri4dB+r7XWMsI9W4gtbsB/le5lH+ksf/OfzVa7/ofS&#13;&#10;Kui4VWBTq2psT+876dln/XLPei4HTMXprPSw6mUs7hjQ2f6236SspKUkkkkpSSSSSlJJJJKUkkkk&#13;&#10;pSSSSSnLzvrP07p9xx8m3bY2JG1zon3f4Nj1yf1R69hdOuy35Nmxtrmlntc7cAbv9Gx/+kXbX9Lw&#13;&#10;8l/qXUVvefznMa4/5z2of7C6d/3Gp/7bZ/5BQyhMyEgY+n5XTw8xyuPDLFKOcnPGHumM8f8Akpe5&#13;&#10;+q9CbBz6OoVC/GdvrMgGCOP5L/crCHRRXjsFdLWsYOGtAa3/ADWoilF1ru50+HiPBfBfp4/n4VJJ&#13;&#10;JIrVJJJJKUkkkkp8u/x3f9oP+vf+6q0P8TH/ACbkf8f/AN8qWf8A47v+0H/Xv/dVaH+Jj/k3I/4/&#13;&#10;/vlSSn0FVup4LOo4tuJZo25jmE+G8bNyspJKfNvqB9ZKfq627oPWXjHtoscWOfowtd9Jvqf+C1/6&#13;&#10;Su1Dzstn16+smNVhy/Bwfe+yPa4y2yz+zd6VNDP+uWLu+rfVvpvWSDnUMtc3QOIh0fu+qzZZtVjp&#13;&#10;3SsTpVXoYVTaq+YaIk/vP/fSUzz86jp1D8rKcGU1iXOPYf2V5h9Z/r1jfWXKZ0mnI+zdMcR615a7&#13;&#10;db+d6bGbN9VX/G/9d/RfT9TvoryGGq5rX1uEOa4BzXD+Wxyz2/VfpDCHNwsYEGQRTXp/4Gkp4v67&#13;&#10;/Vvpn1ex6Oo4Fv2HLohtRAJ9baPoW+myz9N/w7/0b/5rJ9n83s/Ur/GDjfWNrca79FnQZZrtftHv&#13;&#10;tpf/AOin+/8A4xdNmdPxs9gry6q7mAyG2NDxP7221Cw+h9PwX+ri41NVkRuZWxjo/r1sSU5vX/rv&#13;&#10;076vZNeLneo02N3h4buYBOz3/n/9t12IN/8AjG6BTUbvtTX6aNaHF5/k+ns/6tbmf0zF6lX6WZUy&#13;&#10;5ng9odH9Xd9FZFf1B6DW/wBRuHXPnLm/9t2O9NJTzH1CoyOvdayvrNcw10vBZUD+d9Cr/rno49Pp&#13;&#10;2P8A9KvRnODQSdAE1dbamhjAGtAgACAApJKfPfrr9e+idS6Rk4eLkb7ngBrdlgkhzHfzj6vT/wCm&#13;&#10;l9Svr30TpvSMbDysjZcwEObssMEue7+cZV6f/TXXH6rdHJk4WNP/ABNf/pNIfVbo7TIwsYEf8DX/&#13;&#10;AOk0lOm1wcARqCnSSSUpJJJJSkkkklPA/wCNrp19mPi9SoaXjDsJeP5L/S/SO/kNfR/4ItrC/wAY&#13;&#10;fQ8rHGQ7JZWYlzH6WNP7np/4T/rS6MgOEHUFYV31E6FdZ6rsOvd5Atb/ANtVuZV/0ElPJfVWx31l&#13;&#10;+tN/XMdpbh1N2BxEbzsbjM/tP/nv+D9i9LQsXFpw6xTjsbXW3hrQGtH9hiKkp4H63/X3omf0rKw8&#13;&#10;fJD7nsLWgMs1dP8ApPS9L/pqv9RPr10XpXRsfDzMj072b9zdljo3WW2s99dT6/oPXZu+q/SHEudh&#13;&#10;YxJ1JNNf/pNMPqt0cajCxv8Atmv/ANJpKdKt7bGh7DLXAEHxBUkgABA4SSUpJJJJSkkkklKSSSSU&#13;&#10;hzMVmZQ/Hs+jY0tPzXGdC6o76rXP6Z1MFtRO5lgEt/rf8VZ/4Gu5XMfWyvOzrasLHx/UpPve46NJ&#13;&#10;B/mvW/wP/Cf4Wz8xQ5RVTj88dv6zpfD5iXFy2Xh+75vXMyn7Xsyxf5XHOafqX116fi1F1DxdaR7W&#13;&#10;tnn+W/8ANVb6ldGuo9TqOYCLr+AdHbSfUse//jrFTq6f1TpTxezBxrI1/Rj3t/4v1H+ot/oef1HN&#13;&#10;L35tAor02CTv/l7/APWtMiTKYM7uPyx4fS2M8YYOXnHljA48vD72aWbFkzT/ANRjxY3WSSSVlxVJ&#13;&#10;JJJKUqHX/wDk3K/4iz/qHq+qHX/+Tcr/AIiz/qHpKfC/qH/y7h/8aPyOXvubiMzcezGs+haxzHf1&#13;&#10;Xj03LwL6h/8ALuH/AMaPyOX0Gkp80+ofX6vqu/I6B1h4ofVYXVvdoxwd9L3/AJu7+fp/4xQ6zmV/&#13;&#10;Xvr+LhYJ9TDxDvtsA9p1Y67/AM9V0Vf8JZZ/g13vVvq707rMfbqGWlvBI9w/66z9IjdM6Rh9Jr9H&#13;&#10;CqZUzkho5/ru+nZ/bSUlzMynBpfk5DgyqsFznHsAvMPrX9fsb6wXs6Ti3/Z+nvIF2QWul4/0VdWz&#13;&#10;1WV/8Z9P8/8AQfznqVtLL2Gu1oexwgtcJa4H81zXLOH1W6O0yMLGBH/A1/8ApNJTxv1z+q3SuhYN&#13;&#10;Gfg2/YsnHhtNgl3rO91m270WWPfa/wB/6f8Am/8AB3fof5vV+pP+MPH+sAZiZMV58H2gHbbtG99t&#13;&#10;LvzP+Jf/AGN66rMwMbOZ6WVUy2sGdr2h7Z/qWIGJ0Lp2DZ62LjU1WARuZWxjtf5dbElN5eb/AFud&#13;&#10;/wA4vrRh9GbrTjw+0dp/pNzf/Yeumv8A68vSFSo6LhY+U/Pqqa3JsEOsA9zh7f8AyCSm6kkkkp4H&#13;&#10;63/X3omf0rKw8fJD7nsLWgMs1dP+k9L0v+mq/wBRPr10XpXRsfDzMj072b9zdljo3WW2s99dT6/o&#13;&#10;PXZu+q/SHEudhYxJ1JNNf/pNMPqt0cajCxv+2a//AEmkp0q3tsaHsMtcAQfEFSSAAEDhJJSkkkkl&#13;&#10;KVTqvVsXo+OcrNeK6WkAugu1P0fZW171bQsrEpzKzTk1ttrPLXtD2mP5FntSU+T/AOML62dM6zk9&#13;&#10;PswbvUbQ95sOx7doccbb/PV17/5mz+bXoHSvrx0bq+Q3Ew8gPucCWt2WMnaN7/ddVWz6Cs/81ej/&#13;&#10;APcHG/7Zr/8ASaNidC6dg2eti41NVgEbmVsY7X+XWxJTeXDfWv6+9EyenZeFVkh17q3sDQyzV8bN&#13;&#10;vqel6X/TXcrMf9WOk2OL34eM5zjJJqrJJP8A1tJTxH1A+u/RukdHqxM2/wBO5rnkt2WO+k5z2e+q&#13;&#10;p9a9HpuZexttZ3MeA5pHdrvc1yzv+avR/wDuFjf9s1/+k1ptaGgNaIA0ACSnksr/ABlYHT+pW9Nz&#13;&#10;67KPTMCwjcx38vZX+l2P/wAH/OIf1h/xldIxcOz7JcL73tIY1oPLht32vc3YxjF0vUuiYPVmhubQ&#13;&#10;y4DguaCR/Uf9NipYH1L6N0+wXY+LW141BILyD/I9b1NiSnJ/xXdEv6T0mclpbZe82bTy1kMrq3/y&#13;&#10;vZ6i7BJJJSkkkklKSSSSUpJJJJSlxHXKcj6vdV/a9LC/Hs+mB/K9tjH/ALm/+dr/AJa7dM5ocIIk&#13;&#10;FMyQ4xvwkeqMm1ynM/dpkmPuY8kTiy4z/lMc3nD9f+menvBfu/c2+7/0l/4IsLpWXkZv1ipyclhr&#13;&#10;NgcWNPav07m1LrsivpPTXNsubRS93BLWNcY/dXN5XVcR31joyhaw0trIL59oO2/8/wDtqDJxXHil&#13;&#10;HScfTF1eU9oxyjBiyx9zls/63L+s/Q/msXpe3STMe2xoewgtIkEaggp1acBSSSSSlJJJJKUkkkkp&#13;&#10;/9H097STwm2O8EdJJSDY7wS2O8EdJJSDY7wS2O8EdJJSDY7wS2O8EdJJSDY7wS2O8EdJJSDY7wS2&#13;&#10;O8EdJJSDY7wS2O8EdJJSDY7wS2O8EdJJSDY7wS2O8EdJJSDY7wS2O8EdJJSDY7wS2O8EdJJSDY7w&#13;&#10;S2O8EdJJSDY7wS2O8EdJJSDY7wS2O8EdJJSDY7wS2O8EdJJSDY7wS2O8EdJJSDY7wS2O8EdJJSDY&#13;&#10;7wS2O8EdJJSDY7wS2O8EdJJSDY7wS2O8EdJJSDY7wS2O8EdJJSDY7wS2O8EdJJSDY7wS2O8EdJJS&#13;&#10;DY7wS2O8EdJJSDY7wS2O8EdJJSDY7wS2O8EdJJSDY7wS2O8EdJJSDY7wS2O8EdJJSDY7wS2O8EdJ&#13;&#10;JSDY7wS2O8EdJJSDY7wS2O8EdJJSDY7wS2O8EdJJSDY7wS2O8EdJJSDY7wS2O8EdJJSDY7wS2O8E&#13;&#10;dJJSDY7wS2O8EdJJSDY7wS2O8EdJJSDY7wS2O8EdJJSDY7wS2O8EdJJSDY7wS2O8EdJJSDY7wS2O&#13;&#10;8EdJJSDY7wS2O8EdJJSDY7wS2O8EdJJSDY7wS2O8EdJJSDY7wS2O8EdJJSDY7wS2O8EdJJSDY7wS&#13;&#10;2O8EdJJSDY7wS2O8EdJJSDY7wS2O8EdJJSDY7wS2O8EdJJSDY7wS2O8EdJJSDY7wS2O8EdJJSDY7&#13;&#10;wS2O8EdJJSDY7wS2O8EdJJSDY7wS2O8EdJJSDY7wS2O8EdJJSDY7wS2O8EdJJSDY7wS2O8EdJJSD&#13;&#10;Y7wS2O8EdJJSDY7wWB9fGEdBzNP8EfytXTLn/r//AMgZv/FH8rUlPjv+LET9Y8WP+F/89Xr3vY7w&#13;&#10;Xg3+K3/xSYn/AF3/AM85C+gElINjvBLY7wR0klINjvBLY7wR0klINjvBLY7wR0klINjvBLY7wR0k&#13;&#10;lINjvBLY7wR0klINjvBLY7wR0klINjvBLY7wR0klINjvBLY7wR0klINjvBLY7wR0klINjvBLY7wR&#13;&#10;0klINjvBLY7wR0klINjvBLY7wR0klINjvBLY7wR0klINjvBLY7wR0klINjvBLY7wR0klINjvBLY7&#13;&#10;wR0klINjvBLY7wR0klINjvBLY7wR0klINjvBLY7wR0klINjvBLY7wR0klINjvBLY7wR0klINjvBL&#13;&#10;Y7wR0klINjvBLY7wR0klPk3+O9pH2Cf+G/8AdVX/APEu0npuRH+n/wC+VKp/j0/7Qf8AX/8A3UWh&#13;&#10;/iS/5MyP+P8A++VJKe+2O8EtjvBHSSUg2O8EtjvBHSSUg2O8EtjvBHSSUg2O8EtjvBHSSUg2O8Et&#13;&#10;jvBHSSUg2O8EtjvBHSSUg2O8EtjvBHSSUg2O8EtjvBHSSUg2O8EtjvBHSSUg2O8EtjvBHSSUg2O8&#13;&#10;EtjvBHSSUg2O8EtjvBHSSUg2O8EtjvBHSSUg2O8EtjvBHSSUg2O8EtjvBHSSUg2O8EtjvBHSSUg2&#13;&#10;O8EtjvBHSSUg2O8EtjvBHSSUg2O8EtjvBHSSUg2O8EtjvBHSSUg2O8EtjvBHSSUg2O8Fn/WBh/Zu&#13;&#10;Vp/gLP8AqHrXWf8AWH/kzL/4i3/qHpKfA/qGJ69h/wDGj8jl9C7HeC+e/qB/y/hf8aPyOX0WkpBs&#13;&#10;d4JbHeCOkkpBsd4JbHeCOkkpBsd4JbHeCOkkpBsd4JbHeCOkkpBsd4JbHeCOkkpBsd4JbHeCOkkp&#13;&#10;Bsd4JbHeCOkkpBsd4JbHeCOkkpBsd4JbHeCOkkpBsd4JbHeCOkkpBsd4JbHeCOkkpBsd4JbHeCOk&#13;&#10;kpBsd4JbHeCOkkpBsd4JbHeCOkkpBsd4JbHeCOkkpBsd4JbHeCOkkpBsd4JbHeCOkkpBsd4JbHeC&#13;&#10;Okkpy+odExep7ftdQs2TEyIn+oqf/M3pf/ccfe7/AMmugSTTCJ1IBZoczmgOGGTJCI2jGc4xatWO&#13;&#10;KWNrrbtY0AADgAfRap7HeCOknMJN6lBsd4JbHeCOkkpBsd4JbHeCOkkpBsd4JI6SSn//0vVVxPWP&#13;&#10;8ZteNmOwOlYlvULq5D/Tna0j6e306smyz0/z/wBF6a3vrd1N/SekZWXWYeys7T4Pd+iqf/ZssWH/&#13;&#10;AIpukswuiMyY/S5LnPce8Nc6mlv+Yz1P+upKdD6p/XjE+spfS1rqMqr6dL/pD83dX+/s/P8AobP3&#13;&#10;F0i8z+vLB0D6zdO6vR7ftDtlsfnBpZTdu/8AQbJ/8CXoXU89vTcW3Le1z21NLi1g3PMfuNSU2klw&#13;&#10;OJ/jhwMq9uOzFyd7nBsBrSRP8j1Ft/Wz67Y/1WNYyKbrRYCd1YG1u39+x7me9JT0azuu9fw+gY/2&#13;&#10;vPfsr3BogFxc87nNrY1n9RZP1U+vuN9aLn049F1exm/c8DYdfT2epW5/6T/1IuiyMarKbsvY2xsz&#13;&#10;DgHCR/Jekp4fD/xt4fUeoUYGJj2Ft9gZ6jyGRu9u9tTfW9T/ALcrXerzP66saz63dJa0AAenAH/G&#13;&#10;2L0xJSLKyqsOp2RkODKmAuc48ABcJb/jZGVa6vo3T780N5c2W/2tlVOVZ/256a7LrfSKutYVuBeX&#13;&#10;NrtbBLfpDXe3b/aTdE6LjdCxGYWG2K2Dk/Se78+21359j0lON9Vfr/h/WG52G5j8bMbM1WcmPp+k&#13;&#10;72/Q/Pr2V2LqF5j9egwfWzphwv6YXM9Tb+5v9nq/9Y+0ep/wC9OSUpJJJJSkkkklKVDrXXMToWMc&#13;&#10;zOfsqBAmC4lx+ixjGK+h5GNVks9O9jbGHXa4BzdP5L0lPC0f43sLNz6MLEx7HNvtZV6jyK43ubV6&#13;&#10;ja/03qbd/wDwa75eZ/4wGNr+svRWsAa0W1wBoP56temJKUuIzf8AGcx+S/E6Lh29QfX9J1ftr/s2&#13;&#10;NryPZ/wmzZ/o10f1oFx6TmDHn1fQs2xzO130P5a5n/E79n/Yn6GPV9V3q/vbv8Fu/wCs7NiSm59X&#13;&#10;/wDGJj9Ty/2bnUWYOaeK7eHH9xlm2p2//jKmep+YuuXmP+OLZ9o6eMb+n7zsj6e2a/R/9mP5n/rq&#13;&#10;9OSUpJJJJSkkkklNfK6hjYcfabWVbuN7gyf6vqIH7f6b/wByqP8Atxn/AJNZP176Xj5OBZl2Nm6l&#13;&#10;vsdJ03OZ+as/6ufU7pvUem05F7HGx4MkOI/Oc36P0VDKc+PhiI7cTpYuW5Y8sM+WWWP6z2ZRxwh8&#13;&#10;/wDOfvPY0ZFWQ3fS9r2+LSHD/ooi886z0O/6oPb1HptjjTuAe13/AFFu3+dqf/4GuyHXKT039qf4&#13;&#10;P098d5/0X9f1P0SMMlkiQ4JRY8/JiMYZMEvvGHPL24S4eDJHN/mskGzmZ+Pgs9TJsbW3xcYn+qqN&#13;&#10;P1r6Ve7YzJZPn7f+lZsXNfV7ozvrRY/q3VSXs3FtdckN0/8ARNf/AE/8J/L3s/6mdMy6TW2ltTo9&#13;&#10;r2DaWn/0Z/bQE8kxxREeH9Hi+aTLPl+UwS9rNPLLKP52WEQ9nDP/AA/511cTPx80OOO9tgY7a7aZ&#13;&#10;hwVXrXX8TolYsyXGXfRa3V7o/dWB/i4ofRTk12AhzbQ0z4tHuW71P6u4vVMmnKyJJp4b+Y7879K1&#13;&#10;ESlPHxD5ix5MGDl+bOLIZzwY/wBKHz5PRxuH/wA/rtvrnAu+zf6STEf9s+l/4Muk6X1XH6tQMnGd&#13;&#10;LDoQfpNd+5Y399WnBu0gxtjWeIXF/UGPtmd9n/ou/wBnh9Kz0dv/AFlC5QkATxif/NZDDBzGDJkx&#13;&#10;4/u0uW4JfPLLDLHJL2+D9Z/lHtkkklM5ikkkklIMzOx8Cv1sq1lNcxuscGNk/wAuxUP+dnRf+52L&#13;&#10;/wBvV/8ApRP9ZehYfXMN2PnM3sZ+kbqWw9oftf8Ao/6715l/ix+pfS/rDg3X9QrL3st2gh7me3ax&#13;&#10;/wDg3JKfWMLqmJ1AE4l1dwHJre2z/wA9OVpeV/Wj/Fn+waXdX6DdbXZjgvLCfdtb/OPotbs+gz6d&#13;&#10;Vnqeouy+on1mP1l6WzKsgXsJrtA/fb/hP+u1vZYkp6JJc59afr3076sxXkE2ZDhIqZq+P37PzKmL&#13;&#10;n3f41cuhvr5PSMivG/0pLoj/AK5jVVf+DpKfQ0ll/V/6yYP1ix/tOC/cAYc06PY79y2v/Wtc/wBf&#13;&#10;/wAaWF0LMfhX495dWY3ANDXabv0XqWe9iSntElifVn601fWPHfk1U21NrdtixsF2m/8ARbN+9czb&#13;&#10;/jlwKnbH4mS0zEFrQf8AN9RJT6Csz6y9Us6R0zIzqmh1lNZc0H6M/wAvb+ap9B6wzreEzOrrfU2y&#13;&#10;YbYNr/adi5rrf+M7D6XlXYN2JkP9Mlrjtbsd/nv/AJpJTd/xd/WbK+svTXZeY1rbG3Or9gLWuaG1&#13;&#10;W7/c5/8Apti6hY/1U63i9dwG5eFWaai5zdhDWwWn3fzXsWwkpSS5z61fXrp31YAZkE2XuEtqZq+P&#13;&#10;37Pzaq/9a1zY/wAb11Y9bI6XfXj/AOk3E/8AV49VX/gySn0dJcp9WP8AGFh/WbPswcSt7Qyr1A98&#13;&#10;Cda67K/T/N2Pu/fW/wBW6vi9Hx3ZebYK6m8k9z+4xn570lNxJee/+OvdmFzuldLyMqlpgvEj/wA8&#13;&#10;UZf/AJ8Wt9Wf8Y2B16/7E9r8bL1Hp2fnEfSZXZ/pP+Ds9OxJT1iSSSSlJJJJKUkuc+tX166d9WAG&#13;&#10;ZBNl7hLamavj9+z82qv/AFrXNj/G9dWPWyOl314/+k3E/wDV49VX/gySn0dJcp9WP8YWH9Zs+zBx&#13;&#10;K3tDKvUD3wJ1rrsr9P8AN2Pu/fW/1bq+L0fHdl5tgrqbyT3P7jGfnvSU3El57/4612YS7pXS8nKq&#13;&#10;aY3iR/0aKMv/AM+LT+rv+MvA6xkfYb2PxMsmAy3hzv8ARss/0v8AwdtdSSnr0ln9d6wzomHZnWVv&#13;&#10;tbXEtrG5+p2f+drk6f8AHD0qymx5qubawta2ogb7XO3fzex/+D2fpd//AE0lPeJLzyj/ABvMqvbV&#13;&#10;1TBuxKn/AEXkl2n7/pPpx/Z/xfqr0BtrHsFrXAsI3BwOm36W9JSDqPU8XpdX2jMsbVVIG5xgSfoq&#13;&#10;y1wcA5pkHUELyr/Gb9dOkdb6WMTAv9W4XNcQGPb7WixrnepbUyv/AKa6Pp3+M36u04tVb8qHNra0&#13;&#10;j07eQ33f4BJT2aSz+i9fwevUnI6faLa2u2kw5sO+l9C5tb1R+tX1tp+rLKn3U3XeqSB6bQQ3bt/n&#13;&#10;XOd7d2/9H/1xJTvJLkej/wCMzpfUsfIy7A/Hrxdgf6kS42ep6bKm1Ose+z9A/wDRrDyf8dNdbt9O&#13;&#10;Da7GJgWOfsn+x6V1f/g6Sn0pJVOldSq6riVZ1Miu5geA4Q4T++uT6t/jUw8fIOF0yizPvEgir6Ej&#13;&#10;/R2NbdZb/wBbp9NJT26S4Cr/ABsDFtbX1np+RhNdw5wLv+hbTi2f9t+ou5xMunNpbkY7xZU8S1zT&#13;&#10;IISU4H1u+uFn1bdU1mHbkiwE7maNbH5m7Zb71Q+rH+Mgdf6h+zX4j8ezYXS50/R/4P0612i86p//&#13;&#10;ACg2f8QP/PdaSn0VJJJJSkkkklKXEdX/AMamHi5Jwum0WZ94JBFf0JH5tb9t1lv/AFun0126wvqt&#13;&#10;9TsH6rssbhhzn2Olz3wX7fzKdzWs/RVpKcbpH+M+nIy24HVcW3p9z4DfVnbJ+hvdZXj2V7/+K9Nd&#13;&#10;svPv8dAxv2TUbY9f1h6X70Q71/8ArW36f8v0V2fQ/W/Z+N9qn1/Rr9SefU2M9X/wRJTeSSSSUpJJ&#13;&#10;JJSkkkklKSSSSUpJJJJSkkkklKSSSSUpJJJJSkkkklKSSSSUpc/9f/8AkDN/4o/laugXP/X/AP5A&#13;&#10;zf8Aij+VqSnx/wDxW/8AikxP+u/+echfQC+f/wDFb/4pMT/rv/nnIX0AkpSwvrX9cMP6r0tfky+2&#13;&#10;yRXUz6b4/wCor/lrdXmfTmD6w/XjItv91WAwisHgOr2Ut/8AB7b8hJToYP8AjUYMhlHV8K7Abb9C&#13;&#10;x8lh/lv9SnG/R/8ACM9Vd2DOoXN/4xOk19U6HktcJfSw3MPdrqh6vt/r1epWo/4tuqP6n0HHfaZf&#13;&#10;WDUT/wAWdlX/AID6SSnp0lxfX/8AGjhdCzLMK/HvLqzG4Boa7Td+i9Sz3MWv0/6205/SX9YZTcK2&#13;&#10;Bx9Mt/Su2f6Fm79Ikp3VF7wxpc4w0CST2C4Gn/HJgXWCpuLklxIEBrXO/wC222bl37mhwLXCQdCC&#13;&#10;kp4PJ/xr13XOo6NhX5+zlzAWj+sxrKsm7Z/xlVS0vqr/AIwsT6wXnCsrfi5jZ/RP/O2/T9N/6P3s&#13;&#10;/wBG+utdHhdPxun1+jiVMprGu1jQxs/1WLzj62NZkfXPpzcCDktLDft7Ma71H+t/L+x+p/1n0klP&#13;&#10;p65D6yf4ysDouQcGlj8rLBg118Nd/o32/wCk/kVV2rr1hdI+p2D0nPyep1BzsjJe5xLoPp7z6lrM&#13;&#10;f2+z1LElPP4v+NUU3sp6zg34DbDDXvkt/rv9WnFfs/4v1V3bHte0OaQWkSCOCFy3+NAYx+r+R9pi&#13;&#10;Rt9OefV3N9P0/wDp/wDWfVVj/F363/N/D+0Tv9MxP+j3P+y/+y3pJKejSSSSUpJJJJSlC65tFbrX&#13;&#10;6NYC4/BvuU1U6t/Qr/8Ain/9S5JTx/8A48nQ/wB2/wDzG/8ApVXej/4z+kdYy68HHFwttMN3MG2Y&#13;&#10;3fmPsWF/iu6n0zp/Qyc+2mom98eo5rXHSr6Hqe9d903LwM5vrYD6rWjQurLXR/Jd6aSm6sb60fWr&#13;&#10;D+rGMMjMJJcYYxv03u/k/wAhn+EsWyvM8to+sP16bjXe6jBrDg08S1rLt3/sVkV/9tJKbuN/jYFd&#13;&#10;rB1XAvw6LT7LXS5p/l7X04/s/wCJ9Zd6x7bGh7CC0iQRqCCsf65dJr6v0jJxniT6bns8rGD1KXf5&#13;&#10;6x/8U/VH9Q6Exlhl2O91Mn91uy2r/Mqu9NJT2SSSSSlJJJJKUkkkkpSSSSSlJJJJKec6v9dsXp9x&#13;&#10;xaWOyLwYLWcA/ub/AN/+oxAxvr21tzaepY1mJv4c+dv9vfXQ7Ytbpf1cxemZF2VVLrbnEkug7dx3&#13;&#10;+nV/IVH6+ij9k2etG7c30/HfP5n/AFr1P7Cgl7gBkSBX6Dq4vueTJDBHHPJ7nDjlzHHKOX3Mn6UM&#13;&#10;X81+rehBBEjhOsr6rep+y8b1vpemOf3f8F/4FsWqpomwD3c3LD25yhfFwSlDi/e4FJJJIrFJJJJK&#13;&#10;Ukkkkp8q/wAen/aD/r//ALqLQ/xJf8mZH/H/APfKln/49P8AtB/1/wD91Fof4kv+TMj/AI//AL5U&#13;&#10;kp9FSSWZ9ZupO6V0vJzGfTqqcW/14/Rf+CJKee65/jKqwsx3TumYtufk1zvFc7WkfTZurryLHur/&#13;&#10;AMJ+i/tq99U/r3i/WR78bY7HzK9XU2cx+d6bvbv2fn+yuxZn+KLpbcbo/wBucJuynuc5x+kWsc6h&#13;&#10;jf8APZbZ/wBcWZ/jFYOhdd6d1yj2ue7ZbH5zWFjfd/xuNfbV/wBbSU+mJKv1DMbgY1mU5rntqYXl&#13;&#10;rBue7aN22tn764en/HJ0+60UtxckvJiA1pd/236iSn0BJc99bPrlR9VhW7IputFm7WsDa3b/AKSx&#13;&#10;7mKt9Vf8YGL9Z8h2Pj0XV7WF+94GzQtZt31vf7/ckp0frN9a8L6sVMuzt5FjtrQwbjIG795i53/x&#13;&#10;5Oh/u3/5jf8A0sqn+OX+YwZ/05/Iurs+sHQarfRfk4os4gvr5/dckpn9WvrVh/Wal9+Fv21u2uD2&#13;&#10;7TMb/wCW1amRkV4tbrrnBlbAXOcdA1o+k5yeoMDR6cbTqI41Vbq/TKur4duDcSK7mlpLfpCfzmpK&#13;&#10;eMv/AMbLMi51PRsG/O28ubLf7bGV1ZVuz/jK6lq/Vf8Axg4nXsg4Ntb8XNbP6Kz86Pp+m/8AR/pG&#13;&#10;f6N9da2egdBxfq/iMwsMQxvJP03uP0rbnfnPXBf4yAwfWHpRwv6cXjdHO3fV9l9T/wBmv+tpKfTk&#13;&#10;kkklKSSSSUpJJJJTT6t1bG6NjPzMx+ypnJ7k/msY38971xjf8aGXktOThdJybsQf4WSNB+dsrovZ&#13;&#10;/wCDqv8A46xZ9jxJn7P6x9SP3tv6L/ofaF6Bheh6Ff2Xb6Gxvp7fo7I/Ren/ACNiSnM+q/1twvrP&#13;&#10;QbsQkPZAfW7R7Cf++fuPWvdcyhjrbXBrGAuc46BrR9Jzl5p9Wdn/AD5zvsH9H2O9Tb9Hd+g9f/2e&#13;&#10;9ReidU6fX1PEtwriRXcxzHEfSAcNvtSU8Xk/42arrzR0bCvzy3ktlo/rMbXVk3bP69Va0fqz/jEx&#13;&#10;et5J6fkVPw80cVWfnR+ZW/bX+k/4OyqtbX1d+r2J9XcRuFhg7Rq5xje9x/wlrmrhP8agYOrdMOH/&#13;&#10;AMob9Nv0tu+r7Lv/AOvet6X/AF1JT6ckkkkpSSSSSlJJJJKUkkkkphdfXjsNlrgxjeXOO1o/tOVP&#13;&#10;9v8ATf8AuVR/24z/AMmrGbhU59LsfIbvqfyOOPd+auBwPq/g3fWG/AfXOOxhLW7naGKv8Jv9T8/9&#13;&#10;9RZJyiRQHq9Orf5Pl8GaEzklkjLDA5j7cYfzX/qx7mnrGDe7ZVkVPcezXtcf+i5XFyfWPqH037LY&#13;&#10;/GaabGNLgdznCWjd+k9V1ntRP8X/AFS7PwXV3kudS7aHH9yPY3+wkJyEuGYFn5TFOTlcUsBz8vKc&#13;&#10;o45RhlhmjwZI+58kvQ9QkkkpXPUkkkkpSz/rD/yZl/8AEW/9Q9aCz/rD/wAmZf8AxFv/AFD0lPgn&#13;&#10;1A/5fwv+NH5HL6LXzp9QP+X8L/jR+Ry98691A9M6fkZg+lTU94/rNb+j/wCmkp5zr/8AjIp6dmHp&#13;&#10;vTsazPy2fTZXMN/eZurryLH2M/wn6FWvqr9fcX6w2uw31vxc1gJdTZzp9P03/o/ofnsfXXYsr/E/&#13;&#10;00V9Ms6lZ7r8q1xLz9ItYdn/AJ+9Z6of40GfsXqfT+v0e2xr9lhH5zWbXNa7+vQ/Ipf/AMGkp9MS&#13;&#10;QcvJGJRZkODnNrY55awbnuDRv2VM/Psd+YuEZ/jm6e+wVDFyd5MQA0u/7b9RJT6CksD61fXCj6s1&#13;&#10;VW303Wi2f5tohm0N/nnPcz0/p/8AnxUvqv8A4xMX6zZJxcei9h2l29wGz2/m763vSU6P1n+t+D9V&#13;&#10;2Vvzt59UkNDBuPt+n+cz99c//wCPJ0P92/8AzG/+ll1PVPq9hdWvx8nLZvsxXF9epgOOz6bPz/5q&#13;&#10;pW7KMeppe9jA1oJJIEABJTgfVz/GD0z6yZJw8MWiwML/AHtDRtaWt/Ne/wDfXR3XMoY621waxgLn&#13;&#10;OOga0fSc5cF/iyr/AGpl9Q+sDmwL7fTq7RWz37f8z7N/20u26p0+vqeJbhXEiu5jmOI+kA4bfakp&#13;&#10;4vJ/xs1XXmjo2FfnlvJbLR/WY2urJu2f16q1o/Vn/GJi9byT0/Iqfh5o4qs/Oj8yt+2v9J/wdlVa&#13;&#10;2vq79XsT6u4jcLDB2jVzjG97j/hLXNXCf41AwdW6YcP/AJQ36bfpbd9X2Xf/ANe9b0v+upKfTkkk&#13;&#10;klKSSSSUpU+rdWxuj4zszNf6dLIkwTydjPYz3/SVxDvoryGGq5rXsdy1wDmn+sxySngbf8cmA/Ir&#13;&#10;ow8e2xr3tZvcRWPcWt3M/nnP27v+CXoS8y/xs1Mqy+kMraGtFtkACB9LCXpqSlLies/42ukdNsfR&#13;&#10;SLMi1hIIY3ayW/T/AEtuz/wOuxdsue+uGHRR0XPfVWxjn0WFxa0NLiR+e5v00lNr6qfWAfWPp7Oo&#13;&#10;Cv0t5cNm7fGxzq/p7a/+oWuuP/xT/wDido/rWf8AVvXYJKUuK63/AIzsXpXVh0ltLrYLWvsa4DY9&#13;&#10;/wDg/T2/pPT/AD/0v/Brb+t/1hZ9Xem25roNkbam/vWu/mm/+jbP+DrXl/X/AKvv6Ni9Kfk65mTk&#13;&#10;uuvcfpb3mh/pu/4r/wA/eqkp9qSSSSUpJJJJSkkkklKSSSSUpJJYfXPrXT0W4U2VWvJbu3NA2/5z&#13;&#10;nJspCIs6BlxYZ55cGMcc/wB13Elz9f11wDg/b7NzGlxYGGPUc5v+ja138tZf/jksZYBbivZU7hxd&#13;&#10;7o/e9L0//RyYc2Mbndsw+G81kvhxy9B4ZfLH1R/6b2iSYEOEjgp1K0VJJJJKUkkkkpSSSSSn/9Pr&#13;&#10;P8Z7C/6uZYbzFZ+62h7kf/F68P8Aq/hlvHpx9znsWt1jprOq4V2FZo26tzJ8Nw9r/wDrf01579Qf&#13;&#10;rbR9W6begdcd9nuxrHbC4HYWuPqOZvb/AMJvtr/0tdvsSUz/AMcfvs6bU36brXwPnjt/7+vS15cz&#13;&#10;JH19+tFN+KC7p3T4dvIgPeD6rfpf6e70/Z/oKd69G6p1TH6RjPzcx2ymsAudBPJ9NntZ7vpvSU8n&#13;&#10;9fPqj6v+XumPGN1DGG8vkMbY1g/wrnez1Nn59nssZ+gv/R/zfO9O6xmf4zcivp+S9uNiUta+9jHe&#13;&#10;/IcD/g2/6L/23/4Wz0UD6w/XjF+t3UK+luudjdJ3De/ad97p9n0Wv9Kvf/N+p/4Yu/wdS1P8YXQ+&#13;&#10;mfV6rH6jgWfYc6qG07ASLRWP5u3Y1/6TZ/h7f53+ayP+DSn0fFxasOpmPQ0MqYA1rRw1oRVx/wBR&#13;&#10;v8YeP9ZWtxbh6ecGkuYAdjw36V1L/wD0U/8A6a3evfWLB+r1LcjqD9jHO2thpcS6N30a0lPD/Xf/&#13;&#10;AMV/Sf8Arf8A59sXpa8Z+tH1y6Z1H6xdP6lj2F2Pj7PUcWuBG177Xexzd7/YvR+hfXjpP1gvOLg2&#13;&#10;l1oaXbSxzPaPa7+cb/LSU765z65/XPG+q2NudFmVYP0VXj/wtv7lDP8Ap/QYrP1v+sbfq105+cW7&#13;&#10;3ghrG9i930N//Bryr6qde6TZnv639ZLzbmbprZsc9rI/wvsZ6f6P/tNV/gf+M+glPZ/4v/qrlC9/&#13;&#10;1i61Jz8iSxruamO/O/4Ox9f6NlX+Ax/0f5/6PvFwuV/ja6a67Hx+nNdkvutax0g1bGuOzf8ApWfp&#13;&#10;H/yF3SSlJJJJKUkkkkpSSSzuu9fwvq/jjKz37Ky4MBALiXHc/Ztr/kVvSU8L/jD/APFN0b/ja/8A&#13;&#10;z9UvS14z9cPrj0zqvXOm52LYXUY1jHWEtc3aG2Mud7HN9/6NejdD+vfSOvZH2TCtLrtpdBY5sgfS&#13;&#10;9z2JKdnOzasDHsyrzFdTHPcf5LRvcvI/q79W+o/WXKu6x0d46ViWOLWitz5fH0v0db2N+n/xdP8A&#13;&#10;oa16h9ZemO6t0zJwqzD7a3Nb/W/wf/TXC/4vPrtg9Gwf2L1ZxxcjGe8DeDBDnOv+lt/R2Mssf9NJ&#13;&#10;TmNwr/qP1ynN68Bm13nazJc5zn1OHt9Tba76dX/nv+j2r2BeT/XvrlP13ycXonRZuIs3vsAOxunp&#13;&#10;/nf4Opj7H3Wf1PTXq1bBW0MHDQB9ySmSSSSSlJJJJKcX65/8j5H9Uf8AVMS+pn/I+P8A1T/1T1U+&#13;&#10;vfVMfGwLMSx0XXN9jYOu1zPzln/Vz649N6d02nHve4WMBkBpP5znfS+iq5nEZtSB6HXhy+bJ8PAh&#13;&#10;CczLmeOPDH9D2eDjdj67bf2PkbvBsfHfXtXO7bB9T/Ld/wBH1v8AyabqvVsj65PbgdOrc3HDpe93&#13;&#10;l/pNv0GN/wBH/hF2P7Ho+wfs2P0Xp+n58fzn9f8AwiFe7KRj8vB7fF+8yiX3DDix5f5371HnJ4v0&#13;&#10;sWLH/wB20fqQ5ruj4+3sHA/HfYt1eedJ6rkfUy9+B1BjnY7jua5v/n2rd9Nj/wDCV/4NbeT/AIxO&#13;&#10;mVM3Vb7Hdmhu3/OfYnY8sRECR4ZR9Molh5v4fnyZ5TwxOfFnlLLiy4/VCUcr1CSxvq11LP6lW+/N&#13;&#10;qFNbiPSGu4t/O37/APoP/PWL9fPrPbhH9nYx2Pe2Xv8ABrv8HX/396fLLGMOM7NbFyOXLzH3aPDx&#13;&#10;j55Rlxwh++v9ZfrBd1O49F6R77H+2x44aP8ACV7/AN3/AE9n/Wl0PQujVdFxW4tWp5c7995+k9cv&#13;&#10;9XOudB6HRsZYXXOA9R+x3uP7rfZ/NN/MW50P61V9by7qKGH0q2gtsJ+l/wBa/MUeOUTLikQcktox&#13;&#10;/QbnOYcsMRxYseTHymD9Zky5Y+3Lmcnye7L/ANRYndSSSVhxlJJJJKQ5f8zZ/Vd+RcB/iS/5MyP+&#13;&#10;P/75Uuw+svXcPoeG7Izn7GP/AEbdC6XuD9rP0f8AUevMv8WP106X9XsG6jqFhY99u4AMc/27WM/w&#13;&#10;bUlPrPUdn2W71Poem7dP7u33Lzv/ABHtf9lzCfoGxkf1tr9//otD+sn+MV/1kqd0f6vUW2WXjY55&#13;&#10;EQx3842tn8tn85dd6fprs/qV9Wh9WumMwyQ60kvtcODY76W3+TWzZV/1tJT5P9WPrRhM6zkda6tV&#13;&#10;dkWuJdUK2ts2Ocfpv9WyrZ6NWyrHXdO/xvdLeC12LmEHQg1s/wDelYGFfZ/iz61e3Krc7puWfZY0&#13;&#10;TABe+j/rmP6tlV1X/Xl2Fv8AjR+rtdfqDJ3eDQyzd/mur/6tJTw/1Cyw361vPS6ra8DID5a9u3Y3&#13;&#10;b9obuaz1K2enks9Kj9J/NvXbf4zfq9+2ujvdWJvxv0rPEho/T1f26f8AwRlaD9Wvr/f9ZeoCnEwn&#13;&#10;twQHbr3nggfo/a1vpe9/6P0vWs/0i7IidCkp5v8Axe9d/bfRqbXGbah6Vn9ev87/AK7V6dq5vC/7&#13;&#10;MPrc/KPuwumDaz902g+x3/sR6t3/ABeNUsTN6nd/i7z+pYFIIqyq9+NHDHOO2tzf/C7LMiv/ANBq&#13;&#10;l3v+Lr6v/sLo9TLBF936Wzx3P+hX/wBap9Nn/Geokp6dZ/1h/wCTMv8A4i3/AKh6s5uZVgUPysh2&#13;&#10;2qppc53MNb7nfRXFdY/xodBysHIoqucX2VPa0em/6TmuYz8xJSf/ABQ/8gN/42z8q7VeU/4u/r50&#13;&#10;joXSW4eba5lose6AxztHfR9zGr0PoP1iwfrDS7I6e8vY120y0tIdG/6Nn9dJT55/iyxK/rL1XN67&#13;&#10;nAWWMeDWHe4NdZvc1/8A6D1VV1UL1R7G2NLHgFpEEHUEFeTV2X/4s+tXPtqc/peWdHNHGrrKf5Hr&#13;&#10;42+2v0v8JV+kXU5H+Nr6v1Veoy19j4+g2t4d/V3XNrp/8FSUy+rf1Bb9X+t5HUsd7Ri21ljKgDuY&#13;&#10;Xuquf/I9Jno/ov8A1GuS/wAbvURd1jEwMjecStrXvaz6bvUc5t3pN/Os9Cr9FvXV/Uf6zdX+smRd&#13;&#10;lZNDaOm7f0Oh3ufP+ld/Ps9P1PVs9P0/5v0/z1mf4z+h5dWTjfWPp7d9mJt9RoE+2t3r1W7Pz6/d&#13;&#10;Yy//AINJSXF/xrdHw6m0UYeWypghrW1MAaB/6Erj/r79Y8L6wXUZvTMfIpzane57mBu4D3Ue6m27&#13;&#10;9LTZ/Nr0Dpv+NboOZSLLrjj2R7mPa4kf9cqY+uxZ+f8A42qLbRi9DxrM253Bgsb/ANt7ftD/APMp&#13;&#10;SU9x066zIxarbhtsfW1zm/uuc3c9qsIeO99lTH2t2PLQXNndtcR769/5+xESUpJJJJT5T/iyxK/r&#13;&#10;L1XN67nAWWMeDWHe4NdZvc1//oPVVXVQvVHsbY0seAWkQQdQQV5NXZf/AIs+tXPtqc/peWdHNHGr&#13;&#10;rKf5Hr42+2v0v8JV+kXU5H+Nr6v1Veoy19j4+g2t4d/V3XNrp/8ABUlMvq39QW/V/reR1LHe0Ytt&#13;&#10;ZYyoA7mF7qrn/wAj0mej+i/9Rrnf8Yod1v6yYHQ7HEY5DXOA7mxz/W/8Ap2VroPqP9Zur/WTIuys&#13;&#10;mhtHTdv6HQ73Pn/Su/n2en6nq2en6f8AN+n+es//ABm/V/M9fH+sPTGl9+JG9oG47GO9eq30/wA9&#13;&#10;tb/U9f8A4P8AqJKe9xcWrDqbRQ0MqYIa1ogNAXB/44eiUW9OHVWgNyaHtG8aOcxx2en/ANbs2WV/&#13;&#10;ue9Xuk/41+iZlDX5Vpxro91bmudB/wCDtqY9ljP+n/wa5n62fWW36/W19D6Cxz6d4dZaQWt0+i53&#13;&#10;+ixq/p/pf0ltnsZX/pUp9E+qvUbOp9Jxcu7WyyppcfF0bbH/ANt64T/Fp0yjI671XMtaHW0XEVk/&#13;&#10;m+q/J9R7f5f6Bdy6/C+qXSmfaHluNjMYzdBcT9Gpvsr/AD7Hrzv/ABa/Wjp+L1bPZdYWnOyGeh7X&#13;&#10;e+X5Ozd7f0X9Ip/nElPYf40MSrJ+r+Q6xoLqtr2Hu129jPb/AGHvrV36iWOt6DhF5k+i0a+DfYz/&#13;&#10;AKCx/wDGn1/Cw+l3dNtfGTkMBrbBMgPZ+f8AQZ9BF/xZdfws/pdOBQ+cjGrHqNIIiS7853sekpyP&#13;&#10;8bPQ+n4PRxdi41NVhvYC5lbGOgi3d+krZuXU9M+q3R34lLnYWMXGthJNNck7W/8ABrO/xq9Nu6h0&#13;&#10;J/oNLnVPbaQOdjdzLP8AM9T1FS6J/jV6Izp1IyrXV3sra1zNj3Hc0bHem+tno7Hf8Ykp7XC6fjdP&#13;&#10;Z6WJUymuZ21tDGz+9sqVhcV9X/8AGR/zi6k3DwcOw42u+5xjZA3M31s31/S9n9I/PWz1/wCufS/q&#13;&#10;7YynqFhY97dwAa5/tnbu/RtSU+efUn6rYvXuudRuzffVjZBPpfmWPe/J9N1377KfSf8Ao/z/AFP9&#13;&#10;H7H+tPxqn1eg5jTVEbCBsj9z0/oLyL6ifXTpfRs7qd+ZYWsybWuqIY525odlP/Mb7P5+tejdA+uf&#13;&#10;S/rFY+np9he9jdxBa5ntnZu/SNSU0P8AGV1B/Svq/d9m9hftqEabWvOyzb/1n9Go/wCLPoWP0vo1&#13;&#10;N9bR62S0WWP7nd7qq/6lVa1frb0IfWDpd2BMPeJYT2sYfUq/s7/Y/wDkLh/qZ9e2fVyr9hfWFr8e&#13;&#10;zHkMeWlw2T9Cz09zv+Jur/Q2Vf8AgiU+idX6Tj9YxX4eW0PqsEf1T+bZX+7ZX+YuB/xN5ltYzel2&#13;&#10;O3Mx7AW+RcbKrv7LvRY9X/rD/jX6bj0GvpLjk5bxtYGtdta4/RfZ6jWep/xVW/ejf4r/AKrX9Cwr&#13;&#10;MjNBblZTg5zT9JjG7vSZZ/wv6SyyxJT2q86p/wDyg2f8QP8Az3Wul659e+kdByPsmbaW3bQ6Axzo&#13;&#10;B+j7mMXntf106W363P6wbD9kdVtDtjp3bGV/zW31PppKfYklznR/8YPRutZTcLDtLrnztBY9s7R6&#13;&#10;r/c9n+jYujSUpJJJJSlQ631vF6Fiuzc122tvA/Oe782qpv59j1ZzctmFRZk2z6dTHPdGp2sHqPXh&#13;&#10;9n1oxPrX1YZX1htNWBVrXQ0OdP8AwX6Jv5//AGpv/nH/AM3V/wAElPTfV3puX9fepjr/AFRmzApP&#13;&#10;6vUfov2n/p17/wCkW/4e39F/N/zfqC4TM/xs9CwsQ/YJssY0CuoMdU39xrN/p7K662rr+j556lhU&#13;&#10;ZpZ6frVss2zO3e31Nu5JTcSSSSUpJJJJSkkkklKSSSSUpJJJJSkkkklKSSSSUpJJJJSkkkklKSSS&#13;&#10;SUpc/wDX/wD5Azf+KP5WroFz/wBf/wDkDN/4o/lakp8f/wAVv/ikxP8Arv8A55yF9AL5/wD8Vv8A&#13;&#10;4pMT/rv/AJ5yF9AJKUvNPqB+j+tPWK3fSL7HD4es7/0oxelrzL6xOd9TPrQzrrmk4OY3ZaWj6Lob&#13;&#10;6n/nmnL/AOF/TJKe7+srxX0rMe7gY9pP+Y9cx/icYW9Ck8OveR91bFR+vf18wuo9PPS+j2facnLh&#13;&#10;gDAfaxx930m/zlv816a7D6p9F/YXSsfAMb62y8j/AEjz6t3/AII9JSXr/QMT6wYjsPMbLDqCPpMd&#13;&#10;+bbU799eXP8ArX1f6nG36tGyu14LWUXucP0LH/6Xd9HYz/B3/wBF/wCFx/TXSfXX/GljdLZbhdMP&#13;&#10;qZzXGtxLTspc32WP/Sfz1jHfQ/wf/owH1X+qnQup9Ctycmz7S+7c/IyCCH12M/S2eh6rfUZ6O/8A&#13;&#10;9Cf8J+j/AESSnpvqf9U6fq7jkl3rZd3uuuOpe4+72O/0X/V/zi6BeQfU7/GRV0G09LzLjkdPYYpy&#13;&#10;A129jfzK7KHt9X0v/PP5nqUr03rXWD07p1nUaKnZOxge1jNC8Hb/ACX+3Z+lf7P5tJSL6z9Ad1/F&#13;&#10;GM3ItxiHbt1Zjdo5vp2/v1rzzHoyf8WHU6/tHp5OFmHabtm25urfU/Se57dnst9L1bKb/wCRaum6&#13;&#10;V/jZ6HnVzkPdjWd2vaXf5ltDbGf+e1zH1p6u3/GJ1HF6V0hrn49Ti6y0tLRB2tfb7/eyuuv/AEn8&#13;&#10;7a/Ykp9bVfPz6OnUPysp4rprEuceysLw76x/XGn62dUbRnWuxuk1OJAaHOe/b/hHMY1/6xd+Zv8A&#13;&#10;0eNX/L/nUp3K25X+M/qQssa6rouM7QHQ2O/d/wDDFv5//cWn/hP531OuttTQxgDWtAAA4AH5q4aj&#13;&#10;/GZ9WelYgowXO2VMPp1tre3cR9Gve9n0rX/4Wz+vYuk+qnXT9Yem1dRdX6Rs3e2d30HPp+n7P9Gk&#13;&#10;p10kkklKSSSSUpDyaBkVPpdoHtLTH8obURUet9Wr6LhW59rXvZUJLWCXHXZ/53/ISU8v0j/FJ0TB&#13;&#10;ZGS12VYfznktH9iqhzP+n6i5r63dB/8AG/y8frfRS5lDn7H1Ekt49T0tzvp03Vss/nP5p7PU/wCL&#13;&#10;63C/xq/V/LZude6l37tjHT/4C26r/wAFXJ/Wzrv/AI4WXR0TorXPoY/1LLSC1vHp+ttd766aa7LP&#13;&#10;53+ets9P0/8ASJT6vRc2+ttrPovAcPg73Lzf6sfovr11Fr9C6p8fN2Jb/wCe16RTU2ittTPosAaP&#13;&#10;gPavOPrrXZ9V/rDj/WZjS7Gsiu/b2O30P+nj7PR/4XHSU+h57xXj2vdwGOJ+QXBf4k2EdKyH9jkE&#13;&#10;D5MpU/rl/jG6bd0yzF6Vb6+VlN9NrWNdLRZ+jsc/c3+c2eyuv+d9VdD9RegO6B0inEtEXGX2f13+&#13;&#10;7Z/1pmyn/raSnoEkkklKSSSSUpJJJJSkkkklKSSTEwJPZJSHMzKcGl2RkODK2CSSuLx67/rtmjIu&#13;&#10;aWdOoPtafzz+7/xj/wDC/wCir/RrJ6n9YavrDnNGbYacCsyGgEud/mf4az/wFn/gnUD68dGwsf08&#13;&#10;UmK2wxga5oMfRZu2/wDTVU5I5DqRHHHp/nHfhyefkoA48c8vOZh/ORj+r5OE/wCv/n//AEm9QAGi&#13;&#10;BoAnVHonUj1XCrzCzYbATtmYguZ9L+yrysggixsXCnCWORhL54SMJf3oqSSSRWqSSSSUpJJJJT5V&#13;&#10;/j0/7Qf9f/8AdRaH+JL/AJMyP+P/AO+VLP8A8en/AGg/6/8A+6i0P8SX/JmR/wAf/wB8qSU+irm/&#13;&#10;8YrC/wCr2YG87AfufW9dIq3UsFnUcW3Dt+hcxzD8HjYkpwf8Wjw/6u4hb+68fdZa1c3/AI7PfjYV&#13;&#10;TfputdA+TW/9/QvqF9Z6fqr6/wBX+uO9Cymwmtzgdha76TN3/g9L/wDCeqo5GW3/ABgfWXGbhy7p&#13;&#10;2B73PIIa4z6jvp/9yH1U0f8AW7bUlPqS4z69/U8Zw/bPTnjG6jjDeLJDG2NYPo32fQa9rPoWv/4m&#13;&#10;/wDRfzfVdS6jR0vHfmZTtlNYlzoJj+yz3Lyj60fX7F+tGZX0sXHG6SXD1bdp32x7tuzb+jq3/v8A&#13;&#10;/HW/6JJSTp/Xs7/GVdV0q97cbGrYH5AY735Baf8AAs/c/wCD/m6f52z1P0LF6rhYVOBQzGxmhlVY&#13;&#10;DWtHAAXnn+MD6u9K6Di0Z+FZ9hzKIbQ5gcfV2Df6d3ptf7/+7Fn/ABd61vqL/jGo+sYbh5I9PPg6&#13;&#10;AHZZtG51tTv8H/xT0lOp9bvqfR9aq6acix1ban7vZEuBGxzPf9BUX/4q/q86j0BQWuj+cD3+pP7/&#13;&#10;ALn+n/4H6atfWT694H1ayqsXOZbFrdwe1ocwa7Pd79//AG3/AMGq9/8AjS+r1VJubkGwxoxrH7z/&#13;&#10;ACf0ldbf+3HpKcD/ABeZWV0HrOV9V8l5sqrBfUT2+hZ7f9Gy/Ht9X0/9IvS15r/i9xMrrvWMn605&#13;&#10;VZrqtBZUD+d9Cr2f6RlFFPo+r/hLf+LXZ/Wr6wM+rvTreoPbvLIDW/vPcdle535rP30lNb64/XHF&#13;&#10;+q2L6tvvvfIqqB1ef33/ALlLP8JYsD6g/VjLyMl/1l63JzLpNTCP5tjht9Tb/g/0X6Gir/A0f1/0&#13;&#10;fG/Vrr3S8vqL+t/We82ZAcPSr2OcxsfRf7Gensq/7T0/9csXbZ/+N3pjTVX05rsmyyxrS0h1W1rv&#13;&#10;z91tfvf/ACElPdpJJJKUkkkkpSSSSSnkv8ZfW8TpnSzVlUjIdkHZXU6YLh7vVds/Sfof+C/Sb1y3&#13;&#10;Sf8AFv8AWNmB6Q6g7GDhPoBz9jd3+DsfW/8AR/8AC+kyz+2tb/G70rIvxsbqeM0v+xPc5wGvsf6T&#13;&#10;vV/qVvx2b1qYP+M/oOTjDIsyBU6JdW4O3tP7nsZ+l/60kpw/8V+TX0nJyPq/lUNpz6/c54JPrtb+&#13;&#10;85/7rLfVp2fovS9/p1r0heY/VB1n1o+tN/1hqY5mHW0sYXD6TtjcZjP63p77rP8ARfo13X1l64z6&#13;&#10;v9Ot6hY0vFYENH5znH0qm/yP0j0lNb62/W3F+q+L69/utdIqqB91jv8AvlTP8Lb/AN/XNfUT6t5f&#13;&#10;Ucx31o62P1i3Wisj6DSPbds/wf6P2Y1f/XVx/QOv9M6l1N/WfrRcX2NI9KkMc5gj6Hta17PQp/wV&#13;&#10;P+k/SXf8J2vVP8b/AEuljP2c12Va54aWEOqhp+k/1La/ppKe9SSSSUpJJJJSkkkklKSSSSUped3/&#13;&#10;AG//AJyZP7M2+tt/P427ady7zPzqenUOych22tkSYnk7G/R/lLgMH6x4VPX7+oPeRjvaQ07TzFX5&#13;&#10;n0/8Gq+cj0gnh9TsfCoZKzTjD3R7EoRuHHjyZOLH+qY9Z6n1t1zemdStbj126FwA2Oafb/O1/mfv&#13;&#10;/wDgy7joPRaeiYwxqTu13OceXOP5yq/WHpFX1j6eDUQX7RZS7jkbm/2LmLK+qP1rYWM6bnktymO9&#13;&#10;Nsg+6PoNs/ctZ/Ne9CIGPJ6jxcX83OX/AEF+aUua5T9TEYvYl/S+Vww4P7nMfvvYJJJKy4ikkkkl&#13;&#10;KWf9Yf8AkzL/AOIt/wCoetBZ/wBYf+TMv/iLf+oekp8E+oH/AC/hf8aPyOXtn18YX9BzQ3n0XH7v&#13;&#10;e5eJ/UD/AJfwv+NH5HL6FzcRmbRZjW6stY5jv6rx6b0lPM/4q3h31cxQOWm0H/t25/8A35Yn+O14&#13;&#10;/Z2Mz843yPkx/wD5NVPqL9YavqdbkfV/rbvRNdhfVYQdjg7+r9Flu316f69ibqmaz/GD9YcXFwZf&#13;&#10;0/C99tkENdq19v0v9L6VePT/ANes/mklPp+OwsqY13IaAfuXKfXn6mt6q0dTwnjH6jjjc22dgcGe&#13;&#10;7ZfZ+Zs/wd//AG5+iXT5+dT07HflZLtlNbS5zoJgD+Sz3Lyj62f4wsb6yZDOlU3OxuluI9e7a7fY&#13;&#10;PpemyprfUZV/q/8AR/ziUvgfWPqH+MWynot1jMalrd2S5p9+RsP0aK//AEV/N/4b/R0r1bp/T6Om&#13;&#10;47MTFYGU1ja1o/1+l++9ef8A17+rPR+jdPozcSz7Fk0Q3HsYHH1He65rL/Sa9/7/AOs/+q1ofUP/&#13;&#10;ABkU/WDZg5n6PPIIEA7LtrfUfYz/AET9jH76/wDtv9xJT3C5L/Gh1r9ldDta0xbk/oW/B/8AP/8A&#13;&#10;sv6i61eZfWxx+sn1tw+jt1pxYstHaf6Vd/4CzHp/66kp7P6ndI/Y3SMbDcIe1gL/APjH/prv82x+&#13;&#10;xbSSy/rL1xn1f6db1CxpeKwIaPznOPpVN/kfpHpKa31t+tuL9V8X17/da6RVUD7rHf8AfKmf4W3/&#13;&#10;AL+ua+on1by+o5jvrR1sfrFutFZH0Gke27Z/g/0fsxq/+urj+gdf6Z1Lqb+s/Wi4vsaR6VIY5zBH&#13;&#10;0Pa1r2ehT/gqf9J+ku/4Tteqf43+l0sZ+zmuyrXPDSwh1UNP0n+pbX9NJT3qSSSSlJJJJKUkkqPW&#13;&#10;etYnQ8Y5mc/ZU0gTBdq76PsrSU8F/je/pvSP+Ns/6rCXpa8Z/wAYf1x6Z13J6fbhWF7cex7rJa5s&#13;&#10;BxxnN+m33/zNi9D6P/jA6N1rKbhYdxdc8Ha0se2do9R/uez/AEbUlPRrE+u3/Ieb/wAQ/wD6lba8&#13;&#10;++tn+MbomX07Lwabi659b62jY+C6Nn09iSnR/wAU/wD4naP61n/VvXYLy3/F/wDX/o/ROj1YWba5&#13;&#10;lzXPJAY530nOe33VtXp1F7Mitt1R3Me0OafFrhuY5JT5v1Lq+H9YPrOKc6+qnA6YT7bXtrF2QDtd&#13;&#10;7bnM9T0rWf5lH/dhB/xodawM67ppxcim0V3Ev2WNfsE0e6z03exdbmf4uOgZ178m/F3W2uL3n1LW&#13;&#10;y5x3vftru2fSXlX1tf8AVU2Yw6I0hosPr/zutfs+j9pd/wAb/NJKfb+m9WxOqsdbhWtuYx5YXMO5&#13;&#10;u9u1zm7/AM76atrC+pjuju6eD0ERi73ae+fU/wAJu+0/pf3FupKUkkkkpSSSSSlJJJJKUq/UP6Nb&#13;&#10;/Ud+RWFg9c+tPT8H1cK6wi7YRAa46vb7Pdt/lps5CI1NM2DFPLkAxxlkkPURAcXpcH/F/wBAx8mo&#13;&#10;9QyB6jmvLWNP0WRtd6m39/3rubaa7gBY0OAMiROo/OXB/Uz604HScE0ZTy1/qOdAa52hDP3F2PSe&#13;&#10;tYvWGOsxHbmtMGQW6/21DgMOARBHF1Do/FYcyeYnknHJ7UJcOPJw/q4w/qN5JJJWHIUkkkkpSSSS&#13;&#10;SlJJJJKf/9T1VZ3VPq907q5Bzseu5zdAXN9wH7vqfTV82AGE3qtSUiwcDH6fUKMStlVY4awBrf8A&#13;&#10;oot1LL2Gu1oexwgtcNzSP5TXJeq1L1WpKabOg9OrcHsxaGuBkEVsBB/zFYysLHzGhmTWy1oMgPaH&#13;&#10;if8AriJ6rUvVakpBi9Lw8NxfjUVVOIgljGsMf9baiZOJRmM9PIrZYyZ2vaHif6r1P1Wpeq1JTS/5&#13;&#10;vdM/7iUf9tM/8gjYvTMTCcXY1NdTiIJYxrCR/wBbaj+q1L1WpKWvx6slhquY17Dy1wDmn+w9U/8A&#13;&#10;m90z/uJR/wBtM/8AIK76rUvVakpqVdD6fS8WV41LXtMhwrYCD/JdsV5Q9VqXqtSUzSUPVal6rUlM&#13;&#10;0lD1Wpeq1JTNCycWnLZ6eQxtjOdrwHN/zXqXqtS9VqSml/ze6Z/3Eo/7aZ/5BGxel4eG4vxqKqnE&#13;&#10;QSxjWGP+ttR/Val6rUlM1m9T+rnTerOD83GrtePznNG7/t3+cV/1Wpeq1JTV6b0XB6S0swaK6Qed&#13;&#10;jQ0u/rv+m9XVD1Wpeq1JTNJQ9VqXqtSUzSUPVal6rUlML8OjJj162WRxuaHR/noX7Iwh/gKv8xv/&#13;&#10;AJFWPVal6rUKB6LxkmBQlIDzXYxtY2sAAHYaKSh6rUvVaisY341WS307mNezwcA4f5r1Wx+h4GM7&#13;&#10;1KcepruxDBI/qq36rUvVahQOtLxknEcIlKMTvESZoF+Dj5JDrq2PI0Bc0O/6tE9VqXqtR3WgmJsG&#13;&#10;i1/2Rhf9x6v8xv8A5FFow6MafQrZXPO1obP+Yp+q1L1WoUB0XHJOQoykR5s0lD1Wpeq1FYzSUPVa&#13;&#10;l6rUlMcnFpy2enkMbYzna8Bzf816qf8AN7pn/cSj/tpn/kFd9VqXqtSUxx8WnFbsoY2tvg0Bo/6C&#13;&#10;Koeq1L1WpKWyMarKYar2Nsrdy1wDmn+w9Zlf1Q6LU/1G4WOHf8Uz/o+1anqtS9VqSl2MbW0NYAGj&#13;&#10;QAaAKSh6rUvVakpp9R6FgdUeyzMortfWZYXNktV9Q9VqXqtSUu9jXtLXAFpEEHghUf8Am90z/uJR&#13;&#10;/wBtM/8AIK76rUvVakppf83umf8AcSj/ALaZ/wCQVrFw6MNnp49bKmTO1jQwT+9tYp+q1L1WpKWv&#13;&#10;oryGGq5rXsdoWuAc0/1mOWbT9U+j0P8AVrwsdr5kEVs0/qe32LT9VqXqtSUyAjQJ1D1Wpeq1JTm5&#13;&#10;P1V6RlvNt2HQ951LjW2T/X9vvV3D6fjYDdmLVXS3wraGD/wNF9VqXqtSUzSUPVal6rUlM0lD1Wpe&#13;&#10;q1JS19FeQw1XNa9jtC1wDmn+sxyzafqn0eh/q14WO18yCK2af1Pb7Fp+q1L1WpKZARoE6h6rUvVa&#13;&#10;kpzsz6sdKznm3JxKLLDy41t3H+u/bucruHg4+Cz0sWplTOdrGhjf8ytE9VqXqtSUtdRXkMNVzWvY&#13;&#10;7lrgHNP9ZjlWp6J0+h4sqxqWPaZDm1sa4H+S5rFa9VqXqtSUhy+m4uaQcmmu0t43sa+P6vqNT4nT&#13;&#10;8bCn7NVXVu52NDJj9700X1Wpeq1JTNZN31T6PfZ61mHjuedSTWzX+v7fetP1Wpeq1JS1FFeOwV0t&#13;&#10;axg4a0BrR/ZahZfTcXNIOTTXaW8b2tfE/u+o1G9VqXqtSU0v+b3TP+4lH/bTP/II+J03FwiTjU11&#13;&#10;F3OxjWT/AFvTajeq1L1WpKZqrn9Kw+pNDMymu5o4FjQ+P6nqfRR/Val6rUlNLA+r3Temu9TExqan&#13;&#10;/vMY1rv+3Nu9aCh6rUvVakpBldLw8xwfk0VWuAgF7GvMf9cag/8AN7pn/cSj/tpn/kFd9VqXqtSU&#13;&#10;18bpGFiP9THoqreNNzGNa7/PY1W1D1Wpeq1JTNJQ9VqXqtSUyIBEHhUP+b3TP+4lH/bTP/IK76rU&#13;&#10;vVakppf83umf9xKP+2mf+QV9rQwBrRAGgAUfVal6rUlM0lD1Wpeq1JTNJQ9VqXqtSUzSUPVal6rU&#13;&#10;lM0lD1Wpeq1JTNJQ9VqXqtSUzSUPVal6rUlM0lD1Wpeq1JTNJQ9VqXqtSUzSUPVal6rUlM0lD1Wp&#13;&#10;eq1JTNc/9f8A/kDN/wCKP5Wrd9VqwPr9YD0HMH/BH8rUlPkP+K3/AMUmJ/13/wA85C+gF8/f4rzH&#13;&#10;1kxCf+F/885C9+9VqSmaFk4tOXW6nIY2ytwhzXAOaf6zHqXqtS9VqSnP6b9Wel9KsN2FjVVWH85r&#13;&#10;fd/Zf+YtNQ9VqXqtSU1buiYGQ82W41L3u1LnVtc4/wBZ7mqxRi041fo0sayv91oDW6/yGqXqtS9V&#13;&#10;qSml/wA3+mTP2Wif+KZ/5BaCh6rUvVakpys36n9Gz3m3IxKXPPLtoaT/AF/T271ewOl4nTGelh0s&#13;&#10;pYeQxobP9bZ9JH9VqXqtSUzVB/QenWOL34tDnEySa2Ek/wCYrnqtS9VqSml/ze6Z/wBxKP8Atpn/&#13;&#10;AJBXaaa6GCupoYxuga0bWj+q1qXqtS9VqSmaSh6rUvVakpmkoeq1L1WpKZpiJ0Kj6rUvVakpyMr6&#13;&#10;l9Ey3+pbh0lx5IYGz/W9LYtDp/S8TpjPSw6WUsOpDGhk/wBfZ9NH9VqXqtSUzULqK8hhqtaHscIc&#13;&#10;1w3NcP5bHJeq1L1WpKc3p/1V6T02318TFqrt/eDRuH/F/wCj/sLVUPVal6rUlM0lD1Wpeq1JTNJQ&#13;&#10;9VqXqtSUzSUPVal6rUlM0lD1Wpeq1JTNJQ9VqXqtSU13dJw3Ek0VEnUksb/5FL9kYX/cer/Mb/5F&#13;&#10;WPVal6rUOEdmT3cn70v8ZeuttbQxgDWjQACAFJQ9VqXqtRY92aSh6rUvVakpmkoeq1L1WpKZpKHq&#13;&#10;tS9VqSny3/Hp/wBoP+v/APuotD/El/yZkf8AH/8AfKlm/wCPJwd9gj/h/wD3UWh/iUeG9MyJ/wBP&#13;&#10;/wB8qSU+jpKHqtS9VqSml1ToHT+rx9uoruLeC5suH9Wz6aPgdOxum1CjDqZVWNdrAGif3vajeq1L&#13;&#10;1WpKVbUy5prsaHMcIIIkEfymqm3oHTWEObi0AgyCK2SD/mK56rUvVakphlYdGY308itlrAZh7Q8T&#13;&#10;/VehY3SsPDd6mPRVW+IljGsMf1mNVj1Wpeq1JSPMwMfPr9LKqZbX+69oe3/NsWVX9R+hVP8AUbhU&#13;&#10;7vNocP8Att/6NbPqtS9VqSmTWhgDWiANAAoXUV5DDVc1r2O5a4BzT/WY5P6rUvVakppf83umf9xK&#13;&#10;P+2mf+QUq+hdOqcH141LXNMgitgII/Oa7YrfqtS9VqSmaSh6rUvVakpmkoeq1L1WpKZpKHqtS9Vq&#13;&#10;SmaxLvqV0S+z1n4dJfyfYAD/AGGfo1seq1L1WpKWox68Zgqpa1lbdA1oDWj+qxie6ll7DXa0PY4Q&#13;&#10;WuG5pH8prkvVal6rUlNL/m90z/uJR/20z/yCdnQenVuD2YtAcDIIrYCCP7Cueq1L1WpKZpKHqtS9&#13;&#10;VqSmaSh6rUvVakpmkoeq1L1WpKZpKHqtS9VqSl7K2WtLLAHNPIIkFVv2Rhf9x6v8xv8A5FWPVal6&#13;&#10;rUCAd10Zyj8pMfJkAAIGgCD9io9T1/TZ6v7+0bv+3PponqtS9VqNIEiNjuzSUPVal6rUkM0lD1Wp&#13;&#10;eq1JTNZ/1h/5My/+It/6h6u+q1Z/1hsB6Zl/8Rb/ANQ9JT4P9QP+X8L/AI0fkcvotfOn1BMdewz/&#13;&#10;AMKPyOX0R6rUlNPqnQsDq4Dc6iu7bwXNkt/qP+m1F6f0zF6ZV6GHUymvmGAN1/ed+8j+q1L1WpKX&#13;&#10;srba0seA5rhBBEgj+UqI+r/TWmRi0Aj/AINn/kFd9VqXqtSUwycSnLZ6eRW2xkzte0PbP9V6FjdJ&#13;&#10;wsR/qY9FVb4jcxjWuj+sxqseq1L1WpKZqnT0fCoyX5tVNbciwQ6wNAe6f3rP7Cs+q1L1WpKZqF1L&#13;&#10;L2Gu1oexwgtcNzSP5TXJeq1L1WpKaX/N7pn/AHEo/wC2mf8AkE7Og9OrcHsxaA4GQRWwEEf2Fc9V&#13;&#10;qXqtSUzSUPVal6rUlM0lD1Wpeq1JTNDyMerJYar2NsYeWuAc0/2Hp/Val6rUlNL/AJvdM/7iUf8A&#13;&#10;bTP/ACCLjdJwsR/qY9FVb4jcxjWuj+sxqseq1L1WpKZqg/oPTrHF78WguJkk1sJJP9hXPVal6rUl&#13;&#10;NL/m90z/ALiUf9tM/wDIK+AAIHCj6rUvVakpmqDugdNcSTi0EnUk1s/8grnqtS9VqSmOPjVYrBVQ&#13;&#10;xtbBw1oDW/5jEVQ9VqXqtSUzSUPVal6rUlM0lD1Wpeq1JTNJQ9VqXqtSUzVe7p+NkO321Vvd4uaH&#13;&#10;H/pIvqtS9VqVWkSMTYPCfBr/ALIwv+49X+Y3/wAijUY1WMNtLGsadYaA0f8AQUvVal6rUKAXHJOQ&#13;&#10;omRHmzSUPVal6rUVjNJQ9VqXqtSUzSUPVal6rUlM0lD1WpJKf//V9Os+kVFSs+kVwvUf8Yl92Y/B&#13;&#10;6DiOzXVaWPE7AR+5s/M/4R76/wDg96SnuElzP1U+u9fXrH4WRU7GzqvpVO7gfS9Pdsf7P8JW9i6Z&#13;&#10;JSkkkklKSSWZ9YfrDi/V3F+2Zm7ZuDQGDc4uO523938z89JTppLgMT/Gm7O6jj4VWG6urIe1ofY6&#13;&#10;HFrjs9SuprNn/gti79JSklC+5mPW62w7WMBc4+DW+5y4Q/4yc7qb3DoXTrMiphg2OkA/2WN2s/7e&#13;&#10;9T/g0lPfJLk/qt9fa+tZLunZlLsTObP6N35236ezc2t7LPz/AEns+gusSUpJJJJSkkkklKSSWd17&#13;&#10;r2N0DFObmbvTBDYaNzi530W/+dpKdFJefU/41jl52NiUYb2VZFrGCyx20lr3Np311sZs9m//AEy9&#13;&#10;BSUpJMSGiToAuEyP8ZGTnZL8foGE7LbWfdZqGf2Nrfof6P1LPf8A6NJT3iS5b6tfXqvq+S7p2bS7&#13;&#10;Ezmgn03/AJ8f6Jzm1+7b+k9PZ/N/Q9RdSkpSSSSSlJJJJKUkqmd1bE6eQMq1tZdwCeVV/wCdPS/+&#13;&#10;5DE0ziNCQzR5fNMcUYZJRP6UYSdVJAxM/HzW7sextgHO0h0f1kdOBvZilExNSHDLtJSSqZ/VcXpr&#13;&#10;Q7KsbWDxPJ/q1t96z6frn0m120XQf5TXNH+dsTTOINEgFmhy2fJHjhjyTh+9CEpRdtJVcDqeN1EO&#13;&#10;divFgY7aSPH/AL9/XQet9bo6LSLr5JcYa1vLikZADiv091scOSWQYhGXunT2/wBN0ElyT/rd1JjP&#13;&#10;tLsBwx+SSXTt/f8A5v8A9FroOkdXo6vjjIomJgg8td+45COSMjQ3Zc3JZsEeOYHBfCZQnDLwT/cn&#13;&#10;7bdSSST2qpJJJJSklV6l1TF6VV6+ba2quQ3c4x7j+Ysv/n50L/uZV95/8ikp3kln9O+sPTuqHbh5&#13;&#10;Fdrv3WuG7/tr+cWgkpSSSSSlJJJJKUkkkkpSSSzfrLn3dN6ZkZeMJtrrLmyJ1/e2/wAj6aSnSSXL&#13;&#10;f4uuvZvXumOys8g2C1zA4N27mAVu/N9v032MXUpKUkkkkpSSSSSlJJJJKUkkkkpSSSSSlJJJJKUk&#13;&#10;kkkpSSSSSlJJJJKUkkkkpSSp9W6xidGo+1Z1gqqkNkgu9zvot21te9W2PFjQ5plpEg+SSl0kkklK&#13;&#10;SSSSUpJJJJSkkkklKSXO/Wv6x9Q6K6tuDg2ZgeCXOZuOyPzNtNVyzPqz9fsrq3U/2XmYZxbNhcdx&#13;&#10;dvEe9u6m2qr6aSntUkkklKSSSSUpJJcX1j/GK6rMf03pGJZmZFZLXkSGMc32v+g2x7/Tf9P+ZZ/L&#13;&#10;SU9okuG6d/jHtqzGYHXcR2G+wgMfrs1+jv3t/m/+GY+xdykpSSSSSlJJJJKUkkkkpSSSSSlJJJJK&#13;&#10;UkkkkpSSSSSlJJJJKUkkkkpSSSSSlLB+vn/IWZ/xR/K1bywfr5/yFmf8UfytSU+Sf4sf/FFi/wDX&#13;&#10;f/PV695Xg3+LH/xRYv8A13/z1eveUlKSSXP/AFt+uOP9WmMaWG7Ju0rqby7+U/8AcZ/Y/SJKegSX&#13;&#10;BUf4yMvBvrr69gvxKbTDbNYb/wAYx7fzf8J/hK/9Cu8a4OAc0yDqCElLpJJJKUkko2WNqaXvMNaC&#13;&#10;SfABJTJJcC7/ABlZfUrXM6D0+zJrYYNjpa3/ADWt9n/XLvU/4NaH1Y+v7erZR6ZnUOxM4TDHTD4G&#13;&#10;930212V2bP0mz/R/4RJT1ySS5P6y/X9nScv9mYWPZl5sAljJAbuHqN+i22x7/T9/sr/64kp6xJcA&#13;&#10;z/GVmdNuZX17AfjVWGBYJIH9hzf0n8v07PU/4Jd7XY21oewgtcAQRwQUlMkkkklKSSSSUpJJQvub&#13;&#10;RW61/wBFjS4x4NG5JTNJcCz/ABwYNglmLkuHiA3/ANKK/wBF/wAZGL1fLrwq8bIY6wwHOaNo03fp&#13;&#10;Nr/oJKevSSXO/Wf68YX1bsZj3Mstvsbuayts6S5n037fzmfy0lPRJLj/AKofXy36yZ12G/G+zipm&#13;&#10;7Vxc+Q5te2z9HV++uwSUpJJJJSkkkklKSSSSUpJJJJSkkkklKSXP9X+tgw8g4WJS/IyRy1vDfzv3&#13;&#10;Xueqtf1zvxLW19VxnUNfw8TH/mf9h/8AYUZzQBq27D4dzM4iQj80eOEOKHu5IfvQxfzj1SSYEOEj&#13;&#10;UFOpGkpJJJJSkkkklKSSSSU+Xf47v+0H/Xv/AHVWh/iY/wCTcj/j/wDvlSz/APHd/wBoP+vf+6q0&#13;&#10;P8TH/JuR/wAf/wB8qSU+gpJJJKUkuJ6r/jDudmv6d0PEdm21fzjgfY0j6W3Z/meo/wBP3/vq99Vf&#13;&#10;ryzrd78DLpdi51Yk1O/OA/0e/Y/f/wAFs/7cSU9QkkkkpSSSSSlJLD+tX1sxvqxTXdksfZ6rtoDI&#13;&#10;7Dd+e5i5/wD8d3D/AO4mT/mt/wDSiSnvElj/AFZ+stX1joffTVbUGO2kWCJ03fo9q1rLG1NL3mGt&#13;&#10;BJPgAkpkkuBd/jKy+pWuZ0Hp9mTWwwbHS1v+a1vs/wCuXep/wa0Pqx9f29Wyj0zOodiZwmGOmHwN&#13;&#10;7vptrsrs2fpNn+j/AMIkp65JJJJSkkkklKSSSSUpJUOt9bxuhYjs3MdFbdIGrnOP0Kqm/vuXI1fX&#13;&#10;vrubX9swulOdicgl3ve39+tu3/z3Xakp71JYP1U+uGL9ZqnGoGq+v+cqd9Jn/pSv/V63XODQSdAE&#13;&#10;lLpLgrP8ZWT1G51XQMCzKYwwbDLW/wCY1vs/kerbX/xau/Vv/GAOpZn7L6jjuw83s107XmN+33tY&#13;&#10;+p+z+b/0n+lSU9gkkkkpSSSSSlJJJJKUkkkkpSSSp9Q6vidMAdlWNZPAOrj/AFa2fpECQNSuhCUz&#13;&#10;wwBnI7Rj6pNxJYtH1x6VeSBeGkfvBzf+ratLBz6OoVC/GdvrMgGCOP5L/cgJxlsQWTJy+bELyQyY&#13;&#10;x3nCUGwkkknMKkkkklKVDr//ACblf8RZ/wBQ9X1Q6/8A8m5X/EWf9Q9JT4X9Q/8Al3D/AONH5HL6&#13;&#10;DXz59Q/+XcP/AI0fkcvoNJSklxfWf8YNrM1/TOi4rs3Irn1CPoMj6bfZ+5/Nvf8Aov0itfVf69N6&#13;&#10;xku6bm0OxM9gJ9N3D49zvT37H79n6T0/9F+kSU9UkkkkpSSSSSlJLB+tX1wxvqw2o5DH2OuJDWsi&#13;&#10;fbt3/Tcz/SMWD/47uH/3Eyf81v8A6USU94kuW+rX+MDF+sWW7BpptrsawvO8NiAWN/Mf/wAKuoc4&#13;&#10;NBJ0ASUukuCs/wAZWT1G51XQMCzKYwwbDLW/5jW+z+R6ttf/ABau/Vv/ABgDqWZ+y+o47sPN7NdO&#13;&#10;15jft97WPqfs/m/9J/pUlPYJJJJKUkkkkpSSSpdZ6xj9FxH5uUSKq4naNx9x2N9v9ZJTdSXnV3+N&#13;&#10;zfdSzGw3iq14aLLTs3CWts9NlbbGfn/6deipKUkkuG6v/jWxMSy2jCx7cl9JIeY9Otu36bt/6W3b&#13;&#10;/XpSU9yksb6o9ed9Yem1572Ctzy4bQZHtc6tbKSlJLlPrF/jEw+gZn2C2m62zaHewNj3f1nrO/8A&#13;&#10;Hdw/+4mT/mt/9KJKe8SVbpuc3qONXlsa5jbWhwa8bXif32qykpSSSSSlJJJJKUkkkkpSSSSSlJJJ&#13;&#10;JKUkkkkpSSSSSlJJJJKUkkkkp//W7X669Rd0zpGXk1mHtrIafBz/ANBW/wDsPsWR/it6YzC6HVaB&#13;&#10;FmQXWOPz9Kr/AMCrVr/GbWbPq/lhvMVn5Nspe5E/xf2CzoOGW8enHza57HJKeY+vzf2N9YOm9Xq9&#13;&#10;psdssI7tYWVv3f18bJ9P/ra77qWY7BxrMllbrnVtLhWzV74/MYuB/wAbv6S3ptDfputfA+eOz/v6&#13;&#10;9HSU+f4n+Nd2Tltwh0+71i7aWh0vb+9+h9Jn0Fu/W763v+rIY/7LZfW4Eue3211x/pLNln01S+v3&#13;&#10;1Xpy6T1iiwY2bjDeLZ2hwb9Gu1/7/wDobP8ArS5bovVL/wDGLl1YXVLW1Y9DQ91LCWuynj6T/wD0&#13;&#10;p/ov8D/pKkp7L6pfXR/1lsc37HbRUGbm2u91btfT9Ntmyv3/APpOxdM5odoRKjTUyhjaqwGsaAGg&#13;&#10;cAD6LVNJT5z9dP8AxW9K/wCt/wDnx69GXnP10/8AFb0r/rf/AJ8evRklKIBEHhQporoYK6mhjBw1&#13;&#10;o2tH9lqmsf6zfVjH+suO3GyX2Vta7cPTcGyY2fpGvbYx7ElPGdYdX1X66Yn7OIe6hrTe5n0RsNj7&#13;&#10;PUf/AMTsp/8AAV6WvLaqsn/Fr1OmkPF3Tsx0ElobY2C1jt1n/A+pv+n6Vv8Ao16kkpSSSSSlJJJJ&#13;&#10;KUmc0OEOEjzTpJKfOP8AGB/4pOj/APG1/wDn6tejrzj/ABgf+KTo/wDxtf8A5+rXo6SnG+ub7GdF&#13;&#10;zHVTu9F/HhH6T/wNZH+KllLegVGqN5fZ6kfv7nbd3/oP6C662ttrDW8BzXAgg8EH6TV52fqR136u&#13;&#10;5Fj/AKt5Dfs1hn0rD9H/ALdZZU/Z/pv0dqSkX+NrIZ07N6fn06ZVbnHTksrNVle/+Rv9T/tyxelM&#13;&#10;eHtDhwRIXiX10+r3UKbcd3VMj7R1LLftDW/QrYNrGN+jX/OW3f4Ouuv+c/nF7ZWwVtDBwAB9ySmS&#13;&#10;SSSSlJJJJKef+uuBRf0+zIsYDbU0bHd2y5ip/Vz6s9Ozem03X0h1jwZMuE+537j1qfW//knI/qj/&#13;&#10;AKpiX1Q/5Jx/6p/6p6gMYnNqAfR/3TrQz5cfw4GE5wI5rhHBKUfR7LzfX+gO+rbm9T6Y9zWtcA5p&#13;&#10;MxP/AFdL/oPY9dSOu1Hpn7Uj2+nuj+V9D0v+3v0aB9cnNHSb93cNj4761z/p2D6pd+Z/s+qmH9VK&#13;&#10;Qjt7fuV/WZ4j79gwzzniyDm48p7n6eTBk9aX6sdG/bjn9W6n+lL3EMafo6fyf9Gz+brrXRZ31b6f&#13;&#10;m1Gp1LGaaOY0Nc3+q5ir/Ux7X9Jo29twPx3PW2pMcI8AsXxC5f1mpzvNZhzMxGUsYwTljxQh6I4o&#13;&#10;YvRB5X6g4d2HVkV3NLSLI1ETtH5q6iyplkb2h0GRImD+8pJJ8IcERHs1eZ5g8xmlmI4JT/dRZORV&#13;&#10;j1usvcG1gak8QuW/xe0uDMm8Aimx4DJ/k+pu/wCrrVzrn1Lo6ta7J9V7LXDvDmCBt+h9P/wRD+qX&#13;&#10;Vb3W29KzAPVx+C0BoLWn0/ot/sbFGSfcjxDhA4uD+s3scYDksowy92c/alzMJD2/Yx45f5P/ADv6&#13;&#10;z9N6ZJJJTuSpJJJJTn9d6Ti9WxHU5tYtY2XgHs5odte3avOf8V31W6Z1rBuuz6Ba9tu0Elwhu2t3&#13;&#10;+Dexeo5X8y/+qfyLg/8AEx/ybkf8f/3ypJTX+tv+LTGwMZ/UuiF9F2ODZsDnOlrPe91Nj/09dzG/&#13;&#10;8Iul+oH1kd9YumNuu1yKj6dh/ecPoXf9dr/8E9RbnUHMZjWus+gK3F0+G33Lz/8AxKseMXLefoGx&#13;&#10;gH9YNdv/AOrrSU9D9afr9h/V6wYoa7Iy3RFTO276HrWf4Pf+5sss/kLGs+v3X8Vn2nJ6S8Y41Org&#13;&#10;5rf3n/o/Z/bqXIfVD6wGrqmT1e7EuzL3Elvpt3ekbC7c7+R7P0VP/B+ou3/8cq7/AMq8z/MP/kEl&#13;&#10;PQfVn61YX1loN+ISHN0fW76bD/K/kO/MsWD9ZP8AGUfq/luxbcK0taYbYTsbZo3d6P6N+/8Az1zv&#13;&#10;1Mqym/Wh2VjYl2NhXh+9r2FrWNLfV2/R9P8ApbP0S7L/ABh9A/bfSLGsE3U/pa/GWfzlf/Xat/8A&#13;&#10;1z00lNz6tfWC3rmO/ItxbcYsdAa/88Ru31b21Ll8n/GxbiWCq/pt9b3GGteS1zj9H2MdR7luf4uu&#13;&#10;uftjo1Tnmbaf0T/7H82/+3T6awOkD/nb9abeon3YfTxsq/dc8bvTf/2562T/AOw6Sntuh9Tf1XDZ&#13;&#10;l2Uvx3Pma7PpNg7f5H01znWv8YOR0vJto/ZuRZXUT+k1DHNH+F/mbGen/bXZKh1//k3K/wCIs/6h&#13;&#10;6Smv9VvrC36x4IzmVmoFzm7Sd30f5a11xv8Aim/5Cb/xtn5V2SSnmPrX9fsP6uOGPtdfluAiphiJ&#13;&#10;+h61nu9Pf+Z7LLP+DWE7/GN1zGb9pyek2NxxqT727R++576f++Kn/isoZ1rqOb1nKG+8OGyddnqm&#13;&#10;x73/AOZX6VX8heoEToUlPI/VT/GFV9Z8+zDppdWxlXqBziNxINVdjHVt/l3ez9It/rfXMToWMcvN&#13;&#10;ftrGgA1c93+iqZ+e9Y/RPqPT0TrGR1TGfFVzC0UhsBhe6u63a/d9DfT+jr2Ljf8AGrmG/reJh2Nf&#13;&#10;ZRWxrjWz6TzY93rNr/l2VVMrSU7NX+MTq/UwbeldLfZjg6PcT7v8xvp/5llq0Pq7/jFo6nlfs7Pp&#13;&#10;dh5kwGP+i53+j3PbU9lr/wAyuytVav8AGK+lgrr6TltY0AABkAAfRa1vprlfrv1G/wCsrqb8bp2V&#13;&#10;Tk1GN5rdLm/mN/Rs/wAHZ/NpKfZElX6e+2zGqfeNtpraXjweR+k/6asJKUkkkkp5j61/X7D+rjhj&#13;&#10;7XX5bgIqYYifoetZ7vT3/meyyz/g1hO/xjdcxm/acnpNjccak+9u0fvue+n/AL4qf+KyhnWuo5vW&#13;&#10;cob7w4bJ12eqbHvf/mV+lV/IXqBE6FJTyP1U/wAYVX1nz7MOml1bGVeoHOI3Eg1V2MdW3+Xd7P0i&#13;&#10;3+t9cxOhYxy81+2saADVz3f6Kpn571j9E+o9PROsZHVMZ8VXMLRSGwGF7q7rdr930N9P6OvYuY+v&#13;&#10;zf2x9ZsDpNxP2aGkjx3uf63+fVTXWkpvVf4w+sdTBt6V0t9mPOj3E+7/ADW+n/mWWq70P/GTRl5Q&#13;&#10;6f1Sh+DlEwA/6BJ+izc9tT6nv/M31+n/AMKuxqqZSwV1gNY0AAAQAB9FrWrh/wDG70qnI6UM4gC+&#13;&#10;h7QHdyx59N1X9X/CJKer651J/SsN+XXS/IcyIrrEudJ2/wDQ+muOo/xu0XNsZ9kt+1hwbXSDudY4&#13;&#10;7t/+D/Rels/0dlnv/m11X1TzrOodIxcm4zY+pu4/vOHsc/8Atrjf8WuFVb1nquS9oNtVu1hP5osf&#13;&#10;k+rt/wC2WJKSf+OfndOuYOs9Osx6LDo73Aj/ALeY1t39T9GvQK767ahewg1uaHBw4LSN+9c5/jKo&#13;&#10;Zd9X8neASwMc3ycH1+5qtfUV5f0LDLjJ9ID7va1JTwn+MP69dL6900YeE57rBa12rS0bWixv539d&#13;&#10;b+D/AI1Oh0Y9VT3WbmMa0+w8tG1C/wAbWFRT0YPrrY1xvZqGgHi385dV0vpeI7EpJprJNbPzG/ut&#13;&#10;/kpKX6B9Y8P6w0OyMFxcxrth3AtIdG//AL+q31o+sd3QWVupxLcv1CQfTBhm3b/ObWW/zm79H/bW&#13;&#10;zTRXQ3ZU0Mb4NG0f9FTSU8Z0r/GfhZWPk5OZW7FGMWNLSd73us9X9DVXtr/S/oFkZX+NbqFbftVf&#13;&#10;TXjDnSx+4B3/AF70vQZ/4Kqf1G+rmJ1frnUcnMb6gxryWMP0C6x+R+ksb+f6foL1UtBEEaeCSmp0&#13;&#10;rqbOpYVWcGmttrA+HctBH5y5HO/xnevknD6FivzrGzLxIZ/XZsbY99X/AAj/AEVof4zc6zC6Dd6R&#13;&#10;g2FtZI/def0v+fX+jRP8XXSqOndFofUBvvaLHu7uc76P/bTP0aSnGd/jJz+lvb+2+nWUVOMeo0k/&#13;&#10;+fG+m/8A7fXb9P6hj9SoZlYrxZTYJa4JdQwKepY78XJaH1WNLXA/6/Tb+YvP/wDE/kWVOzunF26u&#13;&#10;l7XN+JNlNv8A256NSSn0hefU/wDi9s/4gf8Anutegrz6n/xe2f8AED/z3Wkp9BSSSSUpJJJJSkOv&#13;&#10;Hrqc51bWtc8y4gAFx/ef++iKr1TpzOqYtmHa57GWt2lzDteP6j0lPB/437aMurF6fTFmc66Wsbq8&#13;&#10;Mc11bv6nrW+h/wBtr0HFrfXSxlhl7WgOPiQPcvL+tfVK/wCoJHXOk2+qyshtjbWtc4Nedn861v0H&#13;&#10;u/RP9P0bF6V0jqLOq4dObWIbcxr4/d3D6H9hJTbSSSSUpJJJJSkkkklKSSSSUpJJJJSkkkklKSSS&#13;&#10;SUpJJJJSkkkklKSSSSUpYP18/wCQsz/ij+Vq3lg/Xz/kLM/4o/lakp8k/wAWP/iixf8Arv8A56vX&#13;&#10;vK8G/wAWP/iixf8Arv8A56vXvKSlLzjo7f259dcrIu9zMJpbWOQ1zNuN/wBW/Ju/4xejrzj6ifov&#13;&#10;rR1ap30nPscP6vq7v/RzElPUfXzpjOpdEyq3CXV1m1viHVD1vb/W/m/7arf4teouz+hUGwy+rdUT&#13;&#10;5MP6L/wD0lr/AFksFXSst7uBj2n/AKD1zf8AiirLOhyeHXPI+HsZ/wB8SUt9ZP8AGS7oGU/GtwbS&#13;&#10;xphthOxlmm79F+jfu/z1s9O+stud0l3VfslzXAOLaYmywD6DqPb72W/8WtHq/SMbrOM/DzGb6n/e&#13;&#10;0/m2Vu/MsYvJsj6w9S+qNl31coya31bg2u8kzjtf/OfR3+ns/wAKz9J6H+CSU9Jjf417Mm841fTb&#13;&#10;3WNMOa07nt12e6r0V6CsT6p/VvF6BiBmO71X2w+y7k2uP5//ABX+iW2kphTRXjsFdLWsYOGtAaP8&#13;&#10;1q83+srq+qfW/AZ08h9tBYb3N4a2t/rPZY/+RT/599Jdr9Zfq3R9Y8YYmS+ytgdumt20kw5nv3ts&#13;&#10;Y9nvXAvx8j/Fjn1OreLunZTofuaBY3bt3fpf+D/nKv8ABWfpP0X56Sn1RDGPW2w3BrRY4QXQNxA/&#13;&#10;Nc9EUL6hfW6pxID2lpIMOE+32P8AzXJKeN/xsZmKzozsa0g5Fj2ek3l25rm+pZt/4n1a9/8Awi3/&#13;&#10;AKp4t2H0jEoyARaypocDy3T+b/639BcN1z/F076t1u6z0e9zrcabC25rbDtb/OWMf6ezdW33/wA3&#13;&#10;/wBcXb/VPr3/ADg6bVnEBr3SHtHAe07H7f5H+EYkp2EkkklKSSSSUpVeq/0O/wD4p/8A1LlaUL6W&#13;&#10;31uqf9F7S0/Bw2pKfOP8Wv1l6b0foxZnZDKnm55DSZfEVe70q99m1d30rruB1hpdg3MtA5DT7m/1&#13;&#10;6/5xixek/wCLXonTWbXU/aH93Xe8/wDbftp/8DXKfXnoNf1NyMfrvRv0I9TY+sH2SQ6z/tq6uu1l&#13;&#10;tf8AmJKfVE20TujXxUMe4X1ttbw9ocP7Q3IiSnzn6l/+K3qv/XP/AD4xejLzn6l/+K3qv/XP/PjF&#13;&#10;6MkpSSSSSlJJJJKUkkkkpSSSSSlJJJJKYipjXF4aA53JjU/2lzX1+vo+wihxBuc9pY387T6T/wDM&#13;&#10;XSX0i+t1TiQHtLSQYPuG32OXF9U+qj+gtPU+nWFzqvcW2BrzH5z2u2/6/vqHNxcJAGh+Y/uul8NG&#13;&#10;M54ynPgyQlH2YfoZZ/oQnm/yX/hb1fR6bMfCoqt+m2tocPAgfRVxUeidTHVcOvKAgvGo8HNOx6vK&#13;&#10;SNcIramlmEhlmJjhnxy44/uzUkkknMSkkkklKSSSSU+Xf47v+0H/AF7/AN1Vof4mP+Tcj/j/APvl&#13;&#10;Sz/8d3/aD/r3/uqtD/Ex/wAm5H/H/wDfKklPoKy/rR1B3TOlZWUww9lTtp8HkbKv/BFqLnv8YNZs&#13;&#10;6BmBvOwH5Ncx7klOb/in6a3F6K3Jj9Jkvc9x7w0uor/897/+urL/AMZLf2R1fp3Wqfa/fssI0lrC&#13;&#10;z6X/ABlN19X/ABa6L/FvYLPq/iFvYPB+IstXO/45v0lGFQ36b7XQPkxn/oxJT6Bn5LsTHsvax1rq&#13;&#10;2lwYzV79o/m6/wCW9cJT/jadbkjDHTrvWJjYHTZ/2z6X7i9CXJfXz6q0dSoPUqrBjZuMN7bp2CGe&#13;&#10;/ZfZ/wCerP8ABJKbn1u+tb/q0xloxbMhjp3Oboyvbt/nbNln01X+qf13f9ZbSwYdtNWwuFpO6skH&#13;&#10;Z6fqenX7lxnR+sZP+MPJp6b1K5tWPU3e9jPa/Le3/X3s/M99lbP9D6xj49eNW2mlobWwBrWjgNH0&#13;&#10;WpKeB/xwECjCJ49c/kXSWfXvoVdnpOzKt3GhLm/9vM/Q/wDTRfrL9VcT6ysqqzC8NqfvGwgbtNux&#13;&#10;/teq7/8AF/0F9H2f7IwNiNwn1P8At/d6qSnepurvYLanB7HCQ5p3NI/kvaprzb6hvv8Aq/17K+rb&#13;&#10;3l9ABfXPYxXax3/Xca39L/wjF6SkphTRXjsFdLWsYOGtAaP81q83+srq+qfW/AZ08h9tBYb3N4a2&#13;&#10;t/rPZY/+RT/599Jdr9Zfq3R9Y8YYmS+ytgdumt20kw5nv3tsY9nvXAvx8j/Fjn1OreLunZTofuaB&#13;&#10;Y3bt3fpf+D/nKv8ABWfpP0X56Sn1RJJJJSkkkklKSSSSU+ef45arDh4tkE0NtPqAeJH6L/0cu8wr&#13;&#10;6MjHrtxS00OaCwt+jt/N2rmv8Y/X6+k9O9B1Tb7co7GVvG5mn07Hs/O9P9Hs/wCF2LnOn/4ps4Ye&#13;&#10;yzPdS94k1MDnVAn/AAdn6av1P+2/+3ElJfq05uV9dc3IwYOMGODy36Jd+hZZ/wBuZjH2L0peef4u&#13;&#10;cw9GzL/q1l0srya5eLGf4YD3fpXO+n+is9Wj/gv8GxehpKR049eO3ZS1rG+DQGj/AKK84+uTq+qf&#13;&#10;Wjp1GAQ/Jpc02luuxrXtv/SO/wCBr9V67f6x/V+j6w4v2PIfYxm4Omt212gc3a/c2xj6/f8AQXnu&#13;&#10;ThZH+LDMqycd4vwMh22wOaPUEfmer/U/SU/4P/SUpKfVkkzXBwBGoKdJSkkkklKSSSSUpJJJJSlw&#13;&#10;/wBWcanrvUMrKzwLLGOG1juAJf8A4P8AP9LZ6a7hcv1D6o059xz+m3mm1xJJYZaXfn7X1O31/wAt&#13;&#10;Q5YkmJA4uH9D950eQywhHLCcjglmjGEOZjHi9r1fJ6P886PVvqzhZ9Dq21MZZB2Oa0NLXfmfzf5i&#13;&#10;h9Uem5HTMH0MoBr97jAIOh/qLGt6f9ZenNNteQL2t1LZ3uIH8m+v/qLFt/Vjr/7bxjY5obaw7Xgc&#13;&#10;fyXs/roRMTOyDjnX+My54ZocqYjJj5rlvcjKUoSlPJgn/h/zfuOwkkkp3JUkkkkpSodf/wCTcr/i&#13;&#10;LP8AqHq+qHX/APk3K/4iz/qHpKfC/qH/AMu4f/Gj8jl7n9YM89N6dk5bfpVVPc3+sG/o/wDwReGf&#13;&#10;UP8A5dw/+NH5HL2f68VmzoeYG8+i4/JvvckpxP8AFJ05tHSXZh1tybHOLjyWsPos/wDBPW/7cWf/&#13;&#10;AI0mfsvNwOt0iLK7NriPzg0tuqZ/7cMW5/ivsD/q9jActNgPx9S1/wD39Y/+Od4+wY1f5zriQPg1&#13;&#10;3/pRJT3uVkGih97GusLGFwazVz9o3+nV/Ls/MXBN/wAbbzkDEPTrvXJA9Pd+k1938z6O/wCivQKG&#13;&#10;GutrDyGgfcuZ+vP1Ux+sY/21rxj5mONzL52gBv6TZfZ/o/8AhP8AAJKbX1r+tL/q7TXe3FtyGv3F&#13;&#10;xbo2oNDf5+zbbs+l/wBCxUvqp9e3/WS/024VtVW0kWk7q5b/AIP1PTrauM6T1zL+v19HR+o3tpoY&#13;&#10;3dYG+1+W5h+j+5v2/mf8Zfs+h6XrWLi1YdTMehoZVWA1rRwGhJTXzujYfULqcjJrD7MZxfUST7HH&#13;&#10;b7vb/UZ9NWrrWUsdbYYY0Fzj4Ae5ymuR/wAaHWP2b0Z9TD+lySKmx+6fdkf+A/ov+upKaf8Ai0a/&#13;&#10;qV2d1+4e7Kt2sntWz3bf6vvqq/8AQdd0sr6rdJ/Y/S8fCIhzGDd/xjv0t/8A4K961UlI6cevHbsp&#13;&#10;a1jfBoDR/wBFecfXJ1fVPrR06jAIfk0uabS3XY1r23/pHf8AA1+q9dv9Y/q/R9YcX7HkPsYzcHTW&#13;&#10;7a7QObtfubYx9fv+gvPcnCyP8WGZVk47xfgZDttgc0eoI/M9X+p+kp/wf+kpSU+rJJmuDgCNQU6S&#13;&#10;lJJJJKUmc0OEOEg9inSSU+cf42f6Z0r/AI1//VYa9HXnH+Nn+mdK/wCNf/1WGvR0lKWL9cWhvRM2&#13;&#10;BE0WH/oraWN9c/8AkTN/4h//AFKSnL/xWf8Aifp/rWf9W9dauS/xWf8Aifp/rWf9W9dakp836lm0&#13;&#10;YP14bfkvbVU2jVziGtH6Oz85y63D+u3Rc20UU5dZsJgAktk/yHW7GPQOq/UPpnWOoftLNDrHbQ30&#13;&#10;90V+3892z9J/4Kqn1h/xcdK6jiPZi0MoyA0mt7Bt9w+i21v0LGPSU9akuL/xVdcu6p0o1ZDi5+M/&#13;&#10;YHHk1xvp3f1P5tdokpSSSSSlJJJJKUkkkkpSzOu9fp6LW11gL7HmGMby5aa5n639My7LcfqGE31H&#13;&#10;45ks57tsY5rPz0zISIkx3bXJY8eTPGOU1jN/pe3xS/Qh7jF/1j6yxvrO6efT5jd74/q7d/8A4Ci/&#13;&#10;V762nreW/H9L02tZvB3bjoWMd+b/AMIqH/P++oht2E4Hv7iP+g+lWvq31TpfUc2y+is05j2w4Hhw&#13;&#10;ndZ6e327/wDSf+rFBGdyAE7/AHozDp5eV4MOSWTlhjIj+qzcvk92MP8AaQ97J/4Y9QkkkrThKSSS&#13;&#10;SUpJJJJSkkkklP8A/9f0Xq+AzqWNdh2/QuY5hPhuG3d/ZXnH1P8ArVX9T229C67upNLya37XOaWu&#13;&#10;93+Ca9+x7/0tVmz/AAi9Qs+kVUzemYnUABl013AcCxjbI/7dakp89wrXfXv6x19QqY4dOwY2ucI3&#13;&#10;vafVZ/bsu2P/AOIq9/013/V+q0dHxLM7Jn0qwC7aNx1Ppt9v9d6s0UV47BVS1rGN4a0BrR/YapEB&#13;&#10;wg6gpKfHus/XbH+tnUqsPKdZT0kPEtaP0lzvzPX2fQZ/57/436G9/jL6b0zpWPRmU7sXNrhtDqm6&#13;&#10;fox7arv6n+Dt/nP+MrXoDcappkMaCPIKT622CHgEeYlJTxv1D/xgt+sUYWU0tzWtJJaP0b2t/wAJ&#13;&#10;/wAFZ/I/m/8Az2t/6xfWTE+rmO3JzN+xzgwbBuO6HP8A++LSZSyvVjQ34CE72NeIcAR4FJT439Yv&#13;&#10;rtgdS69g9TpFnoY23fLQHe17rfY3evQ/q79fOm/WLIdi4fqCxrS/3tgbQWt+kx1n763vstP7jfuC&#13;&#10;kyllf0Ghs+AhJTR+sHUMnpuDblYdJyLmAEVjuJ9/0fd+jZ71y3Tf8b3Sciv9cbZj2jlseo2f+Dsq&#13;&#10;9/8A25VUu6VHK6F07Nf6mTjU2v8A3n1sef8AOsYkp846hn2f4xurY1GDW9uBiu3WWOEclnq/57Kv&#13;&#10;Tx6/5z/Cf8X6qh0Y9WMwV0saxg4a0Brf81iIkpSSSSSlJJJJKUsz6w/WHF+ruMMvM3emXBg2Dcdz&#13;&#10;tzv/AEWtNM9jXiHAEeBSU+NfWr67YHVusdP6hjiz0sV7HP3NAdDbGXO9Nu/9xq9B+r/1/wCm/WHJ&#13;&#10;+x4gsFm0u97YEN/lMfYug+y0/uN+4KTKWV6saG/AQkpjlZNWJU++9wZXW0uc48BrfpLk8/8Axr9C&#13;&#10;xqy6mx97+zWMc3/p5DaWrr7K22tLHgOa4QQRIIP7ypY3QOm4j/Ux8Wit4/OZWxp/zmMSU8V9Vui5&#13;&#10;31j6p/zk6wz02Mj7PUfL+aftd/gqv5xn+mu/S/QXoiSSSlJJJJKUkkkkp5v68dVpxsJ2G+fUub7Y&#13;&#10;Gntcz6TlmdB+umD07AqxrRYXsBB2tEcud+c9q7VzGv8ApAH4pvQrH5o+5QyxyM+MGtOH5XRxc3gj&#13;&#10;y4wZMc8n6z3pSjl9viyfJ/m3iM3Lzfri9mNj1Opww6XPd3/lbvo/1Ka12H7Np+yfYY/Q7NkfyY2f&#13;&#10;56tJJ0cdWSeOUtyxZ+bOQRhjj93w4fVjxxPF+s/zk8n+ceBw8zL+pd7sfJYbcR5lrh/1df5u/b/O&#13;&#10;0rTv/wAYmGG/q9Vj7DwCA0T/AJ1n/ULqnsa8FrgCDyCg04OPQd1VbGHxa0NP/RTBjnHSMqj4j5Wx&#13;&#10;PneXzn3M+Hjz/pyx5Pax5v78HP8Aq5kdSyq33dRaKw4g1sAhzW/nb/8A1J+kQfrB9ZLOiXV7qC/H&#13;&#10;cPc8Hh0/zf8Ar9NbqZzQ4bXCQeQVJwnhoH1fvNQZ8ZzHJPHE4pf5CH6qMf7jzj/r/wBMbXvbvLv3&#13;&#10;NsH/ADv5v/pqv9TsLIvyb+sZLdnryGD+S4+o539T2V+muhZ0jCY7e2ioO8Qxs/521W00QkSDM3w7&#13;&#10;CLPPmsMMc8fLwnA5/TkyZZ+5L2/83jUkkkpXPUkkkkpyPrR1/G6DhOycvdscfTG0bjucH7f+oXmn&#13;&#10;+Lv689P+reHbj5gsL327xsaHCNrGfvs/cXsL2NeIcAR4FD+y0/uN+4JKfNOtfXfN+uFR6X0HFtDL&#13;&#10;vbZY8cMP02fo99NDP9JZZcu4+qf1eZ9XOn14LSHPEuscPzrHfTd/6LZ/wbFrgBogaAJ0lPlc5P8A&#13;&#10;i36vdkOqdb0vKP0m/m676m/uetj+pZXss/nq10Nv+NnoTK97XWvd+4GHd/4Jsq/8FXZOaHgtcAQe&#13;&#10;QVUr6Pg1P9RmPU1/iGNB/wA7akp5r6s/W/qv1izQWYXo9NgzY+d50/Rek/8AR1WfpPpsrrs/41di&#13;&#10;kkkp8f6zmX/UPqHUMTGBFObXuojitzj9Jv8A4X35Vf8A7Drv/qJ0D9g9JqoeIuePUt8d7/zP+s17&#13;&#10;Kf7C2crp2LmOa7JqrtdWZYXta8sP71fqfQVhJSDOza8DHsyrp9Oppe6BJ2tG53tXC9V/xrdHy8O/&#13;&#10;HrF2+yp7BLBEua5jf8KvQUL7LT+437gkp8r+on+MLpvQOmNwssWmwPc72tDmw7/rjF6J9XPrLifW&#13;&#10;Sh2Thb9jH7DvG07oa/8Al/vrQ+y0/uN+4KbGNYIaAB4BJT5dkV5n+Lnq9ubXU63peSfdt/Mk72M/&#13;&#10;kXY/v9H1P56r/wAD2r/8cHR2Vb6mXPsjRm0N1/lv37f/AD4u4c0OBBEg8hVauk4VD/VqoqY/nc1j&#13;&#10;Q7/Pa1JTzf1K6p17rN9ub1FgowXNimot2u3T/OMc79O+v0vpvs/nP8CqX+Mj6u5ltuP13pjS/JxY&#13;&#10;3NAlxax3r1PYz/CenZv9Sv8A0b13iSSniOn/AONvpF1QOWLMe4fSYWl4n+Q+r/0Z6aq5H+M/I6lZ&#13;&#10;9m+ruG/Is/fsB2j/AK3U76H/AAl2RQu3v6Vh5Lt99FVjvFzGuP8AnPaj1VMpbsraGtHYCAkpbHNj&#13;&#10;q2m4BthaNwGoDo9+1ESSSUpJJJJT5ZkV5n+Lnq9ubXU63peSfdt/Mk72M/kXY/v9H1P56r/wPav/&#13;&#10;AMcHR2Vb6mXPsjRm0N1/lv37f/Pi7hzQ4EESDyFVq6ThUP8AVqoqY/nc1jQ7/Pa1JTzf1K6p17rN&#13;&#10;9ub1FgowXNimot2u3T/OMc79O+v0vpvs/nP8Cqv+Mf6tZmW+jrXSwXZeLEtGrnMa71qnVM/PdTZv&#13;&#10;/Rf4X1F3KSSnhum/42umWVAdQD8fIbo9u0ubuH0vT2e//t1YfXutZf8AjEuZ0vpFT24TXh1lrxAk&#13;&#10;fnWfuVs/wdO/1bl6Zk9LxMt2/Iprsd4vY1x/6bUeuplLQytoa0cACAkpy8vLxPqp0tr7N32fGYxg&#13;&#10;gbnR7aa153/i7+teFidVzGW7weoXs9GGzy/I2+t+5/Sal6y5ocIIkFQbj1MMtY0EdwAkp4z/ABo/&#13;&#10;WLFwun2dLs3faMhgLIHthr2/Tf8A9bRv8Wf1hxeodOr6fTu9bFraHyPbqXfzb1176mWfTaHR4iUm&#13;&#10;VMr0YA34CElPL/4y+k39V6K9mM0vsrc2zaOXBu5tmz+w/esfo/8AjZ6XRgVV5bbW5FbGsc1rQ7c5&#13;&#10;g2b63b2fT/l7F6EqlvScK5/q2UVOs/eLGl3+ftSU8r9XPr3nfWPPbXjYTmYHu33OJ0gez3/zP0/8&#13;&#10;D+lWt9ZPrt0/6tWspzBYX2NLhsbu0nb+c6tbwAaIGgCZ9TLPptDo8RKSnx/6mfXnp/RMzqGRkiws&#13;&#10;yrQ+va0EwHZL/wBJ7/8Ah2L0L6t/Xfp/1ltfThiwPrbuO9u3Sdn5rnrb+y0/uN+4KbKmV/QaGz4C&#13;&#10;ElOd9Zeit69067Acdpsb7XfuvafUpf8A9uN964P6s/XK36ns/Yv1gqsrbUT6VgG4bZ/8Gp/0d1Pq&#13;&#10;f6Nenod+NVkt2XMa9vg4Bw/zXpKeE61/jUxrajjdDZZkZdg2sOww0n8/0/522z9xnprS/wAXH1Vt&#13;&#10;+r2C5+VplZBDniZ2Nb/M1O/4T32Ps/4xdLjdPxsOfs9TK552NDP+oVhJTzX1g+v/AE36vZP2PLFh&#13;&#10;s2h3sbIh38p761wVf156e360P60RZ9mdVsA2jfOxlf0N/wD39evvpZZq9od8RKj9lp/cb9wSU850&#13;&#10;P/GN0vrmWzBxhaLXg7dzQG+0eq73Ne/8xi6hQZRXWZY1oPkIU0lKSSSSUxsc5rSWDc4AkCYk/urg&#13;&#10;sD/G1j12Oxus49mJcwwYG8D/AIxnsur/AO27F36rZnTMTPAGXTXcBx6jGv8A/PjUlPm/1v8Aroz6&#13;&#10;2VDofQ633Ouc3e4t2ja0+p7d3/CbH23W+nXWvQ+hdMHScCjCncaa2tJ8XAfpHf56Nh9OxcBpbi01&#13;&#10;0tPIra1g/wDA1YSUpJJJJSkkkklKSSSSUpJJJJSkkkklKSSSSUpJJJJSkkkklKSSSSUpJJJJSlg/&#13;&#10;Xz/kLM/4o/lat5YP18/5CzP+KP5WpKfJP8WP/iixf+u/+er17yvBv8WP/iixf+u/+er17ykpS84+&#13;&#10;tDLfql9YGfWJjHPw7xsv2j6Jj03f5/p031/6S1li9HUbK22tLHgOaRBBEghJT5x9b/r3jdewx0jo&#13;&#10;e+/IyiGmGubtb9J7P0uz3v8A+2vT9T9Iu2+rXRx0PptGADJrb7j4vd+kud/269WMPpOFgEuxKKqS&#13;&#10;7k1sawn+t6bVbSU+d/Xb/GezBFvT+mB32trnVuscIbXt9ljqf9JZ+5+Z/hEf6pdD6HmdAsse117b&#13;&#10;dzsix4Pqmyv9I91X5/6L/A+n/wClF3Lsep53OY0nxICm1oYIaAAOwSU+O/VP/GHX9XrnYL3WX9Mk&#13;&#10;+k4iLqh/xe7b6f79f/Xav9EvUusdRvxen2ZuDUci0MDmV6gunb/b9lf6T0/p/mK59mqmdjZ+ARUl&#13;&#10;PC9M/wAb3S72RnMsxrRyI9Rs/wAh9f6T/PpWF1nqT/8AGR1HHwen1vGFQ7dbY4Ro7+cf/I/Rs/V2&#13;&#10;fzli9Ky+idPzXb8rGptd4vra8/51jFZx8arFYK6GNrYOGtAa3/NYkpIuEs/xot6bnW4PWMWzH2OI&#13;&#10;Y5vvlk+yx7Hen7H/AOkp9Vd2gZeDj5rdmTUy1vg9oeP82xJT599af8ZGJ1TDf0zozbL8jJaa52kA&#13;&#10;Nf7LdrP52yx1f8hdX9SehP6D0mnEu/ntXvjWHvO/Z/1v+bWlh9JwsAk4lFVJPPpsaz/z21W0lKSS&#13;&#10;SSUpJJJJSlR631J3SsK3MbU641idjPpO1/759N/8hXkklPE4X+Nzot7Zu9Wl3cOZu/zXUeouf671&#13;&#10;e3/GPmU9M6ZW9uFU/fZa4R/I9X+Rsr9T0GfzlvqL0fJ6D03Ld6mRi0WP8X1scf8AOexWsfFpxWen&#13;&#10;QxtbB+a0Brf81iSmdVbamCtghrQAB5Bc99Yvr5036u5DcXM9Q2OaH+xsjaS5v0nur/cXRqD6WWav&#13;&#10;aHfESkp8c+rv12wOm9ezup3Cz0MndshoLvc9tvvbvXqP1d+smJ9Y8d2Th79jXFh3jad0Nf8A9/Wh&#13;&#10;9lp/cb9wRGMawQ0ADwCSl0kkklKSSSSUpJJJJSkkkklKSSSSU8sPry3FyH43UaH0lpMEe7T+V9D/&#13;&#10;AD6/UVXr31up6jQcDprX223e2dsaH6W38/euuyMSnJG29jbB4OAd/wBWo42Dj4n8xUyuf3Ghv/UK&#13;&#10;EwyHTi9J/q+t0oczykCMgwyGWGoh7v8AR/cj+n/nWr9Xumu6XgVYz/ptBLv6zj6jv81aKSSlAEQA&#13;&#10;Ng0MmSWWcskvmySM5f4akkkkVikkkklKSSSSU+Xf47v+0H/Xv/dVaH+Jj/k3I/4//vlSz/8AHd/2&#13;&#10;g/69/wC6q0P8TH/JuR/x/wD3ypJT6CgZ2GzOx7MW36FrHMd/VeNjkdJJT5h9UfrIz6lPu6F1zdU1&#13;&#10;jy+qza5zXNd/xe9/p2fztf8A1z1FKu8/X/6w05FDXfs3Bh25wje+fV/8HsZV+j/0Fe9eiZvTcXPa&#13;&#10;G5dNdzRwLGNeB/261Fx8arFYKqGNrYOGtAa0f2GJKQ9U6lT0rFszMifSqEugSf8ANXk/1h+veP8A&#13;&#10;WjOrw7nWUdJDgXhom20/8I1n5m/+v/pv0lvpsXsRAIg8IYxqmmQxoI8gkp4H/GR0jpXTMKjJrDsb&#13;&#10;KqIZjvqH7g9RlV38j/hf55n/AAn6RWvqF/jDHXi3AzGkZoB9zR7LGtH85/wNv/gX/npds9jXiHAE&#13;&#10;eBTMprrMsaGnyEJKec+tP14p+rGRVVk0WvqsbPqsjaDP8179m+z8/wDnFRv/AMbXQ66jZW6x740Y&#13;&#10;GEOn+u/9F/012NtLLmlljQ5p5DhIP9lUa/q70up/qV4mO1/7wqYHf52xJTx3+L/puZ1TqWR9Z89n&#13;&#10;p+uC2pp/dOz9I3d/gq6amUVP/wAKuz67m5GBg25OJSb7mNltY/O193+Yz9Ir6SSnhemf43ul3sjO&#13;&#10;ZZjWjkR6jZ/kPr/Sf59Kwus9Sf8A4yOo4+D0+t4wqHbrbHCNHfzj/wCR+jZ+rs/nLF6Vl9E6fmu3&#13;&#10;5WNTa7xfW15/zrGKzj41WKwV0MbWwcNaA1v+axJSRJJJJSkkkklKSSSSU8P/AI0+iZWdjUZ+G0vs&#13;&#10;w3lxaBJ2O9PdZs/P9N9Ff/W0XC/xsdEuxxbe91V0e6ssc47v+Dsra6r/AKbF2aoXdA6bfZ61uLQ+&#13;&#10;z951bHO/z3M3JKeG+p1eR9ZPrBd9ZDWasUNLKt3L/b9mb/W/R733f8L+jXedYy78LDtyMWo33MaS&#13;&#10;2sfnlW2tDAGtAAHACdJTwnTP8bvTbm7eoMsxrm6OEeo2f6zP0v8An0rD+sHV3/4xsyjpnS63jFqd&#13;&#10;vstcIifZ6n8hjK9/pf4S6xel5fRcDOdvysem13i+trz/AOCNR8bFpxGenjsbWwfmsAa3/NYkpIxo&#13;&#10;Y0NbwBATpJJKUkkkkpSSSSSlJJJJKRZTN9L2ju0j8F539UvrO3ozX1ZDXGh7pDm/mvj/AL+vSUGv&#13;&#10;Coqaa2Vsa1xkgNABP7zmqKcDKQlE8Ji3+V5rHixZMWWHvQzmG0vb4PbeezPr7gsYRih9tp0a3aWi&#13;&#10;f5W7/viL9SekXdPxn25I22Xu3bTy1o+hv/lrbpwceg7qq2MPi1ob/wBSjpCEuISkbMfl4UZOZxDF&#13;&#10;LDghLHHKYyyzyz9zJP2/kgpJJJStFSSSSSlKh1//AJNyv+Is/wCoer6odf8A+Tcr/iLP+oekp8L+&#13;&#10;of8Ay7h/8aPyOXv2VjsyqX0WiWWNLXD+S4bHrwH6h/8ALuH/AMaPyOX0Gkp8v+qnXm/US/I6J1rc&#13;&#10;yoPL6rdpc1wPt/we9/p27WP9n83Z6rLFK7K/8cHr2P8AZWu/ZuEdznuEb3S2x3/b/p1VMr/nPS9W&#13;&#10;1ejZnT8bPaGZdVdzRqBY1rx/m2KeNi04jBVjsbXWOGsAa0f2GJKR9Rz6um41mXfIrqaXOgSYH8le&#13;&#10;TfWb6/0fWXKrwnOso6VuBtLRN1v9Zn+j3f8Apf8ASfo6l7EROhQhjVAyGNn4BJTwn+MLovR+n9Mp&#13;&#10;yGh2NdSQzGfUDuB91zK7voez2b/V/nq7f0n+k9Qn1B/xi/ttzOm5zT9sIO17R7LAxvqOdZ/obfZ/&#13;&#10;xX/ntd29jXiHAEeBUWUV1mWNAPkISUzXm31hd/zk+t2L0wa0YcPs8N39Kt/z/wBWx16Sg14WPVa6&#13;&#10;9lbG2u0c8NAe7+vZ9NySkyp9Yy78LDtyMWo33MaS2sfnlXEklPCdM/xu9Nubt6gyzGubo4R6jZ/r&#13;&#10;M/S/59Kw/rB1d/8AjGzKOmdLreMWp2+y1wiJ9nqfyGMr3+l/hLrF6Xl9FwM52/Kx6bXeL62vP/gj&#13;&#10;UfGxacRnp47G1sH5rAGt/wA1iSkjGhjQ1vAEBOkkkpSSSSSlLP671zH6DiOzcvd6bSB7RudLjtat&#13;&#10;BM5oeIcAQexSU+NfXr67YHX8jBtxBYG4z3OfuaG6OOO79H73/wCgeu+6H/jF6X13Lbg4wtFrwSNz&#13;&#10;Yb7R6jvcx7/zF0f2Wn9xv3BSZRXWZY0A+QhJTNedfWj/ABl9Jy8HK6fULTa9j6wSwBu76H7+/wD6&#13;&#10;C9FQzjVOMljST5BJT5d9SP8AGJ0zoXSq8HKFvqsc8na0Fvuc5/8ApF6jj3tyKmXV/Qe0OEiNHDc1&#13;&#10;N9lp/cb9wRUlPG53+M/C6Zn24GfRdV6biA+A4PH+m2ex/p2f4P8AnFS67/jWwjjuo6QLL8qwbWe0&#13;&#10;tDXO9u/3fpbLP9HXWxdxl4GNmt2ZNTLW+D2h4/8ABELD6NgYLt+Lj00u8WVtYf8AwNqSnB/xc/Vu&#13;&#10;36v9M25IjIud6j2/uabKqf7Dfp/y3rqkkklKSSSSUpJJJJSkkkklKXI/XDreT0nOxn0uOwAlzJhr&#13;&#10;9dvvXXKDqWPcHuaC5vBI1E/upk4mQoHhPds8rmhgyceSHvQ4ZROP97ji4NH176Vazc97q3fuua4n&#13;&#10;/wACbYxZXTD+3OujqWLWWY9QgvIje7a6v/Pfv/7aXX2YGNad1lTHHxLQSjNaGANaAAOAEwwlIjiI&#13;&#10;qJ4vSGxHmsGGM/YhkjkzQlhPu5Pchjhk+fg/V4/+eukkkpnOUkkkkpSSSSSlJJJJKf/Q9QewkyFH&#13;&#10;03I6SSkHpuS9NyOkkpB6bkvTcjpJKQem5L03I6SSkHpuS9NyOkkpB6bkvTcjpJKQem5L03I6SSkH&#13;&#10;puS9NyOkkpB6bkvTcjpJKQem5L03I6SSkHpuS9NyOkkpB6bkvTcjpJKQem5L03I6SSkHpuS9NyOk&#13;&#10;kpB6bkvTcjpJKQem5L03I6SSkHpuS9NyOkkpB6bkvTcjpJKQem5L03I6SSkHpuS9NyOkkpB6bkvT&#13;&#10;cjpJKQem5L03I6SSkHpuS9NyOkkpB6bkvTcjpJKQem5L03I6SSkHpuS9NyOkkpB6bkvTcjpJKQem&#13;&#10;5L03I6SSkHpuS9NyOkkpB6bkvTcjpJKQem5L03I6SSkHpuS9NyOkkpB6bkvTcjpJKQem5L03I6SS&#13;&#10;kHpuS9NyOkkpB6bkvTcjpJKQem5L03I6SSkHpuS9NyOkkpB6bkvTcjpJKQem5L03I6SSkHpuS9Ny&#13;&#10;OkkpB6bkvTcjpJKQem5L03I6SSkHpuS9NyOkkpB6bkvTcjpJKQem5L03I6SSkHpuS9NyOkkpB6bk&#13;&#10;vTcjpJKQem5L03I6SSkHpuS9NyOkkpB6bkvTcjpJKQem5L03I6SSkHpuS9NyOkkpB6bkvTcjpJKQ&#13;&#10;em5L03I6SSkHpuS9NyOkkpB6bkvTcjpJKQem5L03I6SSkHpuS9NyOkkpB6blg/X2sjoOYf8Agj+V&#13;&#10;q6Vc/wDX/wD5Azf+KP5WpKfHv8WAn6x4gH/C/wDnm9e9em5eDf4rf/FJif8AXf8AzzkL6ASUg9Ny&#13;&#10;XpuR0klIPTcl6bkdJJSD03Jem5HSSUg9NyXpuR0klIPTcl6bkdJJSD03Jem5HSSUg9NyXpuR0klI&#13;&#10;PTcl6bkdJJSD03Jem5HSSUg9NyXpuR0klIPTcl6bkdJJSD03Jem5HSSUg9NyXpuR0klIPTcl6bkd&#13;&#10;JJSD03Jem5HSSUg9NyXpuR0klIPTcl6bkdJJSD03Jem5HSSUg9NyXpuR0klIPTcl6bkdJJSD03Je&#13;&#10;m5HSSUg9NyXpuR0klIPTcl6bkdJJT5P/AI72lv2Cf+H/APdVX/8AEswu6ZkR/p/++VKn/j0/7Qf9&#13;&#10;f/8AdRaH+JL/AJMyP+P/AO+VJKe+9NyXpuR0klIPTcl6bkdJJSD03Jem5HSSUg9NyXpuR0klIPTc&#13;&#10;l6bkdJJSD03Jem5HSSUg9NyXpuR0klIPTcl6bkdJJSD03Jem5HSSUg9NyXpuR0klIPTcl6bkdJJS&#13;&#10;D03Jem5HSSUg9NyXpuR0klIPTcl6bkdJJSD03Jem5HSSUg9NyXpuR0klIPTcl6bkdJJSD03Jem5H&#13;&#10;SSUg9NyXpuR0klIPTcl6bkdJJSD03Jem5HSSUg9NyofWCtw6blf8Rb/1D1rLP+sP/JmX/wARb/1D&#13;&#10;0lPgf1CE9ewx/wAKPyOX0L6bl89/UD/l/C/40fkcvotJSD03Jem5HSSUg9NyXpuR0klIPTcl6bkd&#13;&#10;JJSD03Jem5HSSUg9NyXpuR0klIPTcl6bkdJJSD03Jem5HSSUg9NyXpuR0klIPTcl6bkdJJSD03Je&#13;&#10;m5HSSUg9NyXpuR0klIPTcl6bkdJJSD03Jem5HSSUg9NyXpuR0klIPTcl6bkdJJSD03Jem5HSSUg9&#13;&#10;NyXpuR0klIPTcl6bkdJJSD03Jem5HSSUg9NyXpuR0klIPTcl6bkdJJSD03Jem5HSSUg9NySOkkp/&#13;&#10;/9H1VcDnf4xc7NzLML6uYf2v0TD7XH2T/wAHt9P2/uPfd+l/wda6L67dRd0zomXk1na8VlrT4Os/&#13;&#10;V2O/zrVl/wCKrprMHoNNgEPvLrHHx93pVf8AgNdaSkv1R+vQ65fZ07NpOL1CrV1buHAfS9Pd7/8A&#13;&#10;rf8Ab/SLq15p/jEH7G+sHTOsVe0vdssI0lrHVtfv/wCMx8qypeg9Ty7MLFtyKanX2VtLm1t+k8j/&#13;&#10;AAbElNpJecYf+NnLyc1vTv2XYLy4NLPUPqN/e/Qvxa/oM9/v9NdB9dPrhkfVdrLa8J+TUQS+wO2M&#13;&#10;q12s9R/o5H0/5fppKenWV9ZPrHj/AFcxPtmU172lwYG1jc4udu2fuNb9BZX1O+ueV9Znu9TAsxqN&#13;&#10;m9lxcX12a7PTre6jH3f9b9T6C6pJT51i/wCNPKzOp4uCME0VZD2tDrS7e5jjs9Wpuypn/n5eirzT&#13;&#10;67/+K/pP/W//AD7YvS0lKWb9YuuU9AwLc+7UVj2t/fef5qr+29aS4Hqjv+eH1iZ0xvu6f00+pf8A&#13;&#10;u2X/AODx3f1P5v8A9i0lN/8Axf8A11v+tQyG5NLabMcsB2k6+p6v5ln83s9BdevOv8Vv/KfWv+Pb&#13;&#10;/wBXnL0VJSkkkklKSSSSUpYH1u+ueH9VaW2ZAL7bJ9OtvLtv0nOf/g61vrL6r9W8Dq+RRlZle+zG&#13;&#10;JdXqdsnb/OM/wnurSU8cPr19aHV/bW9J/VeYl3qbf/Pn9v7Kur+qn1rxfrRi/acaWuaYsrP0q3f9&#13;&#10;/Y//AAdi2XODAXOIAAkk8ALzP/FhGT1vqmbiCMJ7zt7NJc99lO3/AK16n/F+qkp9NXDdX/xhZVme&#13;&#10;/pf1fxPtl1P848n9G0j2vb7dn53s9R9tf6T99dP9Y+oHpvTMrLYYfVS9zf6+39F/4IuX/wAT/Tm4&#13;&#10;/RjlkfpMmxzi7uWsPoMb/nsu/wC3ElNv6q/Xx3VMx3Sep0HE6g0SGH6L49/6Pf79+z9J/hN9f6T1&#13;&#10;F1681/xtM/ZmX0/rlIi2qza4j84NLcipn/tx/wBuL0kEOEjUFJS6SSSSlJJJJKaPUet4XSy1uXaK&#13;&#10;y7UAyZj+oqf/ADz6P/3Ib9zv/IIH14waLum232MBtraNjo9zZcxU/qv9W+nZvS6bb6Gue5plxmT7&#13;&#10;nqGUsnHwx4fl4vU6eLByn3YZ8vv37nsSGL2/m4fc/TejweqYvUAXYtrbI52nUf1mfSVpef8A1m+r&#13;&#10;f/NzZ1XpTnVhjgHNmds/R+l/gv8AB2V2LqR9YKz0n9rRp6e7b/L/AJv0v+3/ANGjHIbMZjhlH1f4&#13;&#10;KzPyceGGXlzLNhzz9qPH6cuPP/msjZ6n1vD6U0Oy7QyeBy4/1a2e9ZlP196Ra7abHM83NdCyPqj0&#13;&#10;NvWS/rHVB6z7HHY12rPb9J+z/wACrr/m10+f9X8HPpNNtLACIBa0Nc3+VW9qaJZJjijwxH6IkyZM&#13;&#10;XJ8vP2cvvZckfTmyYjCGPHP/AFcP8ol6b1fF6o17sR+8MdtJg8/2vzVcXJ/4v+n34FWRXkMcwiyB&#13;&#10;II3bR9Jn7zV02Zl14VL8i4wytpcfkpMcjKAlLQ9WrzWCOLmJYsR9yNxjjPzcfE4P1r+tp6G5lVDB&#13;&#10;Za4bnAzDWfQb9H/SPW10vM+34tWURtNjA6OY3BcNlYtmV0fN61lD9LklmwfuVC2rY1v+v+DYuw+r&#13;&#10;P/JeN/xTfyKPHOUpm/lMeKMW5zfL4sXLR4B+ux5jgzZf35+37uT/AML/AJv/AAHTSSSU7kqSSSSU&#13;&#10;0urdZw+jU/ac+0VVFwaCZ1cfzG7Pcsf/AMcj6u/9zG/5r/8A0ktbrnS8XqmI+nMrbawAuAcJhzQ7&#13;&#10;bY3+UvNv8U/1a6b1jp99udQy57btoLuzdtbtqSn0LpX1q6V1h3p4WTXY/wDdna//ALas2WLWXmv1&#13;&#10;z/xYYWPiP6j0YOx8jHabNoc4tcGfpH+nv321Xsb/ADXpvXQ/4ufrM/6xdKbZkGcil3p2H94gbq7v&#13;&#10;+uV/T/4X1ElPUpLk/rZ/jDxfq/cMGmt2VnOiKmfm7voeq/8ASfpH/mVMr3rHs+u31qxGfasnpI+z&#13;&#10;gSQ0u3hv8r3XPZ/7DpKfRElhfVT634X1poNuLLbGQLK3fTZP/V1v/MsWB9af8ZmR9W8t2Nb057qg&#13;&#10;YZa55rZbo1zvR/V7Wfnf6VJT3iSw/qx1/L61jPyMrCsw3NdDWPJmwRu3s9SrG/6hcnmf42c/CtbR&#13;&#10;kdItrssMMa57musM7P0Lfsf6X/raSn0hZf1nzcjA6Xk5OGJvrrcWabtf3tn52xE6D1K/qmEzKycd&#13;&#10;+LY+Zqf9JsHb+cyp3v8A+LYuZ659fup9KybqWdIvtoqJ/TAuDHNH+G9mJdW2v/rySm3/AItus9R6&#13;&#10;z0t2R1Ql1ouc1ri0V7mBtTvoVtrZ/OPtYurWL9UPrIPrN09ueKvRlzm7N2/6J/0myr/qFtJKUkuS&#13;&#10;+t3+MPF+rtgw6mOyc10RU3Tbu/m/Vs9/vf8AmVVsfZ/xaw3/AF++s+Kw5WV0kjHGpgPa5o/l/wA7&#13;&#10;6f8AboSU+kpLi/qd/jGH1p6jZh10elUyn1A4ul0g1VWsc36P0r/Yuh+sH1hw/q9inMzXQwGGtGr3&#13;&#10;u/0dTP3klOmkvOqfr99YurtOR0npc4/5rrCfcP5Huxmf9t+or/1e/wAZLM3M/ZfVqHYWYTtaHfQc&#13;&#10;4/Qr97WPqfZ/gv8AS/6VJT2ySSSSlJJJJKUkuS+t3+MPF+rtgw6mOyc10RU3Tbu/m/Vs9/vf+ZVW&#13;&#10;x9n/ABaw3/X76z4rDlZXSSMcamA9rmj+X/O+n/boSU+kpLi/qd/jGH1p6jZh10elUyn1A4ul0g1V&#13;&#10;Wsc36P0r/Yuh+sH1hw/q9inMzXQwGGtGr3u/0dTP3klOmkvOqPr79Yurt9fpPS5xz9F1hPuH7zHb&#13;&#10;sZn/AG36iudF/wAZjbMwdN63juwckkBpdPpuJ+hu9RrH1ep/g3/pKf8AhUlPcpLP671G7pmHZlY2&#13;&#10;O/KsZEVM+k6Tt/dt+h/xb1xGN/jh+0Cyj7BYM0ODK6GuL3Pd7/V9T9BW+n0Nn0PSssSU+jpLzV/+&#13;&#10;M3q/SLmHrnTjTjWGA5u4OH/bm+u1/wDwX6Fei05Nd9Lcis7q3tD2uHdpG9r/APNSU1etdcw+hY/2&#13;&#10;vPf6dW4NmC73O/kV+5Xa7G2tD2GWuAII7gryH/GJ/jB6Z9YunfYsMW+oLWulzQ1u1osb+/u/PW9g&#13;&#10;f43uiY+PVU9t+5jGtMMHLRt/0qSn0JJZP1b+s2J9Zcd2Vhb9jXlhD27Tuhr/AOX++q/1q+sOZ0Nl&#13;&#10;TsPBtzjYSHCuf0e3bt3+nTkv/Sf1ElO8kuE6V/jXxcjHysjqNBxDiuY3Zu9Syx7/AFv0Ndbq8b9L&#13;&#10;X9n9/wD01l5n+NDrdbPtlfS3Mwv33izVv7/r7K6mf5iSn09JUek9THUMGrPe00iysPLX/mAjd7nf&#13;&#10;9/XG5f8AjPuzsl2H9XMN2Y5nNhkV/wBfa3/Bf8LdbQkp9ASXnVn+MbrPRXNd17pprocY9Ss/R/6V&#13;&#10;tL3/APB+vSu66X1TG6tjMzMN4spsEgj/AKl37j2JKcX63de6t0l1Q6XgnLa8Hc4SdpH0WbKllfVf&#13;&#10;6/dQ6p1b9k9QxBjP2FxBLg8QN7PZZ++1d0vOqf8A8oNn/ED/AM91pKfRUkkklKSSSSUpQttZSx1l&#13;&#10;hDWNBLieAB9JymuJ/wAYfUbsx9H1awTGRnH9IR/g8cfzj3f8Zss/61Tb++kpr/Vf/GZZ17rH7OFA&#13;&#10;bj2bzVZJD9jA7Y97P5fprvl5jiYFXTfrxj4mONtVWKGtHk2qz/pL05JSkkkklKSSSSUpJJJJSkkk&#13;&#10;klKSSSSUpJJJJSkkkklKSSSSUpJJJJSkkkklKXP/AF//AOQM3/ij+Vq6Bc/9f/8AkDN/4o/lakp8&#13;&#10;f/xW/wDikxP+u/8AnnIX0Avn/wDxW/8AikxP+u/+echfQCSlLmvrj9davq02ullZyMy/Supvf8zf&#13;&#10;Z9N30/of6VdKvNOhD9t/XfMyrfc3Da5lY52uZsxP/eqz/jElNmv/ABjdT6VdWPrFgHGx7jDbWT7f&#13;&#10;+Mb+k/ts312/8GvQGPbY0PYQWkSCOCCsH6+9NZ1LoeXU4SWVusb5PqHrt2/5npqn/iv6i7P6BR6h&#13;&#10;l1RdUT5MP6L/ADaPSSU9YkuE+tP+MrJ+rmU+izp1jqQ7ay5zzWyzTf8Aov1a2v8A8FW50v6y5PUO&#13;&#10;ju6r9isZbtLmUTL7QP5t1T/TZ7bv+J/z0lO+o22NqYbHmGtBJPkF51h/42M7NyDi09Itfaww9rXu&#13;&#10;c+vXZ+lr+x/o/wDrvpr0dJT55/44/VOsWOH1e6c66lhj1bJDXf8Anquv/wBiPUWh9V/8YLupZp6R&#13;&#10;1XHOJnDhpna+B6m33++t+z31/wA56n+kXYNayhkNAYxvYe1oXmX1isq659ccBnTCLH4xY697NWtb&#13;&#10;W/13sfY32+yv9H/xl3o/ziSn1BJJcr/jC6/Z0zCbh4eudmu9GkD6Xu9ltv8AY37P+MtSU5DP8aLr&#13;&#10;+ut6Xj0tfiPuFLbZIJd9C2xn+Dezf/0P+MXoK8m6p0Kv6v8AWeg4FcEsLd7h+fYbN11n+f8A+Br1&#13;&#10;lJSkkkklKSSSSUpDyLxj1Pud9FjS4x4NG5EVTq39Cv8A+Kf/ANS5JTw1P+OGrIbvpwMh7ZiWw4f9&#13;&#10;Fq0uif4xf2tmV4f2DJq9Qkb3D2t03brP5C5//Fp9beldC6Ka+oZDa3m55DYc98RV7vSobZYu/wCj&#13;&#10;fWXpvXQT0+9lpby0S14/rU27Lv8AoJKdNcX9Zv8AGRX0vM/ZfTqH5mdMFrZ2tdG/Z7G2WXWfvsZ/&#13;&#10;26u0WXh/VvAws+7qlNcZN+j3Ek/1vT/0fqbP0iSnjrP8YfW+jFlvXemmrFeYL6z9Gf7V1e//AIN7&#13;&#10;6V32FmU59DMnHcH1WNDmuHcFYv8AjAysfG6DlnKja+ssaD3td/Rtv9S39L/1tU/8VtF1H1fxxfI3&#13;&#10;F7mA9q3Oc5n+f/O/9cSU9akkkkpSSSSSlJJJJKUkkkkpSSSSSlLkcb68nK6oMKqsHHe/Y2yTJj/C&#13;&#10;fu7Ve+uHU7MehuDi65WWfTYPBp9ttn/fP/Vaw8rptfS+s9MxK+GMAJ/edut9Sz+29V8s5AgR2iY8&#13;&#10;X+G6/I8riOOUsw4pZceX2I/u/d4evP8A+Gfq/wDwx7xJJJWHIUkkkkpSSSSSlJJJJKfKv8en/aD/&#13;&#10;AK//AO6i0P8AEl/yZkf8f/3ypZ/+PT/tB/1//wB1Fof4kv8AkzI/4/8A75Ukp9FSSWR9beou6Z0j&#13;&#10;KymGHsqdtPg9w9Op3/bj0lPN9T/xh5mTnWdO+ruJ9rfTpZYT+jkfubdn/bj7v+LV76p/Xv8AbGS/&#13;&#10;pfUKDidQrElh4eB/o9/v37ff6f8Ao/0nqKv/AIpOmtxOhMyI/SZL3vce8Nc7Hr/89f8Agiyf8aA/&#13;&#10;ZHVem9bq9r2v2vPEtYWPa139eq3Ir/qJKfS0lX6hkvxcay+qt1z2MLm1t+k8gfzTP668+q/xuZdm&#13;&#10;W3APSrBkEgen6h9X97+ZsxK/8H70lPpKS5v65/WzI+rNTL6sN+VWZ3va7YyqNu31XtqyP5xVvqd9&#13;&#10;d8r6zWkP6fZj4+wubcXF9byDs9Nj3UY7P+23vSU3frf9b6fqrTXddW+31XloDSBwN35y5/8A8dn/&#13;&#10;AM1uV93/AJgg/wCOUhtGCToBefyLobP8ZH1ert9E5jN3Ehr3M/7frq9H/wAESU2/qv8AWT/nDQ+/&#13;&#10;7Pbj7HbYsEbtN26tbSFjZVWXW27He2ytwlrmkOaf6r2oqSmh13rFPQ8G3PyPoVNmP3nf4Kpv/G2e&#13;&#10;xc59QPrzkfWl+RVk0tpfRt+iTru3t2uZZ9DZ6ap9eefrd1+roleuFgkXZXg+z/B4v/fP+uZH+hVf&#13;&#10;/FyI+sHWwP8ATu/8+5SSn0ZJJJJSkkkklKSSSSU5v1g6/i/V7DdnZhIY3QAfSe8/Qqq/lrkKfrp9&#13;&#10;aM+r7bg9KacQiW7n/pHN/erbvpss3f8AB4yF/jposdhYt0F1Fdx9QD+UP0X/AFFrF3uBmY+ZjMyM&#13;&#10;VzXUOaC0t+jt/wC+bP8AoJKcb6ofXTH+s7HtDDTlU6W0u+k383cz6G9n9j9H+euiXmP1WezqH12z&#13;&#10;szA1xWsIe5v0HGKane7/AIbKqsu/4T+cXpySml1jqtPR8O3OyDFdTS4+Z/Mrb/Ltf+jYuX+oP19y&#13;&#10;PrRddj5NDanVNDgWk6hx/csVf6z2H619bp+rtRnExovyyODH81i/9P8A8G/7rqt9RGhv1o6w1ogB&#13;&#10;xAA/rpKfRkkkklKSSSSUpJJJJSkkkklI772Y9brbSGsYCXE9gFk/88+j/wDchv3O/wDIIv1pfs6V&#13;&#10;kn/gyPv9qyvqz9WunZPTaLb6GPsc2S4jU6uUUpT4uGPD8vF6m/gw8v7BzZ/d/nfZjHDwfue5/lHQ&#13;&#10;/wCefR/+5Dfud/5BWen/AFgwOpWGrFuD3gTEEaf22rj/AKi9Gw+ofaftNTbNj2hs9v5xXun4dPTv&#13;&#10;rO6nHaGVuo0aOBoz/wAgo45ZkRkeHhnLhbefkuVhLLigc/vcvi965+37Uvk/9WPZpJJKy4qkkkkl&#13;&#10;KWf9Yf8AkzL/AOIt/wCoetBZ/wBYf+TMv/iLf+oekp8E+oH/AC/hf8aPyOX0WvnT6gf8v4X/ABo/&#13;&#10;I5e8/WPqB6b0zKy2GH1Uvc3+vt/Rf+CJKeY6v/jCyrM9/S/q/ifbLqf5x5P6NpHte327PzvZ6j7a&#13;&#10;/wBJ++rX1V+vjuqZjuk9ToOJ1BokMP0Xx7/0e/379n6T/Cb6/wBJ6iqf4n+nNx+jHLI/SZNjnF3c&#13;&#10;tYfQY3/PZd/24s//ABtM/ZmX0/rlIi2qza4j84NLcipn/tx/24kp9KSQMrIdTjvvqYbXNYXNY3mw&#13;&#10;gb2V1/8AGrzwf43cz7U3Bd0m1uQ4gembCLdfd/MPw2P+gkp9KSXO/XD605H1bx68mrDflMduNha7&#13;&#10;a2kN2+697K8j6X/bfs+mqP1P+vWV9Zrtrun2UY5aSL9xfWS07fT3/Z6Gf5liSm99b/rnT9VhR6lT&#13;&#10;7n5DnBrWRPt2f+la1g/+Oz/5rcr7v/MF2mZ0nEzrab8mpr7MdxdU48scfzmf5jFYvvZj1uutO1jG&#13;&#10;lziezWjc9ySnlvqv/jCq+sWc7p4xraLGVl53xoAWfTb+Z/OrrVwP+K6t/UX53X7xD8u4tZPatnu/&#13;&#10;zfeyr/0HXfJKaXWOq09Hw7c7IMV1NLj5n8ytv8u1/wCjYuX+oP19yPrRddj5NDanVNDgWk6hx/cs&#13;&#10;Vf6z2H619bp+rtRnExovyyODH81i/wDT/wDBv+66rfURob9aOsNaIAcQAP66Sn0ZJJJJSkkkklKV&#13;&#10;DrnWqOhYdmfkhxqriQwbne47FfSSU+aZP+NzJN9DKcB1dN1ga19xI3iWNt9JrGbNzPU/01q9LXmn&#13;&#10;+N7+m9I/42z/AKrCXpaSlLgesf412Yz7qen4V2QaC4Pe4Flbdn85Z7G3Wemz/hfQXfLE+u3/ACHm&#13;&#10;/wDEP/6lJS31M6/Z9Yul19QuY1j3l4LWzt9jnV/nLcXH/wCKf/xO0f1rP+reuwSU1uo9Rx+l478v&#13;&#10;LeK6axLnH/X3P/kLh6/8YXV+tOJ+r/TXW0gwLbTta7/pU1M/9ibFT+vT3/WX6w4v1cDi3Griy7WO&#13;&#10;3r2f5mJ/M/8ACZC7bp3XOitLcDCyMeWANbWx7O35lbGuSUy+rmV1TKxi/rFDMe/cQGscHgs/f9j7&#13;&#10;dv8A26tVJJJSkkkklKSSSSUpJJJJSkLJyK8Wp19p2sY0ucfIIq5H60fW/BbTk9O95u2uZ9H27o/e&#13;&#10;3Jk5iAsnybHK8vPmcghCMpixx8H6GN6bBzqeoUNycd26t/B44Oz87+UrC4L6s/XXA6X06rEvFnqM&#13;&#10;3TtaCPc+yz9/+Wul6J9aMPrb3V428OYJO4Rp/wBNNhljIDUcR6M/NfD82CUzwT9jHOXDkl/m+L0T&#13;&#10;dhJJJStBSSSSSlJJJJKUkkkkp//S63/GbU636uZbW8gMPybbTY7/AKlF/wAXdrbfq/hubwKyPm1z&#13;&#10;63f9StrqWBX1LFtw7voXMcx3wcNi80+qX1qH1H9XoXXmvrFby6qwNLmua793/g3v/SVP/wCEs9RJ&#13;&#10;TZ/xw/pbumY7dXvtfA+eOz/v69LXmHTH2fX36x19VbW5nTcGPTLhG+xp9Rn/AFz1v0r/ANymqteg&#13;&#10;9a6vT0XDsz8gONVQBcGDc7U7Pa3+0kp5v/GJ9WMbNxj1ZtoxczFG9l07Z2/Qptc33/T/AJj/AAnq&#13;&#10;LkPq/wBTu/xiZ1WH1q5rKMdgeKGyw5Tx9Kx39j+d/wCD/o1f87bXW6t9eMf639Vpxs0XV9Ja8RUw&#13;&#10;TZa/8x2Vsf8A+efV9Jn81+l/SrpP8aeB0vpuLRlsa+jMrIZj2UN+j6Y3V03++rZV/ov8NV/gv8Ix&#13;&#10;JT6JXW2porYA1rQAANAAPotapLhf8Xn+MQ/WKMDMYRmMaSXtH6N7W7fe/wD0N3/gX/npdF9Z/rRi&#13;&#10;/VjGbl5jbHMc8MArAcZIc/8Awj6mfmfvpKeM+u//AIr+k/8AW/8Az7YvS14h9Y/r5g9V69g9WpZc&#13;&#10;KcXbvDg3edr3Xfomtuez/wAEXo/1Y/xhdP8ArPkuxcSu5j2s3k2NaGwDs+lTbd++kpt/XXr5+r3S&#13;&#10;rs1gm2Ayv/jH+yt7v+L/AJxcp9RPrL9X/q/01td+Y05Vx9W47Xk+o7/B7/T/AMD9D/jPUs/PXoGd&#13;&#10;0/H6jUaMutttRIJa8bmyPo/SXJfWnF+rH1XoZkZnT2PbY7aPTqY4zG/3eo6liSnmP8X31q6d03qP&#13;&#10;UnX2R9ryGeiA1zjZusyvd7W/8PUvXF4h9QesdGo6tcMnGNhyL2fZP0bX+h77tv5/6H+cx/5j1f5p&#13;&#10;e3pKUkkkkpSSSSSlJJLzL/G99bMvB2dIxt1bLmbrLB+e0l1f2ep/9n9P/wBt/vpKV9a/rRlfWzKP&#13;&#10;1c+r3uYdL7x9DaP5xvqf9xW/4Wz/ALUfzNX/AA3c/Vv6v4/1dwmYONw3Vzj9Kx5/nLX/AOv0F5z9&#13;&#10;VP8AGD9XPqxhjGx6Ml1hg22bK91j/wD2K/m/9FV+Yun+p/1/f9aep5GPRTswq6w5jnCLd8sZsv2P&#13;&#10;to/SfpfT/wCKSU6v16qdb0HNa3kUuPyb+kd/1Kof4qrWv+rmM0csNoPx9W2z/wBGLqcnHZk1PotE&#13;&#10;ssaWuHi1w2PXl31Z69/43mTkdF6yHjGLzZTaG7gR9Dd/UsZ6f83/ADN3qJKb3+O14OBi1DV7riQP&#13;&#10;6rXN/wDRq9DoYa62sPLWgfcF5j9od/jF6/j20McOl4J3FzhG98tsc3/r7q6a/S/0DPVXqSSlJJJJ&#13;&#10;KUkkkkpxfrn/AMj5H9Uf9UxL6mf8j4/9U/8AVPVH6+9XpxcJ2E8ONl7faQPaNrmO97lk9A+vWF0z&#13;&#10;AqxLK7XWMBB2hu0yXP8A9Lu/6CrSyRjm1P6FOzi5TNm+HgY4SmZcz7kf9n7Xt8b0P12e1vR793cN&#13;&#10;A+O+tc96Ng+p/wA90fyfV/1elmW9S+uljKGUux8Jp3Fzu/8AK3ez1H/6Oqv/AK4u0/ZtH2T7Dt/Q&#13;&#10;7PTj+TGxKvdlKQ+Xg9uJ/eXcY5DFixTqWYczHnMuOB4/ahj9Ht/7Ry/qPY2zo9G383cD8d71vLzz&#13;&#10;GyM76jXvptYbsJ5kOGg/rtf+Zb/pKnrRu/xk4727cSi19p0AdAE/9bdc96MM0YxEZemUfSYrOZ+H&#13;&#10;Zs2aWXAPfwZ5Sywyxl6f1nr9b2S4z679SruyqOlXP9KhxFlz/wCT+ZX7f6n+f6S2vq1Z1W+t93VQ&#13;&#10;1u8g1sA2uY387f8A+pP0qu5fR8LOf6mTSyx4ES5oJhPkDkhp6b/eauCUOT5i8n632/llgPFw5f34&#13;&#10;f7L/ANKPL/Wn6xdLyuk24mJa1ziGBrQHDRr6nfnN/wBGxan1Q6xi5WJTh0u3W1UtLxBhv5m3euc+&#13;&#10;uGV0fFZd06jG2ZQ2w8Ma1o1rtd+k3ep/Nf8ABrY+oedg5FHpY1RZfWxotftA3n/jWfT/ALahjInN&#13;&#10;RMfl4fS6OfBCPw/ijDPw+770Tl9v/KQx/rZ/6r/u3q0kklbcBSSSSSkOX/M2f1XfkXAf4kv+TMj/&#13;&#10;AI//AL5Uus+tn1hx/q9gOyspr3McfTAYA47nh+36bq2bPYvLf8Xf1/wPqth242ZXc99lu8GtrXCN&#13;&#10;rK/8LdT+4kp9i6lYyvFufZ9Btby6f3Q125eef4j6njEy7D9A2MA/rNa71P8Az5Wq3WPrh1b67VHp&#13;&#10;nRMOyui7Sy1/7h/MdZ/M0Vf6T9JbZb9Bi776qfV2v6udOrwKzuc2XPdxvsd/OP8A++M/4NJT5F9S&#13;&#10;uvX1dTyur/Ybs/IeSZrBd6Pql737tlV231P5ur/g/VXc/wDji9T/APKTM/zX/wDvKsO2rM/xbdXv&#13;&#10;zWUuv6VlGSWfma72Md+5bjb7PS9T2X1fn7/5vct/xydEbXvY297+zAwA/wCc6z00lOB9TMPqI+tT&#13;&#10;s6vBvw8O8Wb2vY5rGhzPU27310s/prGemxdp/jD+r37e6PbWwTfV+lq8dzPpV/8AXqt9ao/Vf61d&#13;&#10;c+sOcLHYQxumQZc/d6jtP0XpWP8AS9X9J+5Rs/4Rdokp5T/Fp139s9Fq3mbcf9C/+x/Mv/tUen/b&#13;&#10;3rB6CP8Anf8AWq/qzvdh4A9On91z/c2t7f8AwfK/9h1hfWHKyPqH1LqGLigijqFW6mPzHPP0m/8A&#13;&#10;hffl1V/+g69F+on1f/5v9IpxnCLnD1LfH1H/AJjv+JZso/62kp6FZ/1h/wCTMv8A4i3/AKh6sdQz&#13;&#10;WdPxrMq0OLKmF7g0bnQ0b/Y1ee9V/wAcPSMzDvxq6skPtqewEtriXtdW3d+spKdX/FD/AMgN/wCN&#13;&#10;s/Ku1Xj31E/xk9N+rnTG4OVXe6wPc6WNYWw7/jL6l6T9WPrRi/WfGdl4bbGsa8sIsAaZAa//AAb7&#13;&#10;Wfn/AL6Sng/8UlLOr9Qzus5XvyQ4bZ12esbX2u/8D9Kv/g16ovKc3Fz/APFz1e7qWNUb+l5Jl4b+&#13;&#10;ZJ9TY/8A0VmO7+Yss/RWVfo/5z6Grd/jo6V6c49F77jwwhrRu/ddZ6tn/QrsSU7fRfqNjdG6xkdX&#13;&#10;xnw29hb6IbDWFzq7rXts3fnPp/m/T/Rrhv8AGvlPyOv4mG+t99NbGO9Fk7rDY93rV17fz7q6q6l1&#13;&#10;v1HzfrF1XIt6h1cejhvbFNBaGuBn+db/AIfZ6f8Ap/571FU/xlfVjMy7MfrnSgXZeJEtGrnMY716&#13;&#10;nVM/wno27/0X+F9RJS7P8YXUa2hjOh5jWtEABrwAB+a39VXK/XjK6l9ajTZV0jLoyKSf0mx5Jafz&#13;&#10;P5iv+bs99f8AbXT4P+OLpjq4z67aMhuj2bd7d38h30/+3K2Kvb/jN6h1qz0Pq1gvsPBstHtH9ip/&#13;&#10;pVf8Zblf9bSU9/051zsWp2QIuNbS8eD9v6X/AKasIeObDUw3AC3aNwb9HdH6TZ/I3IiSlJJJJKfK&#13;&#10;/wDFJSzq/UM7rOV78kOG2ddnrG19rv8AwP0q/wDg16ovKc3Fz/8AFz1e7qWNUb+l5Jl4b+ZJ9TY/&#13;&#10;/RWY7v5iyz9FZV+j/nPoat3+OjpXpzj0XvuPDCGtG7911nq2f9CuxJTt9F+o2N0brGR1fGfDb2Fv&#13;&#10;ohsNYXOrute2zd+c+n+b9P8ARrkvr+z9r/Wvp/S8g/qwDCW+O97/AFv+3WUV0rofqPm/WLquRb1D&#13;&#10;q49HDe2KaC0NcDP863/D7PT/ANP/AD3qKv8A4yfqpl9QdR1jpQnNxI9o+k9jT61XpfvWUW/4L/C+&#13;&#10;okp7hjG1tDGANa0QANAAPzWrhf8AHF0ujI6P9scALqHt2u77Xn0rKv6n+E/62h9O/wAcGAK/T6rV&#13;&#10;bj5TNHtDJbu/ke71Wf8AF2s/z1i9a6tn/wCMu6vp/S6X1dOY8OsteO4/Ps2+z9G3+axmWepZ/wCe&#13;&#10;0p9C+p+bZn9GxMi4zY6lu4nlxA2ep/1z6a4z/FhiVWdZ6vkuaDbXdtaf3RY/K9X/AD/QrXaZ2bif&#13;&#10;VLpQsc15xsZjGAMG5+0baWf6P+2vNf8AFv8AW/DxOr5ddjbJ6jez0oaDtl+R/Sf0ns/pNf8AN+qk&#13;&#10;p7n/ABm0st+ruVvE7Qxw8nB9fuVn6hOLug4RJn9EB9yw/wDGv9ZcbB6fZ0qxthvymAsIA9MbXs/n&#13;&#10;LHP/AJH+D9RF/wAV31kxupdOZ06ptgtxK2h5cBsMl381Y17/APp+mkpr/wCOKitnRA5rQD67NQPK&#13;&#10;1dd0rFpOHQSxv80zsP3WrE/xmdFv6z0WyrFaX21ubYGj6T9m7exn7z/TsXP9I/xwdPxMGqjNqvGT&#13;&#10;UxrHNa1pDnMHp72ufZXs/t/zf8tJT6SxjWDa0ADwCkuG+rP136t9ZM9gpwfS6bB32v3buP0bqrv0&#13;&#10;VLv0mz9Eyq7/AIxav1q+vmB9Vra6cxlz3WtLh6bWkQDt+lbbSkp4v/F/9XsPqvXepZeWz1Di3n02&#13;&#10;nVm6x+T+lez891fofo16wvFPqX9f8DoGZ1DJya7nMy7Q9gY1pIAdk2fpvUuq/wC5DPoeovRvqr9f&#13;&#10;cD6022U4bLmOraHH1GtAgnZ9Kq25JTW/xp5tmJ9X7/SMGwtrJH7rz+l/7cZ+i/to/wDi46XR0/oW&#13;&#10;MaQN1zBa93dzn+73f8X/ADS1PrJ0Svr3Trun2GPVb7Xfuvb+kps/s2Lz36ufXDK+ozf2N9YaLBUw&#13;&#10;n0bWDcNpO7b+Z69H7j6/0tf816f+jSn07OwqeoUPxchofVY0tcD4Fec/4mr7KX5/T926qp7XN/rT&#13;&#10;bTY7/rvo1f5iN1j/ABr15tZw/q9TbdmWCGu2fQn/AAjK/fZZYz/ttbX+Lj6o2fVrBccqPteQQ6wD&#13;&#10;XaG/zNG78/099m/+XYkp61edU/8A5QbP+IH/AJ7rW39Zv8Y3Tvq1lDDy673WFodLGtLYP8q66lef&#13;&#10;V/X/AAG/Wh/XTXd9mdVsDdrfVnYyr6Hrel+Z/pklPtaS5H6vf4zemfWDNZgY1d7bXhxBe1gZ7B6j&#13;&#10;tzqr7V1ySlJJJJKQ5eSzEosyLJ2Vsc8xzDBvcvL/AKl/WvpX23K671jJbXmZDtjGEOd6VI+i3cxn&#13;&#10;/F1/9Z/4VeqWVttaa3gOa4EEHUEH6TXLmusfV76vdHw7c6/AqdXU3c4Mra50fyG+xJTxV/1s6X/z&#13;&#10;xZ1UXg4jaS0vAd9LZYzZs2ep9NeqYGbX1DHry6JNdrA9siDtcN7PavDH/WD6vnrzc8Yh/ZoZBp9N&#13;&#10;k79rm7/Q9X0P5z/hV7n06yq3Fqsx27KXVtLGxs2sLf0dfpf4PYz/AAaSmwkkkkpSSSSSlJJJJKUk&#13;&#10;kkkpSSSSSlJJJJKUkkkkpSSSSSlJJJJKUkkkkpS5/wCv/wDyBm/8UfytXQLn/r//AMgZv/FH8rUl&#13;&#10;Pj/+K3/xSYn/AF3/AM85C+gF8/8A+K3/AMUmJ/13/wA85C+gElKXmn1C/Q/Wvq9L/pOdY8f1fV3f&#13;&#10;+j616WvNfrbTf9UvrBX9ZqK3WYlw2ZAb+bp6X9nfsptr/wC7Ff8ALSU9v9ZrW09JzHu4GPaf+g9c&#13;&#10;1/ieqczoO48PueR8PZX/AOi1j/W36/U/WbFHRugtsuvyiGuO0t2Mnc9nu/8ABX/zVdXqfpF3v1b6&#13;&#10;M3ofTqOntM+kyCfF5/SXP/t3PekpsdV6VjdXxn4eYwPqeIIP/Vs/csZ+Y9eN5fX+ofVG3I+rmHls&#13;&#10;fjF4a24yXYwef0zd1f8AN2M/w/p+r6f06PTvXR/Xv/Gl9j9bpfTG2MymONb7XANDI9rnYvu3vf8A&#13;&#10;uWvYz/SVq/8AUzo/Q8v6u2P9J9tVocch1jf01j6/e59fpuf/ADf/AGm9G3/wb1UlPRfVH6u4fQMF&#13;&#10;tWGRZ6gD33cm5xH87u/0f+iW2vE/ql/jFZ9W8h2EPVv6UXH0w8NGRVP7jPU9L/jK/U/4av0v5pet&#13;&#10;dZz8rH6dZl9Pp9e8MDmVmQXTt/M+n7K/f6X/AFtJSL6y/VnE+suMMTMLwxrt4LHbTuAcz917Pz/3&#13;&#10;F59lYuR/iuz6bMaw3dMynRY14G9u3bu/SM/Paz9JS9n9Sypa3Tf8cnT3t2dSptx726OAG9s/+B2s&#13;&#10;/wC2ljdU6hd/jO6jj4uDS9nTsd26yx48dvqbtvs3+n7Menf6n5//ABaU+tryjpX1r6Zn/WK/rPVr&#13;&#10;xUzHHpYtbg46e5r8j9G1/wDL/wDYj/gV6usHM+qfQqa7Mm3CpIaHPdFbS4x+kftb+8kp4L62/Wvp&#13;&#10;ed9YOmZuPeH0UOBscA72e/f+czcvTuj9YxutYrc3DJdS8uDSQWzsc6p30/5TF4j1v6wfV/L6niZO&#13;&#10;FiGrEqI9es1sb6g3bv5uu19dn6P/AEj17P8AVnLw83ptN/TqjTjPBLGFor2jc7d+iZ7Pp/8Abn84&#13;&#10;kp1EkkklKSSSSUpQvpbfW6p/0XgtPwd7VNUOudRs6XhW5lNLsh9bZFTPpP1/qv8Aofzn0ElOR0j/&#13;&#10;ABc9C6UzaMdt7u7rwLnH+y9vos/63UuO/wAYXQKvqhfjdf6MPQcLdjmN+huIfa3az/R21121X1fz&#13;&#10;a2cP/HL0i1v6zXdTYORtDx/Zex3/AKKrWF1fqmT/AIzsynp/Tqn19PpfusteO/0fUft/R7/S/o1P&#13;&#10;84/1Pf8A8GlPq+NeMiplzeHtDh/aG5C6l1LH6Xjvy8t4rprEucf9fc935jEeuttTQxghrQAB4ALw&#13;&#10;765fWz9t9Z+zdT9Wvp2NaW+lWB6jth2use219TPWu/8AZev+b/4RKd7GpzP8Z3URk5DXU9FxnHa3&#13;&#10;g2H93+XdZ/hv+41X6Ov9J/Oep11tqaK2ANa0AADQAD6LWrzrG/xv9BwMduPiY2QxlbYYwMrDR/7M&#13;&#10;rp/qN9YMn6xdMbn5dba3ue4AMna5rT9P9Jv/AKiSnoEkkklKSSSSUpJJJJSkkkklKSSSSU8D0j6w&#13;&#10;YOV1S7qufaGbf0dDCCdrP9J7G/6+rao9Z69g5HW8TLqtDqawN7oPt1s/krqcroPSsep978WstY0u&#13;&#10;MMEw0b/a1cBn9W6Td1CjIoxyzFYP0lexo36u/wAG2z03f56pZOKAAkYay4np+U9nmsksmOHMcMMM&#13;&#10;sFfq/axw9v8Am4fy/nH03p+fV1GhuTQSa3zBIjg7PouVlU+kX0ZGJVbis9OlzZa2Nu0f1FcVyOoD&#13;&#10;zeUCM5AAxEZSHDP54/31JJJIrFJJJJKUkkkkp8q/x6f9oP8Ar/8A7qLQ/wASX/JmR/x//fKln/49&#13;&#10;P+0H/X//AHUWh/iS/wCTMj/j/wDvlSSn0Vc5/jEqdb9X8xreRWD8muZY7/qV0aBm4ledRZi3Ca7W&#13;&#10;OY4fyXj03pKee/xZWts+ruIW9g8H4iy1c5/jr/S04OO36dlrto+VbP8A0axVfqr9ZP8AmDZd0Prj&#13;&#10;Xtqa8vptDS5rmu/9FWfzns/wnq12ImLc/wDxhfWGnNrrc3pmBBDnCN7wfV/z7bfS/R/9x6v+ESU+&#13;&#10;orkf8YP1WxeqYp6gbBi5eKN7L52xt97arns9+3f/ADX+Fqt/mv8AR2dF1bqdXScSzNvDjXU3c4NG&#13;&#10;50fyWryDr/1+o+tfUKsXKF1XSGuE1sAN1zvzfX2P/f8AzKvV/t3JKT9C6vkf4wsyjpvWb210Ut3G&#13;&#10;tssdlvb+9+bv2fT/AOufZ6/z6vYaaWUMbVU0NYwBrWjQNaPotavP/wDGh0zpPT+n05Gx9GTUQzHs&#13;&#10;ob9DZ+krqu99P6H9z/DVP99P+FRP8Xf+MZ3Xi3pucx32wNJ9Ro/Rva0fTu/0N3/gX/F/zaSnpvrJ&#13;&#10;9VcL6ysqrzt5bU/eA123dpt2WfyP6nvQn/UToT6Ps/2KkNiJDQLP/Yn+kf8Agqp/W768/wDNa+pl&#13;&#10;+LZbj2Nk3NIhrp/mNrvp2fn/AM7Us2//ABy9FZSbKm3PsjRm0N1/l2b9n/nxJTm/UL1vq59Ysv6t&#13;&#10;7y/GgvZPYxXdU/8At41v6b+Wu1+t3Xf+b/S789o3PY2GD+W8+lVu/kMe/e9cp/i86PnZ/Ucj6z9U&#13;&#10;Z6b8gFtTCIO07P0vu9za2VVMoo/0i73NwcfqFRx8qtttTolrxuaY9zfa5JT539QvrL0HoXT5ysxp&#13;&#10;zMhxtvJa8ne7/Bb/AE/8F/599VZv1L+tnTem9Z6pk32/o8m+aYa5xsDrb9uxrW/uWseuq+tGF9Wf&#13;&#10;qxjNy8zp7Hse8MArqY4yQ5/+EdUz8z99cB9TetdEp6zkPycUvryLx9lb6bX+hNj3Vfo9/wCi2MfT&#13;&#10;/Met9BJT7kkkkkpSSSSSlJJJJKeQ/wAZf1jHR+njHbU267LJrYx43MgbfUsdV/hNm+v0/wDhFzmB&#13;&#10;/iat+ybMjNfXa8S5jGzU0/uP/SM9f/wNbP8AjV+r+V1LFozsFpfdhvLtoEuLHbN7mM/P9N9FXsUc&#13;&#10;L/HD0azHFmV6lV4HurDC73fnelZ9Db/xnppKaf8Ai5zrOh59/wBVsyutt1cvZawR6ujX/pf9L+gf&#13;&#10;6lT/ANz9HYuy+tHWh0Hpl/UI3GpvtHi95bTTu/kerYzeuJ+pOPlfWTr931ourNONtLaQfz/b9mbt&#13;&#10;/f2Vfzr/APTL0XMw6M6p2PksbZU/6TXDc0wd/wBH+skp84+oH1l6H0XCffnZjTn5bzbeS15IJ+hV&#13;&#10;ubX+Z/Of8bbYs76r/W7pnTevdTzr7f0N7j6RDXONkv8AzGNbuXW/Wbp/1a+rOKM3L6fW+svDIrqY&#13;&#10;50uDnf4R1TNn6P8AfXnf1Y650KnrWRdkYhfj32D7Oz02P9KX/o/0Pqez/rPrJKfdUkkklKSSSSUp&#13;&#10;JJJJSkkkklI76K8mt1VrQ5jhBB4ISoorx621VNDWNEADgBEWB1n66YfRsg4t7LXPABlrW7fd/wAZ&#13;&#10;ZWmylGOstPFmw4suc+3iEsn6fBH/AKblf4t/+1n9dv8A6NXW/YaPX+1bG+tt27492391ecfVL61Y&#13;&#10;vRPX+0Nsd6rgW7A08b/p77K/316L07OZ1DHZlVBwZYJAcIcoeXlEwEf0o9HS+L4c2PmJ5SJQxZOG&#13;&#10;An+/+qj6GykkkrDjqSSSSUpZ/wBYf+TMv/iLf+oetBZ/1h/5My/+It/6h6SnwT6gf8v4X/Gj8jl7&#13;&#10;b9eqnW9BzWt5FLj8m/pHf9SvEvqB/wAv4X/Gj8jl9D5OOzJqfRaJZY0tcPFrhsekp5b/ABVWtf8A&#13;&#10;VzGaOWG0H4+rbZ/6MWL/AI7Xg4GLUNXuuJA/qtc3/wBGqj9Wevf+N5k5HResh4xi82U2hu4EfQ3f&#13;&#10;1LGen/N/zN3qKf2h3+MXr+PbQxw6XgncXOEb3y2xzf8Ar7q6a/S/0DPVSU+nUMNdbWHlrQPuC5n6&#13;&#10;+/VXE61iHLseMbJxhuryCduzb79lz/8ARf8ATpf76v3LOg6n1CvpmLZmXBxrqaXODRudA/cavHvr&#13;&#10;L/jCp+tGZViW+tT0kOBe1gBvuP8AwrfU2bN/+D32f6b9Jb6fppSTovWsn6/ZOP0jq+Q2vHrbuc1s&#13;&#10;sfmPYfY1z/o79v8A6Msrr9X+a9jx8evFqbRS0MrYA1rRw1o+i1cF/jK6T0fB6TTea302UlrMZ9Lf&#13;&#10;dWf52tlu59P6H2fnv9Zlv6Sv3+oo/wCLr/GO/rT2dLz2udlwdtrR7HtY3f8ArP8Aorf5f83Z/wAG&#13;&#10;kp9DXGf41usnp3RXUVn9LlOFQjnb9PI/8D/Q/wDXl2a8y687/nN9csbpw1owQHv8Nw/Wrf8AP/Vc&#13;&#10;ZJT3H1W6T+xel4+DEOrrG7/jHfpb/wDwZ70vrR1odB6Zf1CNxqb7R4veW007v5Hq2M3rVQczDozq&#13;&#10;nY+SxtlT/pNcNzTB3/R/rJKfOPqB9Zeh9Fwn352Y05+W823kteSCfoVbm1/mfzn/ABttizvqv9bu&#13;&#10;mdN691POvt/Q3uPpENc42S/8xjW7l1v1m6f9WvqzijNy+n1vrLwyK6mOdLg53+EdUzZ+j/fXnf1Y&#13;&#10;650KnrWRdkYhfj32D7Oz02P9KX/o/wBD6ns/6z6ySn3VJJJJSkkkklKSSWb9YevUfV/Ddn5TXurY&#13;&#10;QCGDc73HZ+c6tn/TSU8N/je/pvSP+Ns/6rCXpa8Q+vX18wfrHkYN2Ky5rcV7nP3hoJDjju/Rendb&#13;&#10;/wBx3/uL0H6vf4zOm/WHMbgYtd7bHhxBe1uz2jf7nVXXbUlPXLE+u3/Ieb/xD/8AqVtrzL61f40+&#13;&#10;l5mFl9MrqyBa9j6gSxgZu/m/d+n9Xb/1pJTu/wCKf/xO0f1rP+reuwXkP1H/AMZnTfq/0qvp+TXe&#13;&#10;61jnkljWFvvc6xv85fU//oL1rHvbkVMuZIa9ocJEGHDd7mpKfGuudHu639db+nCx1YuLRY4c+i2q&#13;&#10;q97f7ddXsXW9Z/xR9Itw3NwGOqymtJY/e5+9w+iy5ljtnv8A+C9NVvr50/K6H1aj61YNZtbWNuQw&#13;&#10;fuw6r1P6j6H+n6n+BfXU9Lqn+OLp78QjpzLXZdg2sa5sbHu+i5+179+z/gvppKdL/FX9Yr+t9KLc&#13;&#10;pxfdjv8ATLjy5kb6XPd+/wD4P/ra7Ncf/iv+rd3QelfrQ235D/Uc08sbGymt/wDL/wAJ/wBcXYJK&#13;&#10;UkkkkpSSSSSlJJJJKUsr6zVMPTclxA3ek7WNeFqqp1bEOdh3YzdHWVuaPiR7E2QuJHgy4JCGWEia&#13;&#10;EZx4v8ZyfqPSx3RqC5oJ9/I/4S1b7K2s+iAPgFwX1d+t1XQcb9ndRqsZZU50QBw4+p7t7q/z3q9T&#13;&#10;9dc3ql7a+l4hdXuG575+j+d/N/oqf+3bFDjywEYj9KuHh/SdPm+Q5mefLMCsMsk8oyznGGH25y44&#13;&#10;et7FJJJWHHUkkkkpSSSSSlJJJJKf/9P1VAysHHzAG5NbLQOA9ofH/biIbADCb1gkplXWypoZWA1o&#13;&#10;0AAgBSQ/WCXrBJSRJD9YJesElJEkP1gl6wSUkSQ/WCXrBJSRJD9YJesElJEkP1gl6wSUkSQ/WCXr&#13;&#10;BJSRJD9YJesElJEkP1gl6wSUkSQ/WCXrBJSRBycOjMbsyK2WN5h7Q8f5r1L1gl6wSUvTRXQwV1ND&#13;&#10;GDhrRtaP7LVND9YJesElJEkP1gl6wSUkSQ/WCXrBJSRJD9YJesElJEkP1gl6wSUzIBEHhDqxqqTN&#13;&#10;bGtJ8AAn9YJesEk2RokSQ/WCXrBJCRJD9YJesElJEkP1gl6wSUkSQ/WCXrBJSRJD9YJesElJEkP1&#13;&#10;gl6wSUzInQoNeBjVu9RlTGv8Q0A/5yn6wS9YJKSJIfrBL1gkpjfh0ZJa66tjywy0uaHbT+9Xv+gj&#13;&#10;IfrBL1gkpIkh+sEvWCSkiSH6wS9YJKSIFeDj1O9SutjX+IaAf85T9YJesElJEkP1gl6wSUwuwce8&#13;&#10;7ra2Pd4uaHH/AKSM1oaIaIA7BQ9YJesElJEkP1gl6wSUkSQ/WCXrBJSRArwcep3qV1sa/wAQ0A/5&#13;&#10;yn6wS9YJKSJIfrBL1gkpjfh0ZBm6tjyP3mh3/VIrWhohogDsFD1gl6wSUkSQ/WCXrBJSRJD9YJes&#13;&#10;ElJECzBx7H+o+tjn/vFoLv8AOU/WCXrBJSRJD9YJesElJEkP1gl6wSUkULKmWtLLGhzTyCJCb1gl&#13;&#10;6wSUtRi044iljWA/ugN/6lFQ/WCXrBJSRJD9YJesElJEkP1gl6wSUkSQ/WCXrBJSRJD9YJesElJE&#13;&#10;kP1gl6wSUkSQ/WCXrBJSRJD9YJesElJEkP1gl6wSUkSQ/WCXrBJSRJD9YJesElJEkP1gl6wSUkSQ&#13;&#10;/WCXrBJSRJD9YJesElJEkP1gl6wSUkSQ/WCXrBJSRc/9f/8AkDN/4o/latz1gsD6/WA9BzB/wR/K&#13;&#10;1JT5F/it/wDFJif9d/8APOQvoBfP3+K87frHiH/jf/POQvffWCSkiZzQ8FrhIOhBUPWCXrBJSPF6&#13;&#10;fjYZJx6q6i7nY0Mn+tsVhD9YJesElJEkP1gl6wSUkSQ/WCXrBJSHK6XiZh3ZFNdjvF7GvP8A02o9&#13;&#10;VLKWhlbQ1o4AED/NTesEvWCSkiSH6wS9YJKSJIfrBL1gkpIkh+sEvWCSkiSH6wS9YJKSJIfrBL1g&#13;&#10;kpBkdJwsp2++iqx3i9jXH/ptViqllLQypoa0cBogf9FN6wS9YJKSJIfrBL1gkpIkh+sEvWCSkiSH&#13;&#10;6wS9YJKSJIfrBL1gkpIkh+sEvWCSkiSH6wS9YJKSJIfrBL1gkpIkh+sEvWCSkiSH6wS9YJKSJIfr&#13;&#10;BL1gkpIkh+sEvWCSkiSH6wS9YJKfLv8AHp/2g/6//wC6i0P8SX/JmR/x/wD3ypZv+PF4d9g/6/8A&#13;&#10;+6i0P8Sjw3pmR/x//fKklPo6SH6wS9YJKY5WFRmN2ZFbLWjWHtDx/wBNTqpZS0V1NDWDgNEAf2Wp&#13;&#10;vWCXrBJSRJD9YJesElJEkP1gl6wSUyexrwWuAIPIKq19GwKn+rXj0tfzuFbQ7/P2qx6wS9YJKSJI&#13;&#10;frBL1gkpIkh+sEvWCSkiSH6wS9YJKSJIfrBL1gkpIkh+sEvWCSkiqXdJwr7PWtoqfZ+85jXO/wA9&#13;&#10;zUf1gl6wSUzAjQJ0P1gl6wSUkSQ/WCXrBJSRJD9YJesElJEkP1gl6wSUkSQ/WCXrBJSRJD9YJesE&#13;&#10;lJEkP1gl6wSUkSQ/WCXrBJSRJD9YJesElJEkP1gl6wSUkWf9Yf8AkzL/AOIt/wCoernrBUPrBaD0&#13;&#10;zK/4i3/qHpKfB/qB/wAv4X/Gj8jl9Fr50+oJjr2Gf+FH5HL6H9YJKY5OHRmN2ZFbLG8w9oeP816n&#13;&#10;TRXQwV1NDGDhrRtaP7LU3rBL1gkpIkh+sEvWCSkiSH6wS9YJKSITMapjza1jRY7lwA3H+s9P6wS9&#13;&#10;YJKSJIfrBL1gkpIkh+sEvWCSkiSH6wS9YJKSJIfrBL1gkpIkh+sEvWCSkiSH6wS9YJKSJIfrBL1g&#13;&#10;kpIkh+sEvWCSkiq1dLw6bPWroqbZ+81jQ7/P27kb1gl6wSUkSQ/WCXrBJSRJD9YJesElJEkP1gl6&#13;&#10;wSUkSQ/WCXrBJSRJD9YJesElKtx6rv5xjXR4gFTADRA0Ch6wS9YJJs1XRIkh+sEvWCSEiSH6wS9Y&#13;&#10;JKSJIfrBL1gkpIkh+sEklP8A/9T06z6RUVKz6RXn1/146v1rLsxvqzjMtppMOus+i4/8HusoYzf/&#13;&#10;AIP+csf/ADn6NJT36S5L6qfXW7qWW/pPVqRjdQrE7R9B4H0vT+n+b+k/nLfUr/SMXWpKUkkkkpSS&#13;&#10;Sy/rF1z9h4v2oU2ZBLg0MrEmXbvc/wDcrSU6iS85p/xidXt6ri4V+GMSrIe0bbA42ljj6e9u70P/&#13;&#10;ADwvRklKSVbqeaOn4l2YRuFNb7C3jd6bXW7P+iuGxf8AGf1HNrF2N0e+2szDmOe9pj+XXhbUlPoS&#13;&#10;S5T6v/XDqPVcxuLk9Lvxa3Ak2v3bW7Ru93q42P8AT+h9NdWkpSSSSSlJJJJKUkkud+uP1zo+q9TN&#13;&#10;zDbfbPpsGg9v0nWWf20lPRJLz0fWD66ur+2DApFXPpkfpNv/ABX2n19//W/+srpfqj9bKPrPjG2t&#13;&#10;prurO22s67Cfo/1q3pKd1JJeedX/AMZfUq67LcHptjaqvpW3hwaNdnvqZ6f5/wD3ZSU+hpLI+qfV&#13;&#10;busdKozsgNFtrSXbRDdHPr/74tdJSkkkklKSSSSUpJZXUfrR0/ptpx8iwiwAEgNc6J/qtV3Az6Oo&#13;&#10;0jIxnbq3d+OE0SiTQIvsyywZYQGSUJxxz+XJKPok2ElhWfXbpVbi02mQY0Y7/wAitPpvU8fqdXr4&#13;&#10;ztzJImCNR/WSE4yNAgldk5XPijx5IZMcP3pw4W0ksTI+ufS8ex1T7DuYS0w13I+l+arfSuvYfVtw&#13;&#10;xX7iyJBBadf66AyRJoEWmfK54R45Y8kcf78oS4HQSSWHb9delUvdW6wy0kGGu5H9lGUox+Y8KzFg&#13;&#10;y5rGKM8vD83tx4+F3Ell4/1lwMnHsyq7JqpjedrtJ+j7dqrM+u3SnuDRaZJj6Dv/ACKHuQ7x1ZBy&#13;&#10;fMGwMeU8Gk/RL0O6kkkntZSSSSSlJLI699aunfV7Z9vsLDZO0Brnk7fp/wA23+Wp9C+s3T/rAx7+&#13;&#10;n2b/AEyA4EFrmz9D2WfvJKdRJc71X/GB0bpOS/DyriLmRuAY90SN/wBJrFb6D9a+nfWEvGBYXmqN&#13;&#10;wLXMjd9D+cb/ACElOukkkkpSSSSSlJJJJKUkkkkpSSSSSlJLN6/1/F+r+N9szN3p7g32jc7c5aFV&#13;&#10;jbmNsYZa4Ag+RSUySSSSUpJcN/jL6h1zEdit6MLdrt+81M3+4en6TLPZZ/L/AOMXb1lxaN+joE/F&#13;&#10;JTJJJJJSkkkklKSSSSUpJJJJSkkkklKSSSSUpJJJJSkkkklKSSXJ/XXr3XejH1umY1VuIysvssfq&#13;&#10;WuBdv/RsvofsbX/XSU9Yksb6n9au670qjqGQ1rbLd8hk7fY+yj273WO/wa2UlKSSSSUpJJJJSkkk&#13;&#10;klKSSSSUpJJJJSkkkklKSSSSUpJJJJSkkkklKSSSSUpJJJJSkkkklKSSSSUpJJJJSkkkklKSSSSU&#13;&#10;pJJJJSlg/Xz/AJCzP+KP5WreWD9fP+Qsz/ij+VqSnyT/ABY/+KLF/wCu/wDnq9e8rwb/ABY/+KLF&#13;&#10;/wCu/wDnq9e8pKUkkuY+uP1yPQXVYeHV9oz7/wCbr7AE7G2WbPe7e/6Ff/TSU9OkvPX/AF26/wBA&#13;&#10;srf9YsRjcS0xvq5rP9i3IZ/1r8//AAdi7+q1lzG2VkOY4AtI4IP0XJKZpJJJKUkko2WCtpe6YaCT&#13;&#10;GvCSmSS8+r+uf1i6+4v6FgtbjA6WXfnf51lFX9iv1/66ufVv69ZV3UP2N1ygY+YfoFv0H6b9n0rf&#13;&#10;p/4Oyu19diSntUklxHV/8Y2Rh9Tu6Xh9Psy30wSWOO6IY7f6NWNkbWfpdiSnt0lwY/xh9Y/8o8n7&#13;&#10;7P8A3hXcY9jramWOaWOc0EtPLSR/Nu/qJKSJJJJKUkkkkpSSSHk3jHqfcRIY0uj+qNySkiS88w/8&#13;&#10;aXUM9nq4nSLrq5jcxzntn93fXhOWp0X669T6jl141/ScjHreYNrt21mn0n+ri47P/BUlPXpJLk/r&#13;&#10;T9ccvp2W3pfSsV2TmOaHyQfTa0/R+h9P+X+kqrZ/pElPWJLzrK+uX1m+rxbkdbw6ziuIBNR9zZ/N&#13;&#10;3suvZ/27/Of6Vd9gZtXUMevKxzuqtaHNPkUlJ0kkklKSSSSUpJJJJSkkkklKSSSSUpJcxm/XG6nM&#13;&#10;tw8bDfeajBLXGf63p102qI+t3USf+TLv+n/7zKL3od/+bJvD4bzJAPDGpDjjxZcMfTL/AKo9Skos&#13;&#10;cXNBIgkTB7KSlaKkkkklKSSSSUpJJJJT5d/ju/7Qf9e/91Vof4mP+Tcj/j/++VLP/wAd3/aD/r3/&#13;&#10;ALqrQ/xMf8m5H/H/APfKklPoKSSSSlJLgsv68dV6vm2YX1Zx2XMoMPus+jP/AAf6Smv/AIv+c9VX&#13;&#10;vqt9dcjNzXdH6zSMbPaJAH0LI9/s91nu9P8ASfztldqSnr0kkklKSSSSUpJc79c/rd/zWpqtFJvd&#13;&#10;a8tDQ7Z23f6O5Yv/AI4nWP8Ayjyf/BP/AHhSU94ksf6s9byus0Pty8OzCc120NsmXCP5xvqVY7//&#13;&#10;AANaOdlDDx7ckiRUxzyPHYPUSUnSXnmJ/jR6jnV+ti9HutrmNzHPe2R/LrwlrdC+uXUup5jMXI6V&#13;&#10;fjVumbX7trIG73erjY//AJ8SU9akkkkpSSSSSlJJJJKUksr6y/WLH+rmG7NyZOu1jB9J7z9Gtq5a&#13;&#10;jr31y6hUM7Fw8dlDhuZW8n1Hs/N+ldV/6ISU98kua+p/1zZ9YfUxrqzRm0fzlR8j6bn1/n/T/nGf&#13;&#10;4JdDk3jHqfcRIY0uj+qNySkiS88w/wDGl1DPZ6uJ0i66uY3Mc57Z/d314TlqdF+uvU+o5deNf0nI&#13;&#10;x63mDa7dtZp9J/q4uOz/AMFSU9ekkkkpSSSSSlJJJJKUkkkkpSSr5+fT06l2RkO21tiTBPPt/NWV&#13;&#10;X9dulWODRaZJjVjv/IppnGJokAs+Pls2WPFjhPJEfpQhxu6kqPVOtYvSWtdlu2h5IbALpj+oq/Tv&#13;&#10;rR0/qVwx8d5NhBIBa4cf1mpGcQeGxxdkR5bNKHuiEzi/znD+r9P9d1kkkk5hUkkkkpSodf8A+Tcr&#13;&#10;/iLP+oer6odf/wCTcr/iLP8AqHpKfC/qH/y7h/8AGj8jl9Br58+of/LuH/xo/I5fQaSlJLhOofXj&#13;&#10;qfUs+zp31ax2XegYstf9Cfo+z30s+n/L/Tf4Kv8APVr6tfXbKyM89G63QMbOiWlv0LPztrfdb+Z7&#13;&#10;97LbKrElPYpJJJKUkkkkpSS5v64/XA/Vr7OyvHOTbkuLWMa7afbs+j+iv9R733V/o1j/APjidY/8&#13;&#10;o8n/AME/94UlPeJLkfqv9e7+u9Qf02/Cfi2V1l7tziXN1r2sspfRjuZv9VdVk3jHqfcRIY0uj+qN&#13;&#10;ySkiS88w/wDGl1DPZ6uJ0i66uY3Mc57Z/d314TlqdF+uvU+o5deNf0nIx63mDa7dtZp9J/q4uOz/&#13;&#10;AMFSU9ekkkkpSSSSSlJJKj1vqo6RhvzDW+7ZHsrG55k7P/O0lN5JeaZ3+MvrFV+O04Ixab7A1vrB&#13;&#10;5e9oLPV9P+jf6X/Rr0tJSkklwfWv8YnUKHXNwOnWllBdvttDm1jZ9N2xjf8A3YSU94ksL6ldcv69&#13;&#10;0qvOyQ0WvLwQwEN9rnMb9Jz1upKUkuK6z/jDyMLqd3TMLp9mY6kNLjW50+4Mf/NVY2R7Gep6aru/&#13;&#10;xjdXaC53Q8kAakk2f+8KSnvUlh/U/wCsx+s+Ec00miLCwN3b52hjvU37Kf8ASbFuJKUkkkkpSSSS&#13;&#10;SlJJJJKUkkkkpSSSSSlJJJJKUkkkkpSSSSSlJJJJKf/V7L6+ZzsDouZeww709oPgbC3H/wDRqz/8&#13;&#10;WOA3D6DQ4CHXF1jj4ku2V/8AgNdSP/jLqN3QMtreQGO+TLKbXf8AUJ/8X1ou6BiOb2YW/Nrn1u/6&#13;&#10;lJTzX+McfsvrXTOrV6OL9jz4tY6v6X9erIurXfdSvvx8ay3Fr9a5rSWVzt3u/c3Lgf8AG3+myOmY&#13;&#10;rfpvtdHzOPW1ejpKfN8b/GV1izqDOmWYDG5BcAWF5Y797/C+3+b966D67/WjO+rlbL8bGbbRrvsc&#13;&#10;7aGGf0dez6fvQv8AGJ0HBzsF2fkWDHyMYbq7u8/mUO2e9/qWfzf+Ert/m/5fG/VrOd9cuo04/wBY&#13;&#10;bvbSwOqpI2NyH/6W3/SP9P3/APD/AOD/AMKkp7b6nfWXqvXSbMzD+z4xZuZZJ95n2s9Oz3+9n6T1&#13;&#10;P/Si6lM1oaAAIA4CdJT5z9dP/Fb0r/rf/nx69GXnP10/8VvSv+t/+fHr0ZJTl/Wr/kfO/wDC13/n&#13;&#10;uxcN9SPr10noXRacbLtPrBzyWNa5xAL37d3+D/6a9Iy8WvMpsxrhNdrXMcPFrx6b1m9L+qPSelV+&#13;&#10;lj41fm5zQ97v69tu96Sl+hfWrpvXwfsFwe5olzCC17f+tWfm/wAv6C1l5Z9f+mU/VLqGJ1vpjRSX&#13;&#10;PIexntYdu36Ff/D0+pXcxeppKUkkkkpSSSSSlKjndEwuoX05OTUH245Lq3GfaT/0X/Q/wivJnODQ&#13;&#10;XOMAaklJS1tjaWGywhrGgkk8AD6Tl5z/AItAc7q/U+p44LcSx5Df5Tnv9dn+ZX/mesh/WDr2X9eM&#13;&#10;s9C6IYw2n9Pf+a4A/wDnj/R/9yv+KXe9E6Nj9DxGYWKIYwcn6Tnfn22fy3pKb65z/GL/AOJ/L/qt&#13;&#10;/wCrrXRrnP8AGL/4n8v+q3/q60lK/wAXX/ifxP6rv+rsXRrnP8XX/ifxP6rv+rsXRpKUkkkkpSSS&#13;&#10;SSnm/r1iUnp1l5Y31QWAPgb43N/wn01l/Ve9/Q8mrFuP6vm1ssrJ4Fjmt9n+f+i/7YWz9ef+SbP6&#13;&#10;zP8AqmoOX0b9rdDx21/z9dNb6z33BjPZ/wBc/wDIKrOJ9wyj80Y8X953OWyx+5RxZT+pz58mGUv8&#13;&#10;z+rx+1l/6lkaf+MDAxqMJltVTGWOuEua0NcZbd9J7V1WFRXj0tZS1rGwDDQGj/orhuv9Y/a3QqbH&#13;&#10;fzzL2ssH8oMu9/8A1xd7R/Nt/qj8ifjIM5EbGMGHnY5MfK4seQnjhlzxl/ge28r9dsfHbWyiimv7&#13;&#10;VlWABwY3fz73+pt9T6fpqrZit+q/WMd9emPewVu+I21Pd/256N6D1Hq7reuHJZS/IrxfY1rAfpe7&#13;&#10;3u9r/wDC+p/22o/WTrVvWcX0nYV1bmEODyD7Y+n/AIL9xQylEmUh80T6P8B0sGHNGGLDL1YMuOf3&#13;&#10;rinD0/ev5v0Tn/4H/VPfriP8YeFRRVVZVWxj3vO5zWhrnafnub9JdH9Wep/tPAruJl4G1/8AXb/5&#13;&#10;P+cWH/jI/o9H9c/kU2YiWIyHZzfhsJ4fiEcR0MZzhMf3IzbnXeo43S2fs7Aordk36CprG7RP+Eur&#13;&#10;+h/r/o1L6vfVGjpzPVymttyHQSSAW1/yaW/+jFkZP1b6j0Zv7Vou9TJaC60ETM/zuz/SN/zF1XRO&#13;&#10;rV9XxW5NehOjm/uvH02IQ9U/WOGQ+SP9VfzBOHlh92n7uKcuHms8eL3Z5/3J/uYf83/nG+kkkrDj&#13;&#10;KSSSSU5P1pwMbM6de7IqZYa6bHML2h+x2x3vq3/zb15P9Ub7vqwMXrwJOHe91GQP3YPsf/6Nr/4m&#13;&#10;1n+FXr/X/wDk3K/4iz/qHrjvqB0inrX1Vdg3j2WPsE/uun9Ha3/i3+9JTrfXzpmDf0jKzvRqfd6U&#13;&#10;tt2NNn5uxzL9vqfRUv8AFtiU09Dx7a2NbZY0l7g0Bz4fY1vqv/wi5TF6tdX9X+o/V/P0y8GstbP5&#13;&#10;1Mt2bP8Aiv8AzzZQuw/xdf8AifxP6rv+rsSU0vrT/jAb0rJHTOnUnKzjA2idrCfdsds/SW2bf8Gz&#13;&#10;/txZ9nXPrtis+03YNDqwJcxurwP6leTZb/59XJfUfqvUa8/K6ji4Rzch/wBI7tvpeq59j/zXfz2z&#13;&#10;/wADXbf88PrH/wCU7v8Atz/1Gkp1vqh9c8X60UuNYNWRX/OVEzH/AAlb/wDCVK79Y/rFi/V3EOZl&#13;&#10;ExMNaPpWP/NrYuE+qvSOr/8AOY9Usw3YmPbvNgJG0bmf2N/qZnp2/QVv/GOG5HWuk42T/RnWag/R&#13;&#10;dufSyxr/AOzsSUtR9avrh1Fv2zC6fWMY6ta/6Tm/9dyMey3+vVSoZP8AjWy/Vqw8fBIzSdllVhII&#13;&#10;s/wbKf6/8v8A9SP9IXnf10opZ9aelWMgXPc3fHdrX/oXu/8ABf8AMSU9z0rIyMrFruzKvQvc2X1z&#13;&#10;u2n+uuMy/rh9ZM7LsxekdPhlbyzfcDrtO3fve/FoZ/U/SrtuoZ1XTsezLyDFVTS5x8mrg8L6yfWj&#13;&#10;61br+kVU4uJMNst1Lo/7c3/9axklLv8Arx136v31j6xYjG41jo9Sr83/ADLb63bP9D+isXoPqAt3&#13;&#10;t1ESI1n+qvJ/r5R9Zqembervx7sbe07qxD2v/M/weP8A9QvS+gknpuKTz6Ff/UMSU+YfX76+Y/X8&#13;&#10;D7HTRfURaHbrGhohosb+a9/v9628L/GviUY9dRxMkljGtkNbHtG399XP8b//ACI3/j2f9Taut6V/&#13;&#10;Q6P+KZ/1LUlNP6tfWOr6xYzsmqqyoNcWRYNpMDduZt+kz3K71O+/HxbLcWv1rmtJZXO3e793crKS&#13;&#10;SnznN/xi9c6Y6s5/Tm0sscGglx1/qr0Zeff43/5nB/4/+C9BSU4P1u63n9FxhkYGN9pA3GwzHpsa&#13;&#10;N+/Z9N6xPqf9eeq/WPIb+ptGJJa+1rvoEN3/AJ//AFtdw5ocC1wkHQgrzX6oA/VT6y5PQ3mMfJG+&#13;&#10;mfLdbR/4D61D/wDhaklO79cPrV1boNjn4+GLcNjA51xdoCTt2+36CJ9S/rR1P6wE25WIKcUs3MtB&#13;&#10;0e7d6fp7H+7/AEnv/wCD/wCEWV/jJyrOq5OJ9WsU/pMh4fbH5rB9Dd/4LkP/AOJrXc4eJXhUMxqR&#13;&#10;trraGtH8lo2tSU8v9a/r/X0XIHTsKo5We6PY3hu76G/Z77LHf6GtZr+t/Xeln2l+DQ6samtur9v9&#13;&#10;RmU+3f8A9uf8WuU+qnU89nWMvqONhnNyC50+7b6XqOd/J/kel/UXaf8APD6x/wDlO7/tz/1Gkp1P&#13;&#10;qf8AXbG+s9bmtaasmv6dRM6f6Wp/59f/AJ7XRry76v8ASusW/WhvVn4TsSmwuNokbPczY/8Ac3+r&#13;&#10;f+l/41eopKUkkkkpS4PqH1w+sWVm24XR+n+2p5Z6lodDtvt9Te5+NQzf9Nn6S1dtmZdWDQ/JvO2u&#13;&#10;ppe4+DWjc5cDh/Wj6zfWpzrei01Y2IDAst1JP/gn/gWP+j/0qSlXfXb6wfV21jvrBiV/ZXu2+pVy&#13;&#10;P822+v8A60/0vUXoVVjbWCxhlrgCCO4P0V5X9eMf6z09LeOrPxrsbc0l1Yh7Hbv0e39Hj/8AUL0L&#13;&#10;6rEno+ETz9mp/wDPdaSnD+tf+MFnR8gdN6fUcrOdA2CdrCfoMd6f6S23/gq/89ZT/rH9dsVhyr8C&#13;&#10;p1I1LWiXR/xdeVZkf+Bqt/ijrbn5mf1LI92TubqeW+qbbbv+3HVr05JTw/1L/wAYN/1n6lZiOpbV&#13;&#10;S2n1GwS5+5rqqrGvf9BzP03+iYt/65/8iZv/ABD/APqUPpv1PxOmdVv6vjlwfe0tNemwFxZbbYz/&#13;&#10;AIyyn/z4ifXP/kTN/wCIf/1KSnI+oOUcP6qU5ADSa2XOAc4MaS2zIdtfc/2VN/4RY3Sv8Y3XusSc&#13;&#10;HpotaDBcC7ZP7vrP/RLkK7ep2dHxDl12fsSmwhwrO02TY+22yz/rj/Rqf/M+p7P55e09CswbcGp3&#13;&#10;TNv2Ut9mzQR/6U/0u/8ASep/OJKbtZc5oLxtcQJEzB/d3KSSSSlJJJJKUkkkkpSSSSSlJJJJKUkk&#13;&#10;kkpSSSSSlJJJJKUkkkkpSSSSSlJJJJKUkkkkpSSSSSlJJJJKUkkkkpSSSSSlJJJJKUsH6+f8hZn/&#13;&#10;ABR/K1bywfr5/wAhZn/FH8rUlPkn+LH/AMUWL/13/wA9Xr3leDf4sf8AxRYv/Xf/AD1eveUlKXnH&#13;&#10;1dH7W+uedl2+4YrXMZ/Jc0sw/wDqPtC9HXnH1H/QfWrq1DvpOdY8fD1d/wD6PYkp6z67YDeodFy6&#13;&#10;nCSKnPb/AFqh69f/AJ7Wf/iwznZnQaQ8yai6ufJp3V/5lVjFs/Wa4U9Ky7HcCi3/AKh653/FJUa+&#13;&#10;hBx4fa9w+Hsq/wDRaSkH1t+vfVvq9kPBwQcUODWWucYfpu/wf0P6i2+kdd6h1Hox6j9lH2ktLq6m&#13;&#10;vBbYP8E/1PzN62c7Bo6hQ/GyWCyqwQ5p7rxfP6pk/Vu7J6J03LLunl4a6wNLnY+8/pq2PZ/hPp+r&#13;&#10;6X87s/R+nbvSU9P07/GN1zqWQ7GxunNsfUYsDXH267Pfb/NMXpCyPqr0fA6TgV1dNIfU4B3qDU2k&#13;&#10;/wCGe/8A12LXSUjvyasZnqXPaxg/OcQ0f5z15x1e+r6z/WvC/ZZ9VmHtdda3VkMf9o2er/4H/wAZ&#13;&#10;au5679XsL6wUDHzmF7Gu3CCWkOjZu9n9defdXxLv8W2bRk9Pte7p+Q+LKXndxt9T+36f8zb/ADn6&#13;&#10;P9J6iSn1NeX0dcw+h/XHqOVn2enWatoMF0uP2N+xra9/7i9QWM/6n9KtzrOpW0NsyLIkv97RtHp+&#13;&#10;yl/6L81JTR6b/jI6H1G0UMv2PcYHqNLA7/rn83/nrp1yf14+qGB1Hpt1rKmV5FNbrGPY0Nd7B6np&#13;&#10;WbPp12KX+LPqtvU+iVuvJc+pzqtx5IZ/N/8Agb/TSU9UkkkkpSSSSSlKr1X+h3/8U/8A6lytKNtb&#13;&#10;bmOreJa4EEeRSU+W/wCL7669L+r/AEg0ZthFpuc4Ma1znbSKvd/o/wDpru+hfW/pfXyW4VwdYBJY&#13;&#10;4Fj/APMs+n/1tN0n6ndI6QzZj47J7uePUef+u271xX+MvolP1ffjdd6W0Y9wtDXBg2sLofdXZ6bP&#13;&#10;+KsZd/pUlPp6SFjXjIpZcBAe0Oj+sNyI5ocCDwUlPG/4xfrD09vSrsFtjLci+GMrYQ9+7c1257K/&#13;&#10;obFrfUfpt3S+i42Lkgi1rSXA8t9Rz7/Td/xfq7FzvXf8WeJhUPz+jPsxsugGxkPJado3Or936Vm/&#13;&#10;/jFt/wCL/wCsVv1h6U3IyNbq3mp5Ajc5oY/1P7ddtaSnpEkkklKSSSSUpJJJJSkkkklKSSSSU8Ph&#13;&#10;9Vxul9czbcp+xpBA0JkzX+4t7B+uHTM6wVMs2vPAeC2f7f0FZH1ewPtL8t1TX2vMku9w/sMf7Fn/&#13;&#10;AFr+r+Lk4VtzGNZbU0vDmgN0YN7mP2/T9qriOTGCRw1cpcLryy8nzWSEZjNCcoYsPu+jghOEfb/m&#13;&#10;v/Xj0KSxfqhnWZ3TK32mXtlhJ77T7P8AoLaU0ZcQBHVzc2I4ckscvmxylA/4Kkkkk5iUkkkkpSSS&#13;&#10;SSny7/Hd/wBoP+vf+6q0P8TH/JuR/wAf/wB8qWf/AI7v+0H/AF7/AN1Vof4mP+Tcj/j/APvlSSn0&#13;&#10;FZH1vzndP6Pl5DDD21ODT4Od+iY7/Petdc/9f6jd0HMa3kV7vkxzLXf9Qkpof4qsBuL0Ku0CH3ue&#13;&#10;9x+DvQr/APA6Vj/40R+zeodO6xXo9j9rj4tYa7q2/wDSyF0H+LW4W/V/Fj80PafiLLVz/wDjk/TV&#13;&#10;4OK36dlro+6uv/0akp9Az7rqMey3Hr9W1rSWMnbvcB7K9/8ALXnjf8ZfWRnN6bZ09jclxA9Nzyxx&#13;&#10;n919vs9y9KXL/wCMDoGB1LAdlZbxRbjjcy/u392p+332Mss/M/nPU/mklM/rt9Zc76u0sycXHbdV&#13;&#10;r6j3O2iv6PpN2fS/SoH1O+tHVevv35WF6GK5hcy0E+4z7WtZZ9PeuI+rvUbPrjn42F9Ybz6NTAaq&#13;&#10;yNgyX/m+tZ+fZs/7d+hX+kssXsTGNraGMADQIAGgACSnz7/HC4NownHQC8k/ctWz/Gn0Blnp+s4j&#13;&#10;94Vv2/8AU7/+gtrrf1dwevNrZns9RtTtzRJbr9H3bPzE7/q10t9P2Y4tPpERt2NH/ffp/wAtJTaw&#13;&#10;c/H6jS3IxLG21O4c0yEDr/8Ayblf8RZ/1D1wf1Krd9XfrNl9CrcXYzm72g9jFeRS7/ti30rP9IvR&#13;&#10;8ihmTU+mwSx7S1w8WuGxySnzL6h/XjpXQOjsx8ywi71HnY1rnGCf+2/+mu66F9bOmdfkYNwc8CSw&#13;&#10;gseP+t2fS/r1qPSvqf0npNfp42Ozzc8eo8/1rbdz1w/+MXpFX1YycXrnSmiiz1Nrms9rC4Df/Ns/&#13;&#10;0tfqVX/6RJT6iko1vFjQ8cEA/epJKUkkkkpSSSSSnz7/ABxYltmFj5LQXVU2n1B/XH6Nzv8AM9P/&#13;&#10;AK6u0wOs4efijNx7WGgtndIAZ/Jt/wBE5n5657/GR9ZLOj4bMbGa1+RluNbQ4Bzdo2+r+js9ln87&#13;&#10;Wz9J7FjYf+JjD+zj7VkW/aSNSzaK2u/4t7H2Wbf+Mr/sJKYfVWwdX+uGZ1LC/orWFpcPouMVUf8A&#13;&#10;g1lNl69A6r/Q7/8Ain/9S5cP9Q86/oXU7vqrlhjgyX1WNaGF2jbf0m36fqU/pPf+kr/mt69Atrbc&#13;&#10;x1bxLXAgjyKSny3/ABffXXpf1f6QaM2wi03OcGNa5ztpFXu/0f8A013fQvrf0vr5LcK4OsAkscCx&#13;&#10;/wDmWfT/AOtpuk/U7pHSGbMfHZPdzx6jz/123euK/wAZfRKfq+/G670tox7haGuDBtYXQ+6uz02f&#13;&#10;8VYy7/SpKfT0kLGvGRSy4CA9odH9YbkVJSkkkklKSSSSUpJJJJTC6iu9hrtaHsPLXDc0/wBly4v6&#13;&#10;j4WPdk5hsrY41vbsloOzW/8Amv8ARrt1x31C/pOf/Xb+XIUOQD3If4X/AEXT5SUhynM0SNMH/pZ6&#13;&#10;vJw6MsBuRWyxo1Ae0OH/AE1yv+Lmis41txa31BZAdA3bdrPZvXYcLkv8XH9Ct/43/vrEpge5D/DR&#13;&#10;y8pfcs4s1xcv/wCpXrUkklM5qkkkklKVDr//ACblf8RZ/wBQ9X1Q6/8A8m5X/EWf9Q9JT4X9Q/8A&#13;&#10;l3D/AONH5HL3H6y5zun9Lyslhh9dLy0/yo/Rf+CLw76h/wDLuH/xo/I5e0fXao3dDzGt59Fx/wA3&#13;&#10;9J/3xJTjf4pcBuP0QZEe7Ise4nuQw/Z2f+enrN/xssODbgdXqEW02bZHeNuRS3/oXf8Abi2v8V1o&#13;&#10;s+r2O0csdY0/H1Lbf/Rix/8AHM+cLFoGr33Egf1W7P8A0ckp77JuezHfbjt9WwMLmMnbvdG6uv1P&#13;&#10;zPUXnT/8ZnWqcxvT7unsbkPIAY5xYXbvobX2fo/evSKWemxrD+aAPuXPfXv6v4HVsB92a8UOoBcy&#13;&#10;/vX/AOlK7P8ARf8Abf6RJS/1y+sWd0DGZlYuM25mptc520VfR9P/AIz1f9f5xU/qd9bOq9fsD8jC&#13;&#10;FWI5pLbgTBIP5vqfzi4foHU7frbmYvTuv5BGNW2a2kFv2p4Oyv1rvz3/AOD9X/g/S/pFvqL2Wqpl&#13;&#10;LBXWA1jQA0AQAB9FrUlIr8HHyX123Vte+o7q3OAJY4/nVfuKWTkMxaX32mK62lzj4NaN70VcZ/jV&#13;&#10;6scLpP2Sr+dy3isAc7B+ku/75T/15JSH/FhTZmNzOuXj9JmXHb5MZ+5/I9Sz0v8ArC6/qv8AQ7/+&#13;&#10;Kf8A9S5A+rvSx0fp2PhDmqsB39f6d3/g29X7a23MdW8S1wII8ikp8t/xffXXpf1f6QaM2wi03OcG&#13;&#10;Na5ztpFXu/0f/TXd9C+t/S+vktwrg6wCSxwLH/5ln0/+tpuk/U7pHSGbMfHZPdzx6jz/ANdt3riv&#13;&#10;8ZfRKfq+/G670tox7haGuDBtYXQ+6uz02f8AFWMu/wBKkp9PSQsa8ZFLLgID2h0f1huRUlKSSSSU&#13;&#10;pJJJJT5x/jZ/pnSv+Nf/ANVhr0decf42f6Z0r/jX/wDVYa9HSUpY31z/AORM3/iH/wDUrZWN9c/+&#13;&#10;RM3/AIh//UpKcv8AxWf+J+n+tZ/1b11q5L/FZ/4n6f61n/VvXWpKQVYOPTc/Jrra26yA94AD37fo&#13;&#10;eo/89c//AIx+sfsrot2wxZf+hZ/1z+d/9l/VXTrzv60u/wCcH1pwukN1pxf0to7T/SNr/wDrVdFf&#13;&#10;/X0lPXfVPpP7H6Vj4ZEPYwF//GP/AEt3/gr1rJJJKUkkkkpSSSSSlJJJJKUuYz/rRm4OczFuxg2q&#13;&#10;y3Yx5d9NstZ6jf8AtxdOuS+u39N6d/xp/wCqxlFmJEbBqqb/AMOhjyZvbyRGSM4ZPm4vR7eOeV6H&#13;&#10;quTkYuObMSr1rQRDZhZHRPrLlZ2c7Ay6BS9rNx11H0P++WLo1yWH/wCKrI/4of8AUYyWQkSiQdDL&#13;&#10;h4U8pHHkxZoyhEzx4Z54ZfX7nF+retSSSUrnqSSSSUpJJJJSkkkklP8A/9b0fqOHXnU24twmu1hY&#13;&#10;7+q4bHLzPoH1it/xfOs6P1mqx1AeXU2sEhwP0tm91f6N/wBP9+qz+cXqdn0ihvY14hwBHgUlPnPR&#13;&#10;a8n67ddZ1y6p1XT8UD0Q/l7m+6v+t+l/T2bP+DpXd9Z6l+ysOzM9N93pgHZWNz3a7Pb/AN//AODV&#13;&#10;1JJT47n/AFhyPrP1an9pYuR+zmPG2hjTLnfR9TI+h6n/AKT/AEVf+EtXTf40MDFbh02Mx7DktO2m&#13;&#10;yhv81s97K7dn+B/0X/gS7xJJTxH1A+uGf1WMDqVFguY0n1tpaxzW/wCn/du/8+LoPrL9YP2BjNyP&#13;&#10;QsyNzw3bWJjRzt7/AOR7VrpJKfG+vfWa3qnWcPqrMO9rMbbLS07nbXOt9vtXf/Vr66/t/Idj/ZL6&#13;&#10;Nrd2949nO3Zu/fXSpJKc36w9Qyum4T8nCoOTayP0YOpE/pHe33v2fuMXH0/45MJgLc3FvquHLW7X&#13;&#10;6/8AXX4z/wDwNehKD6WWGXtBI8RKSnzBozv8Y/UqL30uo6VjGQXfn67n+7/C23ens/R/o8ev/wAF&#13;&#10;9SSSSUpJJJJSkkkklKXm/wDjY6t1IFnS8SuwY9jN1j2NJ9TXb9n3s/MZ/hf39/8Ao/5z0hJJT5f9&#13;&#10;Xfrni/V7EbiYvTcnTV7491j/AM62z2/+q1v/AFS+tnUPrB1K9tmOaMJlYLN7SHh8sb7rfoP9T9Mu&#13;&#10;xSSUs47QTzHgvMfrT9fHdZ6df0+vAyWOtAAc5vEOa/3s2/yF6ekkp8w+q318f0bp9HT7MDJe6sEF&#13;&#10;zW87nOf7Gbf5a9OadwB4nxTpJKUkkkkpSSSSSnlvr3mO+zfYWVPebYduAlo2u+iifVn6wG8UdPdj&#13;&#10;2sLKw0vI9n6Nv537u/YulSUXtnj47+lN4c3j+7DlzjsxMpjJ7kv52f6fA+d/XfolmHkG/HB9DIO5&#13;&#10;wHAtbu/6v1HvZ/11dZ1rrD+k4rHV1Psse2BtEhrtvt9VbCSQxcJkYnh4/wDmrp8/70cUMsPdHLcV&#13;&#10;+rh9/wDc43h/qX1I4UYj8e02XWS6yNB+7u/kNXUdb6oOmUC01PuDjt2sE8/v/wAhaCSMIGMeG/I0&#13;&#10;s5jmoZ8/vHHQP85j9yX6z/D/AMm+f/VPqlnTcl+OKLTRfYNggzXJ2bn/APW/5z/i031x6rZ1aMev&#13;&#10;HtaaXu1LefzF6Cko/ZPBwcXp/utr/SeP7x959n9aP9bL5vk43N6L1n9rse/0X1bTEPH0p/cXNNN3&#13;&#10;1S6laK6n24d43NDBO3/1V/N/8XsXbpKSWMyA19cf02ri5uOKUwMd8vnjwz5cz/xP1jFjt7Q6CJEw&#13;&#10;eVJJJSNJSSSSSnA+u/Vj0zplm2my43h1QFYnbvZZ+ls/kLi/qB9a7OjYtXSrcLIc51p97W6D1D+4&#13;&#10;79xeppJKfOf8a/1bsewdZwgfUa30rw3l1bvayz+x/N2f9b/0K6T/ABesdX0DEa8EHa7Q6fn2Lokk&#13;&#10;lPmOZ07qX1D6rb1Lp9JyenZEl7G8sk+psds/m/Rf/MW7PT9L9H9NaB/xwYL27KMXJff+5DQJ/rss&#13;&#10;ts/8AXfJJKeO+rPVvrL1jNGRmY7cXp4B9jhFjtP0W31P0385+f6dNXprQ+uv1TZ9Z8MVNcK8io7q&#13;&#10;nnsfz63/APB2/wDpNdCkkp85x+r/AF36ez7JZhsyHt0badZ/lPsqvrrf/b9Oz/SrEyOm9TxfrH07&#13;&#10;J6zYH5WRa1xa36NTWu2V0+39H/23/n2Lpbf8cPS6XvrfRkhzSR9Fg4/fa+5j61Q6RVnfXPr9PW7a&#13;&#10;HY+DjAenv/P27n17P9I99z99mz9HX/NpKe3+tHSn9Y6XkYNZAfYyGzxuH6Sv/psXnv1c/wAYD/qp&#13;&#10;it6P1XEtFlJIbtgF253qe5lmz9/+dr3+ovVkklPkn1t6l1362YD768R+P0+otdtIJtudPptf9HfZ&#13;&#10;XVv9T9HX6X/C2Ls/qL9Yz1XHGI7GupONVW0ueIY+B6fs/wAxdQkkp5r/ABhdDu650iyjGG65jm2N&#13;&#10;b+9s+lX/AFvTeuY6d/jWHTsWvCzcS77XUwMI+ju2D097vU/S17v+LXpiSSnifq39YvrF1zPZZbiN&#13;&#10;xunQd28EPOn6P07Ldj7f0n+jo9JbX1o+s/8AzeZU77NbkeoSP0YkM27f5x38vd+j/wCuLcSSU+Pf&#13;&#10;XX61W/WVmOyrCvr9GzedzSZ/zWrpR/jU/wDNdk/d/wCYrvEklMarPUY18EbgDB0In95cR/jQ6Xa2&#13;&#10;mjrmIP1jCeHEj/Rzu/8AAbv/AAOy5dykROhSU+ff4u6Let5+X9ZstsG1xrpB12t/P2f8XX6WP6n/&#13;&#10;AB69BTNaGiGiAOwTpKfNOp9L6l9SusW9Y6ZScjByJNtbeW7j6ljfZu9PbZ76LvT9n81Yrv8A48OA&#13;&#10;9u2rFyXX/uQ2J/rtsfZ/4Au+SSU8Z9XOsfWXrWc2/Jx24nThMteD6jtP0e31P02/f/hPSppXZpJJ&#13;&#10;KUkkkkpzvrD0x3VunZGEww62tzWk8bv8Hu/trzn6t/Xqz6nYw6N1bEtDqnO2FsSdzvU/wn0/0j/5&#13;&#10;6uxerpJKfJ/rV1Xrv1twLLKMR9HT6oeQ4E236ta3Z7feyr+e/R/o/Z/Orq/qB9YndQxa+nuxrqXY&#13;&#10;tFbS94hjyxraPautSSU+ZdT6T1P6kdWs6v0uo5GDeSbK2ydu4+o9jtnvZsf/ADGRs/R/zdn/AAll&#13;&#10;3+OCu5vp4eFdZknQMMRu/wCtepa7/tteiJJKeQ+pVX1gyb7eo9bea67GxXjxG3Xd6vpf4DYz9H+k&#13;&#10;/TWf4ZQ/xh/WJ2HjWdMZjXWuyaXAWMbNbd26rb/Xb+f/ANbXZJJKeX+oGBP1bx8XLrMObYHMeIlr&#13;&#10;7L/psd+/W9cR0vreT9TurZONh0ZFvTd7h6bmncHD2+rS/wB/53/b9Gz1P0i9fSSU0OhdV/bGGzM9&#13;&#10;J9O+fZYIcIOz/pq+kkkpSSSSSlJJJJKUkkkkpSSSSSlJJJJKUkkkkpSSSSSlJJJJKUkkkkpSSSSS&#13;&#10;lJJJJKUkkkkpSSSSSlJJJJKUkkkkpSSSSSlLB+vn/IWZ/wAUfytW8sH6+f8AIWZ/xR/K1JT5J/ix&#13;&#10;/wDFFi/9d/8APV695Xg3+LH/AMUWL/13/wA9Xr3lJSl579b8HL+rvWa/rPhVm2kjbksbzEelv/qP&#13;&#10;q9P9J/pqf0i9CSSU+YfWH67O+uVA6N0Ki0vvI9VzwGhjJ3bf0brdjN387b/589RegdC6Szo2DTgV&#13;&#10;6ipgE/vO+nbZ/wBct3vV1lbWfRAE+AUklPm/14+vPUB63TOm419bw4sdcWnVo/7i7P8AS/mX/wCi&#13;&#10;/m/5Gt9Tum9OP1fcz7JZscHesy1n6W9zB9Nn73/db/R/1/0i7JJJT419WPrTm/VvJfTj42RZ017i&#13;&#10;W1PafUrn/RP27f8A0r/xi9U6xk5ren2X9NrDsrYHMZZp+7va/wB3842vf7N/86tFJJT51if43m4v&#13;&#10;6HrOHbTe3kMH/ojKfTZV/wBuWqhkW5n+MrPoDKHUdLx3bnPd+fP857voeq9jPSrqr9T0v5x69SfU&#13;&#10;yzR4DviJUklKXAZP+NG3pOS/H6vgW0gOIa5p3bmz+b6vpV2f167l36ZzQ8Q4Ag9ikp8x63/jBv8A&#13;&#10;rTS7pXQMa0uvGx73AS1jvbY39E62uvf+ffbb/Nrt/ql0AfV7ptWCSHPbLnuHBe73v/zP5ti1mMaw&#13;&#10;Q0ADwCkkpSSSSSlJJJJKUqPW8vJwsK3Iw6ftF7BLawY3a/8AfGe/Z/hFeSSU+e0f44sWv2dQxL6b&#13;&#10;Ry1u1/8A5/divWZl5Gf/AIzMummml1HS6XbnPd+d+97/AKHren+jppq3+n6nqWL1N9TLPptDo8RK&#13;&#10;kkpZjAxoa0QAIAXB9Y+vvVPq7n219Sw92EXH0rK5Hs/we612+myz9+r9B713qRE6FJT5p1f/ABnH&#13;&#10;rlDun9Dxbn5F7SwlwHsDvY9zK6H3/m/4R/pen/OLq/qN9XHfVzpbMW0g3OcbLI43u2+z/rdbK61v&#13;&#10;MrbWIYA0eQhSSUpJJJJSkkkklKSSSSUpJJJJSkkkklPJv+vT8K01dRxX1EExtM6f9c9Pd/24qnU/&#13;&#10;rRd9YKzgdKpf+k0e50aN/O+hvrrb/wAI+xds5ocIIkJNaGiGiB5KE45nQz9P931OlDm+WgRkjy4G&#13;&#10;aHy/rZyw8f7/ALX/AK8aXROmDpWHXigyWj3Hxc73vV5JJSgAChsGhOcskjORuczxyP8AWkpJJJFY&#13;&#10;pJJJJSkkkklPl3+O7/tB/wBe/wDdVaH+Jj/k3I/4/wD75Us//Hd/2g/69/7qrQ/xMf8AJuR/x/8A&#13;&#10;3ypJT6ChZOOzKpfRaJrsaWuHi1w2PRUklPl3Q+uW/wCLu27pXVqrHYjnl9NrBIM/19n02fy/0Nv9&#13;&#10;dH6YMj699cq6s+p1XTcSDXv/AMI9p3t/kuf63vu2fo2V1ekvSXsa8Q4AjwKcCNAkpqdVz/2bi2Zf&#13;&#10;pvt9Ns7GDc939Rq8n6x9Zcn6y9RpGfi5I6bW4EUVtO+x371zvZv/APSf6Ov+c9ZexpJKeH/xm9Ow&#13;&#10;x0+sjGsdcwhlL6G60wNzN+z/ALT/APB/9tqH+L/649Q6iW9O6lRabWtJF5aQ0taP+1O7/Cf8L/hF&#13;&#10;3aSSnl/rd9bsz6uXVuZhuyMRzZfY0kbXT/N/Qs2ez3/pP5z+wsWz/HLgOrjHxr33nhp2hs/8Yyy2&#13;&#10;z/wBehKDaWNduDQHHvGqSnh/qB9X89+Zf9YertLMjIBDGEQWtdt3PdX/AIL+brppZ/Oemur69nZP&#13;&#10;T8KzJwqTkXMAIrB1dr7/APMZ79i0EklPntH+OPDrBZnYt9Vo5a3a/X/rzsV//QWba/O/xlZ9MUuo&#13;&#10;6VQ7cXO/P/f9/wBF91jf0eyv+YXqL6WWfTaHR4iVNJSgI0CSSSSlJJJJKUkkkkp47/GX9W8nrGJV&#13;&#10;k4ILsnEcXtaPpOa7Z6np/wDCs9Kp+z/v6oY3+N/Crp251F1eU0Q5jWiN38j1LK3s/wCuM/7cXoCi&#13;&#10;6pjnBxaC4cGNUlPn/wBS+m53Wus2/WfOqNFbmltLD9I6ej/23XR/hNn6ayz9Gu063l5OFhW5GHT9&#13;&#10;ovYJbWDG7X/vjPfs/wAIrySSnz2j/HFi1+zqGJfTaOWt2v8A/P7sV6zMvIz/APGZl0000uo6XS7c&#13;&#10;57vzv3vf9D1vT/R001b/AE/U9SxepvqZZ9NodHiJUklLMYGNDWiABACdJJJSkkkklKSSSSUpJJJJ&#13;&#10;SlxWVTl/VfqVmdTWbcS8kuDfzdx3/wBj03/zf5i7VJMnDjrXhlH5ZNnluZ9gyBiMuLLHgy4pfpxe&#13;&#10;Py/rv+0KnY/TaLXXPG2SB7d35/6N1v8A3xbX1X6Q7pGC2iz+ccS9/k535v8AYZsWskhGBEuKR4j0&#13;&#10;ZM3NQli9nDj9jHKXuZPX72TJKPyetSSSSkaSkkkklKVDr/8Ayblf8RZ/1D1fVDr/APyblf8AEWf9&#13;&#10;Q9JT4X9Q/wDl3D/40fkcvoC6pt7HVWCWPBaR4g+1y+f/AKh/8u4f/Gj8jl9BpKfLuj9Wt/xcZN/T&#13;&#10;epV2PwbHl9NrBP8A1Xps99fp+szf+isr/wCERcR1/wDjA63Rn+k+vpeHq0vH848Hf/U322Mq9XZ9&#13;&#10;Cmn99eluY142uAI8CnAAEDhJTW6lm/YMazK2Os9NpdsYNz3R+axq8l6/9aMr6y51TMzFyW9MY4E0&#13;&#10;VtPqWn/hX+z/AF/4T9KvY0klPE/4xum4I6VX+rWOewhlJpb7qNNzd/8A3X/R7PS/7/71W/xffXHq&#13;&#10;Oa5nTOpUWufB23lpA2tG79b3/wCZ63+E9n/GLv0klKXm3VZ+sn1zpw+aMABzvDc39Yf/AJ178bHX&#13;&#10;pKSSlKj1vLycLCtyMOn7RewS2sGN2v8A3xnv2f4RXkklPntH+OLFr9nUMS+m0ctbtf8A+f3Yr1mZ&#13;&#10;eRn/AOMzLppppdR0ul25z3fnfve/6Hren+jppq3+n6nqWL1N9TLPptDo8RKkkpZjAxoa0QAIATpJ&#13;&#10;JKUkkkkpSzuv9Y/YuG7M9Ky/aQNlYl3uO3/MWikkp8b+uX1mt+sV+HdVh31jFe5xDmk7txod7drf&#13;&#10;+667n6v/AF9/bWY3D+xZFO4E73D2N2jf+k/c/c/4xdWkkpS84+sv1/dm4uV05mBkhz2vrDi3/re5&#13;&#10;zF6Okkp8p+p/12f9X+m14FuDkWOYXHc1unvc6z85q9Sx7fXqZbtLd7Q7a4Q5sjdssb++iJJKR5F7&#13;&#10;Met11hhjGlzj5NG5y8+/xW0P6nl531gvHuueWM8pPr3M/sfq1a9FSSUpJJJJSkkkklKSSSSUpJJJ&#13;&#10;JSlzP136bkZNVOVitLrMdxdA1MHb79v8h9TF0ySbOInExPVn5bPLl8scsRxGH6Mv0uJ5Gn6/+s30&#13;&#10;2YtjsnjY3Ubv/Pn/AIGsrEzc3pnWLMzOoe+yxsEMExv9NzGs/wCKZ+iXoaSiOKRq5ax29Ldhz+DH&#13;&#10;xDHgEYZoe3k/WzlP/BmsDIlOkkp3LUkkkkpSSSSSlJJJJKf/1/UHVkmU3pFGSSUh9IpekUZJJSH0&#13;&#10;il6RRkklIfSKXpFGSSUh9IpekUZJJSH0il6RRkklIfSKXpFGSSUh9IpekUZJJSH0il6RRkklIfSK&#13;&#10;XpFGSSUh9IpekUZJJSH0il6RRkklIfSKXpFGSSUh9IpekUZJJSH0il6RRkklIfSKXpFGSSUh9Ipe&#13;&#10;kUZJJSH0il6RRkklIfSKXpFGSSUh9IpekUZJJSH0il6RRkklIfSKXpFGSSUh9IpekUZJJSH0il6R&#13;&#10;RkklIfSKXpFGSSUh9IpekUZJJTWOI1ztxa0uHeNVP0ijJJKQ+kUvSKMkkpD6RS9IoySSkPpFL0ij&#13;&#10;JJKQ+kUvSKMkkpD6RS9IoySSkPpFL0ijJJKQ+kUvSKMkkpD6RS9IoySSkPpFL0ijJJKQ+kUvSKMk&#13;&#10;kpD6RS9IoySSkPpFL0ijJJKQ+kUvSKMkkpD6RS9IoySSkPpFL0ijJJKQ+kUvSKMkkpD6RS9IoySS&#13;&#10;kPpFL0ijJJKQ+kUvSKMkkpD6RS9IoySSkPpFL0ijJJKQ+kUvSKMkkpD6RS9IoySSkPpFL0ijJJKQ&#13;&#10;+kUvSKMkkpD6RS9IoySSkPpFL0ijJJKQ+kUvSKMkkpD6RS9IoySSkPpFL0ijJJKQ+kUvSKMkkpD6&#13;&#10;RS9IoySSkPpFYH19rI6DmH/gj+Vq6Vc/9f8A/kDN/wCKP5WpKfHv8WA3fWPEH/G/+eb1736RXgv+&#13;&#10;K3/xSYn/AF3/AM85C+gElIfSKXpFGSSUh9IpekUZJJSH0il6RRkklIfSKXpFGSSUh9IpekUZJJSH&#13;&#10;0il6RRkklIfSKXpFGSSUh9IpekUZJJSH0il6RRkklIfSKXpFGSSUh9IpekUZJJSH0il6RRkklIfS&#13;&#10;KXpFGSSUh9IpekUZJJSH0il6RRkklIfSKXpFGSSUh9IpekUZJJSH0il6RRkklIfSKXpFGSSUh9Ip&#13;&#10;ekUZJJSH0il6RRkklIfSKXpFGSSUh9IpekUZJJT5P/jwYW/YJ/4f/wB1Vf8A8SzC7pmRH+n/AO+V&#13;&#10;Kn/j0/7Qf9f/APdRaH+JL/kzI/4//vlSSnv/AEil6RRkklIfSKXpFGSSUh9IpekUZJJSH0il6RRk&#13;&#10;klIfSKXpFGSSUh9IpekUZJJSH0il6RRkklIfSKXpFGSSUh9IpekUZJJSH0il6RRkklIfSKXpFGSS&#13;&#10;Uh9IpekUZJJSH0il6RRkklIfSKXpFGSSUh9IpekUZJJSH0il6RRkklIfSKXpFGSSUh9IpekUZJJS&#13;&#10;H0il6RRkklIfSKXpFGSSUh9IpekUZJJSH0iqH1gqI6Zlf8Rb/wBQ9aqz/rD/AMmZf/EW/wDUPSU+&#13;&#10;CfUIT17DH/Cj8jl9C+kV89fUD/l/C/40fkcvotJSH0il6RRkklIfSKXpFGSSUh9IpekUZJJSH0il&#13;&#10;6RRkklIfSKXpFGSSUh9IpekUZJJSH0il6RRkklIfSKXpFGSSUh9IpekUZJJSH0il6RRkklIfSKXp&#13;&#10;FGSSUh9IpekUZJJSH0il6RRkklIfSKXpFGSSUh9IpekUZJJSH0il6RRkklIfSKXpFGSSUh9IpekU&#13;&#10;ZJJSH0il6RRkklIfSKXpFGSSUh9IpekUZJJSH0il6RRkklIfSKSMkkp//9D1QmNSvPLPrr1z6x5d&#13;&#10;tH1YprONQYdfZ+ef5G9zGN3/AJjP0tn+E/Rrpfr7nOwOg5lzDDvT2A/8aW43/o5Uv8V2A3D+r+OQ&#13;&#10;IdduscfEuc5rP/AGVJKQ/VL665Wbmv6L1qkY/UKxI2/QsA9ztv0/f6f6X2WenbWuyXmn+M0fszrX&#13;&#10;S+rV6P37XnxbW6p+139evIvYvQep3ZNGLbZh1i3Ia0ljCdoe781u9JTaSXmGP/jI+sB6mzpN+FSz&#13;&#10;Ic4Asc41mD+5bbb6X0P5v+c/tro/r79aOpfVupmTh0V2Y+osfY6Nrv8ABVsq9Sqx+/8Akeokp6xZ&#13;&#10;X1k61b0TE+0041mW8uDRXUJd7t3vftbZtr/629ZH1L+sPW+tk29SxGUYrq91dgJBc4n2N9Gx77Nj&#13;&#10;699m/wD9KLrElPmdX+MHrzusYeDl4rMSrIe32OBNprcfS+m93t/7YrXpi80+u/8A4r+k/wDW/wDz&#13;&#10;7YvS0lKXIfWn6/t6Vkt6X02k5fUXfmN+iyfd+l2e7fs9/p/6P9JbZWuh651IdJwL80ifRrc8DxcB&#13;&#10;+jZ/bevOP8XvUOmdCxH9c6ze1uXmvcWlwL7PTa7ba9tVLbLf02V6vqez/B1pKd3Cd9eL7GWXDEpY&#13;&#10;SNzDJhv53816/wD5+XcLN6P9YundcaX9PvZbHIGjm/16bNlrP8xaSSlJJJJKUkkkkpS5j67fXav6&#13;&#10;rV1tbWbsm+RWwaN9u332O/65/Ns/nF06p5nR8POupycmptluOSa3H8wn93/MSU8MOqfXx1f20YtA&#13;&#10;Z9L0SBv2/wDF+t63/W/V9b/g10f1L+uFP1pxnPDfSyKiG21n80n6L2f8HZ/5gt++5mPW621waxgL&#13;&#10;nOPDWj6TnLzf/Fg13UOr9T6vSC3Ete4Nn85z3/aP86uv6f8Ax6Sn0HqnUqelYtubkT6VTS50CTp+&#13;&#10;5/KXn+J9cPrT9aC67omLXTiAkB9mu6P+Esczf/1mj9H/AKReiZmJTnUvxshofVYC1zTwQU2HhU4F&#13;&#10;LMbGYK6qxDWjgBJTxnQPrzn09Sb0T6x0NoybP5qxn0LJ/m2/SsZ+l/wdlT/5z9D6a7peY/X+1vWf&#13;&#10;rJ03pmFrkUP3WOH5gc6q/wB3/hemj7R/11enJKUkkkkpSSSSSlnODAXOIAAkk8ALmcv/ABg9PpsN&#13;&#10;dLbLyOSxvt/6bmIn1/ttr6S/0phzmh5H7h/8z2K19Um4benVfY9v0G74+l6kfpfW/l71FKUjPgie&#13;&#10;HTit0MOHFDl/vOWM83Fk9qOOEvahH/a5GlT/AIwemXFjQLA97g2C0e2fz7Pft2f8XvW71HqFPTcd&#13;&#10;+VkEitkSQJ5Oxv8A01ifWX6pDq11WTjFldzHDeSPpN/sf4Wv8xdFZW21pY8BzToQRIKUfc1Eq/qS&#13;&#10;W5/utY54hP1cX3jDKXrh6v8AOcLztf1/6VY4MDngkgasPdafWevYvRWsflkgPJDYG7j6S5LqeJV9&#13;&#10;WOtV5hY04d51BAIrd+fs/wBH6b/01f8Awe+ta314z2/Z68ClrbMjJIDBAdtafb6rP6/82x6YMkhG&#13;&#10;XERxwbcuTwSy4Pajkly/MR4pSM//AAz9D9X93/yrf6V9bMDq1ppx3O3hpdDmke0fSVVn1/6S94Zv&#13;&#10;cJMSWnb/AFlo9C6JT0fGZTW1vqBsPfHuc76T/f8AS2b/AKC5L639IpyesY2JW1tYtZBLQB7ibPe7&#13;&#10;alOWSMAfTxdQt5fDyWfmJ46yjCIylDJx/wCZ+efyPa9R6lR0zHdlZBIrbEkCeTtasQf4wukn85/+&#13;&#10;YU31P6gczGf0vOAN+MdjmuE7mD+b+l9LZ/N/9t/vrOfhUN+tTKRWwV+nO3aNs7H/AJiUskiIyjVS&#13;&#10;PDr+8rDymCM8uLOMksmCE84njnwY8mGHyfof5R7Zrg4Ajgp0klYchSSSSSlLkuu/4zekdHuOLL8i&#13;&#10;9phzaQHbXfuPse6tm7/i/UW19ZbrqOlZduNPrNosLI5Dg13uZ/LauO/xON6d+znPq2HPL3erP87t&#13;&#10;/wAF/L9DZ/4Ikpss/wAcfRvTc61mRXY2P0ZYNzv+L/Sel/28+ldpg5lefj1ZVM+ncxtjZ0O149Ri&#13;&#10;wfrz9T6/rRhGpgYzLZBqscOP3qrHs/SejZ/6kWh07DyekdIrxawLsnHxwxona2yytm2uve/6Fb3+&#13;&#10;zekp1Ul5aP8AGT9ZDn/sr7DSMz/RkkH6PrfSdf6f817133VcvqVHTTfhUNtztrT6Rd7dx2+u31N1&#13;&#10;e/0vf+f70lOokvOfq39fuvdZ6l9gOHVtqeG5BaT+ibu9O1/qOtfW5zPf7P8ACLU+vf1r6x9WyL8T&#13;&#10;Frswg0brXnh7js9P0mWVv/0aSnskl5vR9dfrJ9Zamv6DhsbW0NFlthEG2P01eP6tlbPTY/8A45//&#13;&#10;ABSu/VH69Z+R1E9C67SKcyCWuboHbR6ux7d1jP5r9JXdS/0klPdpIWTk14tTr7nBlbGlznHhrW/S&#13;&#10;cvOnf4weufWK99X1ZxA6lhg22f8AqSynHp/4r9Nakp9KSXmGd9d/rX9WW7+sYdT6naNe3gO/M32Y&#13;&#10;9ltf/W3sr9T/AEi7D6j9dv8ArB0mrOyg0WuLw7aIb7HOr+i7ekp5qr64fWHE6/R0rqdVFdWQ87dv&#13;&#10;uJq97WPZY25/7n+EZ/1teiLy3/GP1RnSPrLgZ1jS9tVW7a3l3uu9qtZPX/rxZWc+nCrrxwNwqMOs&#13;&#10;2f8ACV+t9p3/APW6bP8AgUlPpCS536kfW+v61YRyNvp3Vu22MBkA/mWV/wDB2qX1q6l1vBFX7GxG&#13;&#10;ZO6fULnRs+j6fs9Sn6fvSU9AkvNumf43D9mvd1Kloyq7BXVTVO61x3b/AKfq7W1vZ/OIOZ9aPrxW&#13;&#10;0Zv2BrKP3Aze6P8Aham3fbP/AAOpJT6ekqGL1Ijp7M/Pb9nPpCy1rv8ABe31LWu/4tcO36+9c+st&#13;&#10;z6/q1iN9Bhg3Xf8AnddVf/E/rFiSn0dJeb5X1u+tX1Zi/rWLVdiSA59WhbP8utz9n/XaP+uLuui9&#13;&#10;ZxuuYjM7DduqeO+jmkfTrsb+bYxJTeSXmnVP8ZvVug54x+rYTK6nS4Bjt1jq/cyt1dnqel9P+QpZ&#13;&#10;H1g+vFtZz6cKuvHA3Cow6zZ/Lr9b7S5//W6bP+BSU+kpLnfqR9bmfWrCORt9O6t2yxkyAfpNsr/4&#13;&#10;OxWPrX9a8X6r4v2nJlznGK6x9Kx3/fGM/wAJYkp2kl5zi9c+uvXGDLwsajHx3asD/pOb+b/PP3/9&#13;&#10;c9GlE6f/AIxs7pma3p31oxhjPf8ARuZ/N6/nP99rPS/4aq39H+fUkp9CSWT9Zc3qWHiC3pFDcm/e&#13;&#10;AWOO0Bnu3WfTr3/mfnrM/wAX/wBbL/rTh25OTWyt1dmwBkwRtZZ/hN/76SnqUlwf1s+t/wBYehWX&#13;&#10;3V4VRwKi2LXOmQ7ZW1zvTuZ/hrP9Eut6D1F3Ven4+a9oa66tryBwC4fmpKb6S4z6z/XTNo6k3ofQ&#13;&#10;6G35pbueXn2Vgjf+9X/g/wBL/OfufzioZnUvrx0lhyrasbJraJc2sEuaP6rXU2/5nrJKfQklx3+L&#13;&#10;f62Zn1nx8i7NDA6uwBuwbRtcN2z6TvorsUlKSSSSUpZ/1gflM6dkuwQTkip/pwJdv2+zY39/9xaC&#13;&#10;4v6wfWH60YGTcMPp9dmJXq2wu1c0Dc97v01f/ntJSX/FnZ1ezp9h6163q+qdnrAts2ba/wDS/pPT&#13;&#10;9Rdeuc+on1mu+s3Tjm5DG1vFjmQydvtDHfn/APGLo0lKWZ9YrepU4T39HrZblyNrXmGxP6T6T6m7&#13;&#10;9v8Awq5363f4wH9Mym9J6RT9q6g7lupbXPua1za/fZZt9/06/Sr/AD1mO679eemt+15eHVbQNXsb&#13;&#10;tL2t/k/Z7rLf+hekpufUv629Z6j1m/pHWK6q300l5DBqHbqNv6Rlt1X83kLr+s2ZteHa7prWvyg3&#13;&#10;9G15hpd/K91f/Vrzj/F/1evrf1tzOoVNLWXYxO08jXCY9v8Anr1RJT5V1r65fXPoFLcnqONRVU54&#13;&#10;YD7X+8h1mzbRlWP+hU9epUPNlbXnlwB+9cF/jr/5Fp/8NM/895S7rE/ma/6rfyJKTJKFtrKWOssI&#13;&#10;axoJcToAB9Jzl55Z/jC6t9YMl+L9V8UPrYYddbx/X+lVXTu/wfq+pbZ/oklPoyS82zPrZ9a/qyBk&#13;&#10;dYxar8SQHOr0LZ/l1u/R/wDXaP8Ari7vovWcbrmIzOw3bqnjv9JpH06rG/6RiSm8kkkkpSSSSSlJ&#13;&#10;JJJKUkkkkpSSSSSlJJJJKUkkkkpSSSSSlJJJJKUkkkkpS5/6/wD/ACBm/wDFH8rV0C5/6/8A/IGb&#13;&#10;/wAUfytSU+P/AOK3/wAUmJ/13/zzkL6AXz//AIrf/FJif9d/885C+gElKXJ/XT66WdDsq6d0+r7R&#13;&#10;1HI+gw/RaCdjLLNv097/AOXX+fY+xdYvNPqwP2t9deoZlvu+zBzGfyXNLML/AM9svSUzu+uH1l+r&#13;&#10;L67vrDj1vw7XBpfVG6sn/i3vZ/Ys/nf8HcvRKL2ZFbbqiHVvaHNI4c1w3Mcsf674DeodEzKXCYpc&#13;&#10;9v8AXqH2ir/p1rM/xU5zsz6v0teZNLn1z5A+pX/m12pKevSXn/1y+u/Xvq5e9wwqzhbg1lriXbtP&#13;&#10;z/Ss/Rf22Ld6J1zqnU+iHqP2es5bmudVW142Wf6H9Jv/AEf/ABfq/wDbaSno1G14rYXkEhoJgCTp&#13;&#10;+61eZ9J/xh/WXq2Q/HxMCm11TgLNrjtbrt/pPreh/wBWvTklPnVf1q+tf1hcbOjYbMfFB9r7/pO/&#13;&#10;7ccz/wACps2f6ZWvq39es8dSHQ/rDS2jLd/Nvb9F+m5rXe6xn6X/AAdtVn85+h9Ndpl5uPg1+rlW&#13;&#10;Mqr43PcGN/z7F5t1S+v63/WvCd0r9JThFrrbh/N+x/2n0/U/P/0Vf777P9H+kSU+oLJ+sn1lw/q3&#13;&#10;inLzCeYYwfTsd+5WtZeVdUvx/rB9bnjqD2t6f0xku3kBhLNm/fu/0uZb/wBdqp9NJTp4vXfrl19o&#13;&#10;ycDGoxMZ2rDbq5zf7Xv2/wAv7LWuy6E3qLcRo6sa3ZWu41Tsj8z6f5/76z+n/X3oXUbhjY2Ww2Ew&#13;&#10;A4Or3H92t2Qypj/7C6BJSkkkklKSSSSUpCyr/s1L7iJ2NLo8do3oqqdW/oV//FP/AOpckp4HA/xn&#13;&#10;dZ6nX6+H0l1tckbmOc4SPzdzaFr9E+t/W8/Mrx8rpVlFLyQ6wkwzT6f6Spi5X/F79fOlfVvpBx8x&#13;&#10;zzcbnu2MaXHaRVtdu9lX/gi736vfXjpX1id6WHb+mAn03jY+P5H5tn/WklO+kkuW/wAYP1gs6Vgj&#13;&#10;Fw5OdmO9GkD6Xu9tl39jf7P+GsrSU831H/GdmjrjMXBbW7AN7aNzmk73B1bMt9VjXs+h6/6P/rdn&#13;&#10;569NXkn1q6DX9X3dAwK9Sy5xe79+xz8F11n+d9D/AINetpKUkkkkpSSSSSlJJJJKUkkkkpSSSSSn&#13;&#10;O651zH6JR6+QZJ0a0fSef5P/AH9YVPUvrJ1QC7Hpqx6nat9T6RH/AFf/AIDWqF19PVfrBbdmua3E&#13;&#10;wRHuPt3MOzb/AG8j3/8AW/TXT4X1p6XnWCmi9peTABBZJ/kes2veq/Fxk3LgjfDGP6U3YOH7rjjw&#13;&#10;4fvOaUBlzZMkJ5cPL+58mL/0dudNGUMdoziw3/nFk7f5P0v5KtJJKcChTkylxSMqEeLpH5VJJJIr&#13;&#10;VJJJJKUkkkkp8q/x6f8AaD/r/wD7qLQ/xJf8mZH/AB//AHypZ/8Aj0/7Qf8AX/8A3UWh/iS/5MyP&#13;&#10;+P8A++VJKfRUkli/XPOd0/ouZkMMOFTgD4Of+hY7/wAESU8tk/XbrPX823D+q9NbqaDD77PouP8A&#13;&#10;I3bK9j/8H/O2WfzvsV76q/XbMyM93Q+u0ijPAlhb9C0Rv/4T3en+k312enZ7/wCbRP8AFPgNxOgV&#13;&#10;WAQ+9z7Hf5zqK/8AwKlixf8AGwP2bndN6xXpZXYQ4+IY6u+pv/twkp9LSVfqFl9WNZZisFl7WEsY&#13;&#10;TtD3x+jr3rzb/wAcn6xVdQZ0u/BpZkvIAY5xr3bv3L7LvR9/5iSn1FJct9fPrJ1L6uY7MrCortpE&#13;&#10;+q+x23Z9H0WMr9Sp7/U/kb0H6lfWTrnXXC7Pw2U4b69zLASC50+z9FZY+zY9m/8AMSU2frz9cH/V&#13;&#10;Wim2un13XPLAC7ZEDd+5YsX/AJ+fWP8A8pbfvf8A+kED/HM4Mx8FztALyT9y0rP8b3QGWemH2ub+&#13;&#10;+Kzs/wCnsu/8CSU7f1X6xndWofb1DEdhva6GtcZ3iPp+5tb1tKr03qmL1agZWFY22p3Dm/8AUu/O&#13;&#10;Y/8AkPTdVz29Nw7sx+oprc+PHYN+1JTzv1s+vzOjXt6bgVHL6i+Irbwyfo+ts9+/8/0v9H+ks9NU&#13;&#10;sZ/16yXNseMOhpIljpMD/rX2j/z8sH/F91Dp3SqbvrD1u9jcrLscGF0ufsB/T2VU1Nfb+lv9n0P8&#13;&#10;CvRejfWXpvXQT0+9lpbqQJa8D951Nuy3/oJKdNJJJJSkkkklKSSSSU431q+s2P8AVnBdm3guMhrG&#13;&#10;DQvefos/kfy3rlsfqf136lSM+inGqqcNzKnfTc38z6b/AM/+XZQm/wAc2Bddg4+Wxu+rHtPqDyeG&#13;&#10;7LH/AMj2en/15df0/wCsvTs/EGbTfWKS2SS4N2fyLv8ARPYkpyfqX9df+cDrcLLq+z9Qx/5yvsYP&#13;&#10;pvfXu97dln85W9dUvMfqi8db+uGb1fDB+xtaW749rztqx2/9vei/JXo2fmNwca3Ks+hUxzz8GD1H&#13;&#10;JKec+t318q6Fa3AxKzldQsjbU383d9D1tnv3P/MpZ/4Gs7Hs+veWRa5uJjtJHsdrA/lel9of/wCC&#13;&#10;LC+oHUcDC+0fWbrlzGZGRY5te6XPj6eRZRTX6lv5/o+xn6P0vT/PXovRvrP0zrs/s+9lpaJLdWvA&#13;&#10;/e9G307dv9hJTptmBu57wnSSSUpJJJJSkkkklKSSSSU0Or9axujVC7KJDXO2iBuM/SWdifXnpmZc&#13;&#10;zHrc/fY4NbLTG53tYtrLw6s2p1N7Q9jhBBE/6uXG/UauvDy8npmQxhvpcXMcWjdA/RWbLPp/6Kxn&#13;&#10;/GKGcpiYAI4ZOly2Hl8nL5JyGSWbB6qhP9Cf6fyf5P8Ayj0/WOvYvRWtflkgPJDYG7hUcL679Mzb&#13;&#10;2Y9Tn77DtbLTElanUzj1477spjX11tLyHAO+iP5a5v6gdMa6mzqdzG+pdYSzQe1o3fzP+j/SOs/z&#13;&#10;EpSnxiIIoow4uXPKzy5I5Pcxn24yjP0ZMuT5P0P8n+m9ekkkpnOUkkkkpSz/AKw/8mZf/EW/9Q9a&#13;&#10;Cz/rD/yZl/8AEW/9Q9JT4J9QP+X8L/jR+Ry+i186fUD/AJfwv+NH5HL3b605zun9Jy8lhh7KXlp8&#13;&#10;H7dtX/giSnk8767dX61n29O+rFLHsxzFl9n0Z+j7N2yvZv37P52y7+cr9itfVn67ZzuonoX1gpbR&#13;&#10;mETW9v0Lfzv+EZ72fzdjH7P8F+jtT/4ocBuN0Jt4HuyLHvJ/qn7M3/zwsv8AxwMOE/p/V6hFtNpE&#13;&#10;+Mbcmn/MdVb/ANuJKfSkkDJusGO+3FaLLNhdW0naHujdVXv/ADPUcvNLv8ZX1ixs5nTcjBpryXkB&#13;&#10;rHEs3bvobL7L/Q9/9f8AnElPqSS5j68fWHqX1fxGZeFRXawT6zrHQK/o+lsbvpfb6r/3P+2/0iqf&#13;&#10;Ur6z9d689t2bhsqwnsLm2glpJ/M2122Pe9j/AOokptfXX642/Vo41WPj/absp7mtZuLfo+n9Hayz&#13;&#10;e97761j/APPz6x/+Utv3v/8ASC7q7Eoveyy2tj31mWOc0Ocw/v1Od/N/2EszKrwqLMm4xXU1z3H+&#13;&#10;Swb3pKeS+qf16zOt9Ss6Zl4Rxn1Vl7pcSW617GWVvrr/AJz1V2a4P/FVj2ZdWX1zIH6XNuJH9Rhd&#13;&#10;9D/r1llf/WV2mfmNwca3Ks+hUxzz8GD1HJKec+t318q6Fa3AxKzldQsjbU383d9D1tnv3P8AzKWf&#13;&#10;+BrOx7Pr3lkWubiY7SR7HawP5XpfaH/+CLC+oHUcDC+0fWbrlzGZGRY5te6XPj6eRZRTX6lv5/o+&#13;&#10;xn6P0vT/AD16L0b6z9M67P7PvZaWiS3VrwP3vRt9O3b/AGElOm2YG7nvCdJJJSkkkklKVDrnVHdJ&#13;&#10;w7MtlNmQ5kRXWJe6Ts/87V9JJT5b1L/GP9YMfIxm24TcOnIsAaLQ51jgDX630/Q/0v8A3HXqS80/&#13;&#10;xvf03pH/ABtn/VYS9LSUpefdd/xgdaoN/wBg6Y9tWPu3XXh2zaz6Vmz9Cz/2ZsXoKxPrt/yHm/8A&#13;&#10;EP8A+pSUi+onW8jr3SKs7L2+q9zwdo2j2ucxvtXQLj/8U/8A4naP61n/AFb12CSnkfrj9d7ej5NX&#13;&#10;SumU/aeo3gFrT9BgP0PU+h/58r/R/pbLFlZvWfrp0Oo5+ZTj347fdYyv6TG/nfR/c/f/AFhU+r3N&#13;&#10;+r/14Z1HqHtxcisBlh+iz9G3F+l/xtf6T/R13+ou0+sX1j6f07p1uRdbW5prcGtDg42kj2V1t/P3&#13;&#10;pKbH1d6/j/WHCZnYshrpBafpMeP5yp601wn+J3p9+J0Z1lwLW32l7Af3NtdXq/8AXPTXdpKUkkkk&#13;&#10;pSSSSSlJJJJKUkkuJ6t9cOrdNyvs1mNW3e6K5JO5s7GfpG2bEycxAWWzy3K5OakY4+Hij6qnLge2&#13;&#10;SWbh5XULMB119LW5cO217vaT/gvfu9m//jFzLvrf1tuUME4lf2giQyTMRv8A9LtQllEavi9X9Vfi&#13;&#10;5HJmMhA4v1Xz/rYfo/5T/Z/6x7hJBxH22Usde0MtLQXNBna789u5GUjUIokdlJJJJIUkkkkpSSSS&#13;&#10;Sn//0eu/xl0uv+ruY1vIax3yZZVc7/osU/8AFzc2/wCr2G5vZhb82Osr/wC+rezcSvOosxrhNdrH&#13;&#10;McP5LxsevL+idfyf8W7reldXotsxN5dTbWAQZ/d9R1dfv+n6fq+pRYkpt/43v1jK6XiM1sfa7/pO&#13;&#10;x6mf5y9LXmvQcXM+ufXW/WDMpdRg4wAx2v5e4fzTv5X6T9PZZ/xdP6Rd51rqL+l4dmXXS/IdWARX&#13;&#10;WJe7XZ7f6n03/wAhJTz3+MnonTs3prszMeKLscTVcPpbvzMf2+6z1X/9t/zq4j6q5p+tfVMej6zX&#13;&#10;OPpVtOPU9u1l7j9Gy7/SvsZ7/wDu3/4Ha+b1fqP1l6xTb1Xp+S7ArcNmO1jtsn2+rkOdX+m/4T6H&#13;&#10;+i+h6i6n/Gp0+m3CqNeJbdkgxVZQPdRt9zPU9Nr/AND/AMF/57SU92AAIHCdcL/i8+tXVuoR0/q2&#13;&#10;LcHsaSMhzHMDgNuxmR6jGfpv+E/wn7n+EXRfWfr1vQsZuRTjW5bnPDdlY1bo53qP2ts9v9hJTxn1&#13;&#10;3/8AFf0n/rf/AJ9sXpa8X671/qHVus4fV29NyWNxdssLXEv2udd/Oej7F6B9WPrlkddyXY92Bfit&#13;&#10;azdveDs5/m/fXT70lJf8YjHP+r+YGc+mD8g5j3/9Bcj/AIrvqV0/P6f+0+oVjIfY5zWNf7mMYw+n&#13;&#10;/N/v7969LzcSvOosxrhNdrHMcP5LxsevLuldbzv8WrremdSx33YJeX03M8/636L3/n0+oyymz/Se&#13;&#10;okpj9d+k0/UbqOJ1rpINTHvLbK2n2mNrntb/AMHfVv8A0f8AmL1leTXW5v8AjN6ljltDqOlY7tzn&#13;&#10;P/Pnb6vv+g+23Z6TK6/U9H+cXrKSlJJJJKUkkkkpSi97a2l7yGtaJJOgAH5zlJeZ/wCNvM6xc6vp&#13;&#10;mFTacR7N9j62uf6jp/mHuq/Mq+n6f8tJSHrnW8z/ABhZp6L0UlnT2EG++NHgH6X/ABX/AHHo/wC1&#13;&#10;H859D+b9E6L0fH6JiV4OI3bXWPm4/n22f8JYvO/q99cX/V7DZhYnRsoNbq5xDt1j/wA+639W+mt/&#13;&#10;6n/Wfq/Xep5H2rGfjYLawa2vYWuFksb/AD72V+r6n6f/AMDSU9muM+vX16/Y0dN6aPV6nbAa0Dd6&#13;&#10;W76D3s/Pvf8A4Cj/AK5Z7P53Z+uPUc3pvS7sjptbrckABoaN5buOx13pf4T0v9f0a8r+qHUcnoF9&#13;&#10;mfl9MysrNsJ/Sua4bAf5zZvos/S2/wCEt/sf6T1Ep7/6g/Ut3QmPzs8+p1LIk2OJ3bA79I6n1Pz7&#13;&#10;Hv8AfkW/6v69ebZf+MLrmfZTR0/p12O51rQ91jHWNLCduz+Zr9L+XYvSUlKSSSSUpJJJJTS6rl4V&#13;&#10;FXp57miq07Idw6VzuT/i4xS/1MS6yg+H0wP6n83Z/wCCJv8AGXSX4VNgBO22D/aa5CwPrnldNpbR&#13;&#10;1PEt3tAAeB9Mfm/T/wDJqtOUDMxyDQfLJ2uVw8zDl45uUmePJKccuHih+h+5jyNTPr6v9TyzIGQc&#13;&#10;jGLtpDpj+pssdZ6W9v8AhKnrvMe5uRW21n0XtDh8HDcuH6hf1D65OZjU0OoxGuDnPf3/ANf9FWu5&#13;&#10;pqbRW2pn0WANHwHtTsO54b9v9HiYviJ/V4/dGMc56/e9rg/m/wDJe97X6v3Wh9YelV9VwbMezQxu&#13;&#10;af3Xt+g9cr/i+wnZ1juo5Li91IFNYP5oA/8ASfsZ/wBcW11z6zX4Nz8WvDutG0e9oO07h+Ztrs+g&#13;&#10;ua+q3WMvoND6XYV1m9+6QHN7NZ/okycoe6Cf0fmbPK4eY+45IRr9bwSw+vF/N5P5/wDS9H6D6OuO&#13;&#10;+sH/AIo8D+qP+qtXW49puqZYWlhc0OLXfSbI+g/+WxcF1zqOVZ1mrLbiXFuKS2Np/SbS/wB7XbPz&#13;&#10;0/MQIj+9FqfDMcjlnVaYcsPmj804cDp/Wmh/R8yrr2ONAQy9o/OafZv/APRf/GeigMvZk/Wmq6o7&#13;&#10;mPp3NI7gset3p2b/AM4cS1mVjvpY6WFr/wA4EfTr9rFyX1a6RldN6+2m5riyoPDXwduza/0/d/bT&#13;&#10;J/NEx+Sc4y/uybnLkHFlhl9PM8ry2XDv/O4J/J/4R/6kfRUkklacBSSSSSmv1DPx+m0Pyst4rpYJ&#13;&#10;c48CfYuIzv8AFZ0XrYbn9Ntdji0B7TXDqju929lT/fX/AGLWf1Ftf4x8d2R9XsxjQSdrXQP5D6rv&#13;&#10;/Ra4T6l/XXqP1b6dXTm4V1uCZdTaxp0a4uc9n0fStZv37P0lf/baSmz1b6p/WD6n47updO6i+6un&#13;&#10;3PY6R7P3/s9tmRRd6a7/AOqXXf8AnB0unqBaGvsBD2jgPYXVWbf5Hs9i4frX1x6n9cMd3S+i4NrW&#13;&#10;3Da+2zQBn57f9BX/AF32/wDW13X1W6EPq/0ynp4O41g7nD857j6tv9ne/wBn8hJTx/8AjX6Rbiux&#13;&#10;/rJhaX4rmh5H7u7dj2u/qW/oX/8AHLY+sH15pxvq6Or4xizIYG0ju21/tf8A+wn6Xf8A8UunzsKr&#13;&#10;Px7MW8bqrWljh/JcNq8X+p/1av6j1r9k3v8AVwenXWPdGrC7c2vb/wChNlFfs/0frpKfRf8AFx9X&#13;&#10;D0LpTTcP1nI/S2z9L3fzVTv+Kr/8F9VB/wAbH/idv/rV/wDVsXYLz7/Gt1LKtxndHx8O60Whj/WY&#13;&#10;0uYNr93pfo2P9/6NJT1P1OpZT0TBbWAAcap0D957GW2O/t2PXI/W1ob9dOluGhLACf7V63P8XvWL&#13;&#10;87p7MS/FtxnYldVU2AgW7Wenvq3tr/0Xv/4ytcR9YevZ2b1/G6ozp2SGYct2ljps2us9270v0f0/&#13;&#10;+ESU9Z/jdyLKegPbXMWWsa6P3f53/q6mLX+omJTidCw20AAOpY90d7LB6t27/rinm4LPrZ0Y05Vb&#13;&#10;6PtNYO14/SVP/nK/b/wdi4PpPXut/wCL9h6b1LEfkYjCfTtrmACd3su2PY9n/A2+ldWkp9N6n06j&#13;&#10;qmLZh5Ld1VrS1w/783+Wz6bFW+rvQafq9gs6fjuc5jC4y6NxLj6jvobFwmZ9fOvfWRv2XoGDZTu0&#13;&#10;NzvzR/Ise2vHo/r+pZ/wa7r6tdPy+m9Pqxs+45GQ0EvsJLpLjv2b7P0j/S/m970lPF/XOplv1x6U&#13;&#10;14BG1pg/yX2vb/0l6QvH/rD13PzPrBj9Ub03JDcP27Sx02bXWe7c2raz6f8Awi9GyvrDbR0gdVbi&#13;&#10;XPsLWu+zgfpRuOza72/4P/i0lPJ/4qmhnUessbo0XtAHh781ejLyT/F/1bN6b1XJ9XAyNnUb2ndt&#13;&#10;cBSN17t9u+v3sZ9p/SfQ/m12v1p+uGR0G9lFOBflB7NxfXO0auZ6Xsru/SJKeU/xVdJxsjqPUM61&#13;&#10;gddTdtrJ/M3m71HM/wCE9n016ivGvqd9Ys/6tvy3u6bk2/abA8Q1zdsep7f5l+7+dXoX1V+td/X3&#13;&#10;2MuwrsQVgEGydrp/Nbvrp9ySnN/xu5FlPQXNrJAstY10fu+6z/z5XWtf6i4lOJ0LDbQAA6lj3R3f&#13;&#10;YPWu/wDBHq79YeiVdewLen36Nsbo79xw99Vv9ixee9G651r6hMPTeqYlmRhsJ9O2r3bW/wAiz6Hp&#13;&#10;/wDBXejbWkp9Ny8WrMpfj3gOqsaWuB7tcNr15v8A4krn+nnY4JNLH1ub4S/1mWf9CilP1T6+dV+s&#13;&#10;1Tun9AwbmG0bXXPEbGn6fu/mKf8AjrL/APi/0i6v6jfVRv1X6eMZxDr3nfa4cbv9Gz/g6m/+lPz0&#13;&#10;lPM/XOll31w6UywBzdrTB/kvte3/AKS9IXj/ANYeu5+Z9YMfqjem5Ibh+3aWOmza6z3bm1bWfT/4&#13;&#10;RejZX1hto6QOqtxLn2FrXfZwP0o3HZtd7f8AB/8AFpKeT/xVNDOo9ZY3RovaAPD35qpfXpjeofXD&#13;&#10;p+Fla4+2v2n6Ltz7d/8A296VdKr/AOL/AKrm9O6rk+rgZG3qN7Tu2uApG69++3fX72M+0/pPofza&#13;&#10;6n/GJ9Tb+usqzunHbn4xlmu3e2fUaz1PzLarP0lCSnslw3+ODEpu6GbrAPUqsYWHv7j6djP+2/8A&#13;&#10;z2qWL/jSyunVijrfT725LRBcxsNef9Jss9PZ/wBb9StZ+fV1v/GRkV1OofhdLrduJfy4/wCk97a/&#13;&#10;Xt2fzXp1+jT/AISxJT3f1KyLMnomHZdJeaWyTyYGxrv8xcr/AIkv+TMj/j/++VL0DFxq8SlmPSNt&#13;&#10;dbQxo8GtGxjV5N0rqHUf8W2XkYd+K+/Btfure2Y/kWV2bbGb31bPVpekp7P/ABpf+JvL/wCtf+fs&#13;&#10;daH1J/5Dwv8AiGf9SuA+tnW+t/XDptgw8GynBr2ueXAutvO5ra66K9nvrr3+vZ6f+h/nv8Gus/xc&#13;&#10;dWvysBuFkYtuOcWtjN9gLW26bf0e9tf7iSnM+tf1Y6zh9YP1h+r+2y17A2yt0T7Wtq/wuxllb66q&#13;&#10;/wA/1fUVMfXX650k+t0sOAGu2q3/AKpt1yq9a6r1fov1vysvAx7cmosrD62tc5rqvTp/0bbPT9O7&#13;&#10;f+k/43/hFtH/ABt44bs+w5f2j/R7BG7931N/q/8Asukpu/4vfrLgdaZezGxhiZIfvurH5zne3192&#13;&#10;2v8Ac97Nn6JdguB/xc9Bz2ZmX17qVfoWZZO2oiHAPd69jnsd76/zNnqfpF3ySlJJJJKUqnVv6Ff/&#13;&#10;AMU//qXIuZecaiy5rHWFjHODG6vftG/0qv8AhLPzF5/mf4yc3JospHSMob2ObMO03DZ/3HSU2/8A&#13;&#10;E3/yG7/j3/8AU0ru15B9SvrTn/VfAOC/pmTaTY5+4Nc36QY3bt9B/wC4vRfqt9YbevUPuuxbcQsd&#13;&#10;tDbAfdpu3s3Mq/6hJTw/+KdozerdTzsjXJDhE8j1X3Pv/wDPNS9SXlnX+hdV+p/WH9d6LWb8a4k2&#13;&#10;1gF23ed91dldf6T0vU/TU3V/zP5//C2G/wCNDq3VmfZuldMf9pdpuJL2Vn9936Gln/b1ldaSmH1O&#13;&#10;xqcX67dSqx4FYqeQBwC5+JZYz+xY9enLxX6tHqv1R65fkZeJfl2WNNb3Vtcdz7HU5FlzLfT2Xfza&#13;&#10;9W+sfWbOi4hyqsezKcHAenWPdr/hPov9n9hJTyf+Ov8A5Fp/8NM/895S7rE/ma/6rfyLyP68/WbP&#13;&#10;+tWCzDZ0zJpLLRZuLXP+i22rZt9Bn+mW/T/jNza2NZ+yMo7QB+d2/wDQZJTs/wCM/Isx/q7kmuQX&#13;&#10;bGkj91762Wf57f0a5D6j9T+sHTOlV19N6Y26h5c/1S8NNhJ273e/8zZ6P/W16P1Hp9f1g6a7FyGu&#13;&#10;Y3IrEtI99ZcPUZ7f9LRYvPOjdX6z/i9a7pvUMR+ThNcTXbVMNDvc7Y/+b2P/AJz0bfRtSU6ed1v6&#13;&#10;1Z2PZi3dIYa7WFjh6g4cNn+kVj/FT0HqfQ8XIp6jWamvsa5jSWu7bLn/AKNz/wDglVu/xo5uePT6&#13;&#10;L02+y0/nPB2t/rMo/wDS9S6T6nt66aLLOvuZ6r3SxjQ39G39x7qfZ/59/wCNSU9AkkkkpSSSSSlJ&#13;&#10;JJJKUkkkkpSSSSSlJJJJKUkkkkpSSSSSlJJJJKUkkkkpS5/6/wD/ACBm/wDFH8rV0C5/6/8A/IGb&#13;&#10;/wAUfytSU+P/AOK3/wAUmJ/13/zzkL6AXz//AIrf/FJif9d/885C+gElKXmn1F/Vvrb1bHf9J7rH&#13;&#10;j4er6n/uwvS1539c+l5vQes1/WjplRuZG3JrbyQB6Xqe3/Bvp/P/AMDbT6iSnsPrTe2jpGZY7gY9&#13;&#10;v/UP2rnP8T9Lqughx4suscPh7af+qqWD17655H15oHRuh41o9UgXPeAGsaDu2bqnW7Kt/wBOx/8A&#13;&#10;xfpfpF6P0PpNfRsGnAp1bSwNn94/4Sz/AK5Z+kSU2MzDpzqX42SwWVWCHNPBC8N6l1C76v35fR+k&#13;&#10;5VjulOsa22xrd/o7z+mrrs/f/nK/0b6/tXprrPr39ces2+t0vpuFkVAOLHXhjnF7B/3G9Ov2Mu/0&#13;&#10;u/8Amlt/Uzp+G36vOqODYxpa71arW/pchzR/Oe7Zv9X/AAH+j/waSnZ+qnTOndN6dVX0oh2O4bhY&#13;&#10;NTaT/hrX/wCk/wDPf80theLfVnr/AFb6tZdjMTByndOscSMd7Huewn/Q3+l9P+x+l/wn6T9KvV+s&#13;&#10;3Z56dZb0tg+2FgNbLPH272P/ADfU9Pf/ACPVSUv1v6v4PX6Rj9Qr9StrtwEuaQ6Nm7fU5jl5z1/B&#13;&#10;s/xa52Pm9Ltf9hveRbQ47m6bd/8An1fzVn87V6f84reP/jdv6ePQ65g2VXjksG3d/wBYydmz/t6x&#13;&#10;VLG9R/xl9QofZjuxulY53Ev/AD/o+p79rPVtt2en+j/R46Sn1deK9K+rTOv/AFvzcTMn0GXXXPaD&#13;&#10;G9os20s/9mWf9bXtS86+tvSs/wCrvWW/WfpdRvre3bkVN549Nz/Z79j2Mrf6n+Cuq9W1JTc+uX+L&#13;&#10;zpNvS7rcOhtF9FbrGOZ7Z9Mep6Vv+k9T99X/APFp1q7rHRK7Mgl1tTnVOceXbP5t7v8ArT2Lles/&#13;&#10;4yr/AKyYr+ldGw7vtF49N5MHY13su/m/8z1bfS9Ndv8AUv6vH6u9KqwnkG3V9hHHqP8Ac/b/AMX/&#13;&#10;ADSSndSSSSUpJJJJSlG2ttrDW8S1wII8QVJUOuZOXiYVt3T6hfktbLKyY3a+7/oe/Z/hPoJKQdI+&#13;&#10;qnS+jM2YeOxni4je8/1rrd9q4P8Axq9Ep6Icbr3TWijIbcGO2DaHOh99Vuxn536F/qf6X89Wa/8A&#13;&#10;HGMX9H1TAuptHIHj/wAXkeg9ioZH7T/xm5tLXUOxelUu3Fzvz/3/AH+z1Lns/R1+l/R0lPqeJf8A&#13;&#10;aaWXRG9rXR/WG5eTj65dPP1ov6l1cvDcTdTjVtbvjaX1WXv/AJX84/8A69/wK9ca0MAa0QBoAq1v&#13;&#10;TcR26x1FbnGSfY0ucUlPkn15+vHTet5vTcjELyzFtL7NzdvtLsV/s/f/AJixeo/Vz6w4/wBYsU5u&#13;&#10;K17at7mDeAC7Z/hPpP8AYvKfrR1TI6zlYd9HSLqG4thc9vpn9KC6l+x2yhn+g/l/zi9V+rXUf2lg&#13;&#10;syPszsSSR6TxtIg/S27a/Y//AItJTqpJJJKUkkkkpSSSSSlJJJJKUkkkkp806L0RnVeuZNOVPp12&#13;&#10;WPc2fpkP2Mb/AOCLoPrR9UsE4Nl+NW2m2lpeC3SQz3vY/wDsIHW8PK6D1M9awqzbVYIuYOf5f+fs&#13;&#10;9Tf/AKVVep/XC7r1Lun9Nx7PUtG1xP5rfz2+3/z5YqVQhGUZD161/WelMuZ5jLhz4J1y0Y4/c9fB&#13;&#10;jwcH8/78Hovqf1GzqPTKrbjNjZY4n87afpf5i2lm/V7pX7Iwa8UmXNEuI/ed73rSVuFiIv5q1cHm&#13;&#10;jCWfIcf82ck+D+4pJJJOYFJJJJKUkkkkp8q/x6f9oP8Ar/8A7qLQ/wASX/JmR/x//fKln/49P+0H&#13;&#10;/X//AHUWh/iS/wCTMj/j/wDvlSSn0Vc7/jBpdf8AV/Ma3kV7vkwtud/0WLokPJx2ZVT6LRursaWu&#13;&#10;Hi1w2PSU81/ixvbd9XcWOWh7T8RZaud/x0fp2YGI3+cttdH/AIHV/wCjlU6P1jJ/xaW3dN6nTbbg&#13;&#10;OeX021gHn+v6dXvbs9Sr1f0Vn/GK10ijL+vXXautZNLqOnYgBpa/mx7Tvr2/v/pv0tr/AOb/AEXo&#13;&#10;JKfTFyv+MTofTuo9NfkZ7xS6gbq7o9zHfm1/8Ky5/wDgVvdWz3dOxLMplT73VtkVsEvf/UXknVut&#13;&#10;9S+svU6X9S6flHp1bgW4zGP9zv37rPTZ6r//AEX+i/R/pLUlI/qznu+tPUcXE+s1zjVWwGit42sy&#13;&#10;H/4N19n+Fc/9/wD7U/zW/wD03tTWhgDWiANAAuI/xodOx7Om1huHZdc07anUN91ED2/zbH/q/wCZ&#13;&#10;6P8A57s2IH+Lv61dXyy3pvVcW6WtMZDmOZ7Wj2syfUZ/Of8AC/4T/wAESU9b1n6vYHXW1s6hULW1&#13;&#10;O3tBJHu+j+Y73t/kIj+h9Pso+yux6vRIjZsbt/zdqwvrj9aep/V66t+NhHKwy2bHtJ3NfP0P0bbf&#13;&#10;SZs/wllfvWC//HPTaw14uFc/J4DCRtn/AK3vt/8AAklIPqVUfq59a8zodLicVzdzWkztO2rJp/zK&#13;&#10;bvRXZfXtjn9BzQzn0XH5D3v/AOgsD/F79Wc9mVf9YOsjbl5MhrCILGuLXvc9n+D+hXXVV/gql3OT&#13;&#10;jsyqn0WjdXY0tcPFrhsekp8t/wAVf1LwOpYTupdQYL3F5ZWx+rGNb9J3p/v2Wveo/X7olP1My8Xr&#13;&#10;nRx6M2bX1tPsd/hPo/6O6v1K7q/5tP03qmd/iytuwM3Hff057y+q1nn/AOB/R2erT+j9Oz+QoZuT&#13;&#10;m/4z86immh9HS6Hbnvd+d+/7/oet6f6Omqr1P9I9JT6xW8WNDxwQCPmpJgABA4TpKUkkkkpSSSSS&#13;&#10;njP8Zv1mv6Nh1YmGAcjMca2kgO2tG31fY/2b/wBNXX71mYX+JXpwxw3LutdkEe5zC1rA7/g63Vv9&#13;&#10;n+v6Nan+Mz6r5PXcOrIwNcrEcXsb3c1231G1/wDC/oqrGLLo/wAcNOPWKeo4eQzNAgsa0bXO/wCv&#13;&#10;Oqur3/uejYkpb6iZ2T9X+r3fVPLLX1sBfS8NDTw2/wB+3/S0+/3/AM3YzZveuu+uLHP6JmtZz9ns&#13;&#10;/wCpcuU+pPR+odW6xd9aOqVGjeC2ms6OiPR3e73+nXQzZ9D9P6nqr0G2ptzHV2CWOBBB7g/SSU+U&#13;&#10;f4qfqbg9VxX9S6iwX7XmutjtWNDdtr7Nn8t9v+u9E/xh/V+n6o243XujD7O8WhjmN+gSQ+1ns/NY&#13;&#10;9lVtV9X809LAzs3/ABY5F+JkUPyOl2vL67Gfm/8Aov1PT2Muqs9L+b9StC6ln53+M/KoxMSh9HTq&#13;&#10;n7rLHf5u/d/N+p6fqMopr9T/ANJpT6tjXjIqZc3QPaHD+0NyKo11traGMENaAAPIKSSlJJJJKUkk&#13;&#10;kkpSSSSSlLivrUD0Xq+N1hn8287Lfl7Hf52P9D/iF2qyfrT0r9q9OtoaJsA3s/rs/wDSn80o8sTK&#13;&#10;OnzR9UW5yGaOLOOP+ay/qM3+yzehyvr5mufj09OxzNmW8AR+6C3/AKu30l0mDiMwcevGr+jW0NHy&#13;&#10;XDfU6jJ6rnsyswHbh1CtsiPd7mV/2v5z/oL0BNxHjJyfvemP91n5+I5eMOUB4va4suaUf0s2b/1z&#13;&#10;7akkklM5ikkkklKWf9Yf+TMv/iLf+oetBZ/1h/5My/8AiLf+oekp8E+oH/L+F/xo/I5e3/Xih1/Q&#13;&#10;s1jefRe7/MHq/wDfF4h9QP8Al/C/40fkcvoi2ptzHV2CWOBBB7g/SSU8n/ipubb9Xcdo5rdY0/H1&#13;&#10;LLv+ptWN/jrs3YWJjt1e+4kD+q3Z/wCj2Kj0vqWT/iyyb8LOptt6ZY/fTawAx+b+f6dXqPr9P1q/&#13;&#10;Ur99fsVjAryv8YHW6OqXUvp6Xh61h/8AhHg+p/b9S30/W2fovRp9JJT6XTX6bGs52gD7lzv1+6H0&#13;&#10;3qnTbLOouFPoguZdHurd/wCjWW/Q9D/C/wDG7Ft9TzHYOLZksrdc6tpcK2CXvj8yteRdd691P6y5&#13;&#10;9Jzun5X7NrcD9nY18vP71tvp+93/AKL/AEdezf6ySmv9Xeov+s2dh4H1kvf9lrbNDXDa3JfPp1ev&#13;&#10;d/hP9F6v+E9P0P56x/qe2sY2toYwBrWiABoAB+a1cZ/jJ6djWdIY0Ydlz2kMq9Fvvx9Pp/o2v/V/&#13;&#10;0fpvp+h/0Hqj/i6+tPWL3s6X1XFvMA7chzHN2ta36GV6jPf/AKNl30//AD4kp9DXEf42uruw+kjC&#13;&#10;qn1sx4rAHOxv6S7/ANFU/wDXl26806nVZ9ZPrrTjuafs2A0OJI9pcz9Y/wCnk2UUf9bSU919XulD&#13;&#10;o/TsfBH+CrDT5v8ApXP/ALdu9V/rixz+iZrWc/Z7P+pctlQtqbcx1dgljgQQe4P0klPlH+Kn6m4P&#13;&#10;VcV/UuosF+15rrY7VjQ3ba+zZ/Lfb/rvRP8AGH9X6fqjbjde6MPs7xaGOY36BJD7Wez81j2VW1X1&#13;&#10;fzT0sDOzf8WORfiZFD8jpdry+uxn5v8A6L9T09jLqrPS/m/UrQupZ+d/jPyqMTEofR06p+6yx3+b&#13;&#10;v3fzfqen6jKKa/U/9JpT6tjXjIqZc3QPaHD+0NyKo11traGMENaAAPIKSSlJJJJKUkks36w9Xf0b&#13;&#10;Ddl1UWZLmkD06/pHcdu78/2N/qJKeG/xvf03pH/G2f8AVYS9LXi/1y6/1D6y34dzOm5NX2R7nEFr&#13;&#10;nb9xof8A6Fmz+jruvq99ecnrOY3Et6bkY7XBx9R4Oxu0b/0m+qr6f83/AMYkp65Yn12/5Dzf+If/&#13;&#10;ANSttea/WX69Zufi5XTWdKyh6jX1B5Du/wCj9TY2n/0Ykp2v8U//AInaP61n/VvXYLyb6ofXDP8A&#13;&#10;q706vpzul5NpYXHcGubO9zrPoeg5eq49puqZaWlhc0OLXfSbI/m7P5bElPnH1vvyPrf10fVelwrx&#13;&#10;qQLLn7Q5xIa232bv3PVrp9n+E/nPYpdU/wATWEzGL+m22jKYNzfULXse5v5ljPTZ9P8A1ren+tfT&#13;&#10;eofVvrw+s3T6TkUWNDb62/SHtbS/6G53pvZXXb63+m/nUsz/ABuNz6TjdHxMh+a8bQHNEMcfbv8A&#13;&#10;0D7rLdn9SpJTuf4t/rTZ9Y+m78kD16Hem8gQH6bq7tjfobl1i5P/ABb/AFWt+rfTSzK0yLneo8D8&#13;&#10;zTZXT/Z/7+usSUpJJJJSkkkklKSSSSUpc39fOk/b+nm5g/S4/vH9X/Dt/wA39J/1pdImIDhB1BTZ&#13;&#10;xE4mJ6s3L5pcvljljvjlxf3nI6H1xmX0pudc76DD6h/lV/zv+f8AziyPqTjvz78jreQPdc4tr8mj&#13;&#10;6f8A6Lp/60uez8XM6bdf0DHBNeTa1zDr9D/X0vXf/wAAvSOn4TMDHrxavo1tDR5/y/7agxk5JDi/&#13;&#10;yXzf7R1ObjDlMUziN/f5cWL+pyX87/6V/V/9SbCSSSsuKpJJJJSkkkklKSSSSU//0vVUkN1sGITe&#13;&#10;t5JKSpIXreSXreSSkqSF63kl63kkpKkhet5Jet5JKSpIXreSXreSSkqSF63kl63kkpKkhet5Jet5&#13;&#10;JKSpIXreSXreSSkqSF63kl63kkpKkhet5Jet5JKSpIXreSXreSSkqSF63kl63kkpKkhet5Jet5JK&#13;&#10;SpIXreSXreSSkqSF63kl63kkpKkhet5Jet5JKSpIXreSXreSSkqSF63kl63kkpKkhet5Jet5JKSp&#13;&#10;IXreSXreSSkqSF63kl63kkpKkhet5Jet5JKSpIXreSXreSSkqhbYKmOsdMNBJjU6KPreSXreSSnz&#13;&#10;jrH+OfBsxLa+n1XtyXNLa3PawNa4+31fZfa/9H9Nn6NS/wATfU8E49mDS2z7YZuue5o2O19Kuuu3&#13;&#10;e93s/wCF9P8Awy9F9byS9bySUlSQvW8kvW8klJUkL1vJL1vJJSVJC9byS9bySUlSQvW8kvW8klJU&#13;&#10;kL1vJL1vJJSVJC9byS9bySUlSQvW8kvW8klJUkL1vJL1vJJSVJC9byS9bySUlSQvW8kvW8klJUkL&#13;&#10;1vJL1vJJSVJC9byS9bySUlSQvW8kvW8klJUkL1vJL1vJJSVJC9byS9bySUlSQvW8kvW8klJUkL1v&#13;&#10;JL1vJJSVJC9byS9bySUlSQvW8kvW8klJUkL1vJL1vJJSVJC9byS9bySUlSQvW8kvW8klJUkL1vJL&#13;&#10;1vJJSVJC9byS9bySUlSQvW8kvW8klJUkL1vJL1vJJSVJC9byS9bySUlSQvW8kvW8klJUkL1vJL1v&#13;&#10;JJSVJC9byS9bySUlSQvW8kvW8klJUkL1vJL1vJJSVJC9byS9bySUlSQvW8kvW8klJVz/ANf/APkD&#13;&#10;N/4o/latv1vJYH19tnoOYI/wR/K1JT5H/it/8UmJ/wBd/wDPOQvoBfP3+K87frHiH/jf/PN6989b&#13;&#10;ySUlSQvW8kvW8klJUkL1vJL1vJJSVJC9byS9bySUlSQvW8kvW8klJUkL1vJL1vJJSVJC9byS9byS&#13;&#10;UlSQvW8kvW8klJUkL1vJL1vJJSVJC9byS9bySUlSQvW8kvW8klJUkL1vJL1vJJSVJC9byS9bySUl&#13;&#10;SQvW8kvW8klJUkL1vJL1vJJSVJC9byS9bySUlSQvW8kvW8klJUkL1vJL1vJJSVJC9byS9bySUlSQ&#13;&#10;vW8kvW8klJUkL1vJL1vJJSVJC9byS9bySUlSQvW8kvW8klJUkL1vJL1vJJT5f/j0/wC0H/X/AP3U&#13;&#10;Wh/iS/5MyP8Aj/8AvlSzP8eL932D/r//ALqLQ/xKv29MyP8Aj/8AvlSSn0hJC9byS9bySUlSQvW8&#13;&#10;kvW8klJUkL1vJL1vJJSVJC9byS9bySUlSQvW8kvW8klJUkL1vJL1vJJSVJC9byS9bySUlSQvW8kv&#13;&#10;W8klJUkL1vJL1vJJSVJC9byS9bySUlSQvW8kvW8klJUkL1vJL1vJJSVJC9byS9bySUlSQvW8kvW8&#13;&#10;klJUkL1vJL1vJJSVJC9byS9bySUlSQvW8kvW8klJUkL1vJL1vJJSVJC9byS9bySUlSQvW8kvW8kl&#13;&#10;JUkL1vJL1vJJSVZ/1h/5My/+It/6h6t+t5Kh9YLZ6Zlaf4C3/qHpKfCPqB/y/hf8aPyOX0WvnT6h&#13;&#10;GOvYZ/4Ufkcvob1vJJSVJC9byS9bySUlSQvW8kvW8klJUkL1vJL1vJJSVJC9byS9bySUlSQvW8kv&#13;&#10;W8klJUkL1vJL1vJJSVJC9byS9bySUlSQvW8kvW8klJUkL1vJL1vJJSVJC9byS9bySUlSQvW8kvW8&#13;&#10;klJUkL1vJL1vJJSVJC9byS9bySUlSQvW8kvW8klJUkL1vJL1vJJSVJC9byS9bySUlSQvW8kvW8kl&#13;&#10;JUkL1vJL1vJJSVJC9byS9bySUlSQvW8kvW8klJUkL1vJL1vJJSVJC9byS9bySUlSQvW8kklP/9P0&#13;&#10;6z6RUU9zg0lzjAGpJXnLPrL9YPrbk2j6umvHw6XbfVsAPqH/AK5XkfT/ANHXR+j/AMLYkp9FSXF/&#13;&#10;Vb63Z56g/oXXmNZmNE1vbo20Rv8A6n83+kr9P/tv1F2iSlJJJJKUkksv6xdTy+mYvrYOM7LuLg0M&#13;&#10;aYgHd+mf/IYkp1El5mPrf9ZK+s4eH1FjMavIe39G0Ndurc70vfY5+Q9n/gS9MSUpJZn1l6s7ovTb&#13;&#10;89jQ91TZAPBJOxu7/OXI4v1s+t2XUzIp6bU6uxoc0zEtd7mO92Qkp9BSXnVv15+seFl42LnYNVZy&#13;&#10;bAxoklztWMs2bLrP9IvRUlKSSSSUpJJJJSkkly314+uT/q2yqnGq9bKyCRWDO0Rtb7ms/SWO32ey&#13;&#10;piSnqUl56Kfr46v7X6tAPP2eGbv6n8z/AO7q3vqT9bx9ZKHtuZ6WZQdtrO3/ABle/wB/5n0P8Ekp&#13;&#10;6RJRsfsaXAF0AmByf6q4CvqH1y+sLjbhV19Oon2+s33n+t61ORb/AG/s1NaSn0FJcH0D64dUwuqN&#13;&#10;6F9Ymt9Wz+btaAA4n+b+h+jey36DNjK/036N/wDwfeJKUkkkkpSSSSSlJLG619asXotrachtjnOb&#13;&#10;uGwAiJ2fnvr/AHFn/wDji9O/0d3+az/0sozlhE0Tq3Mfw/mcsROGOcoS+WT1KS5b/wAcXp3+ju/z&#13;&#10;Wf8ApZbtvVKasP8AaBk1bBZoPdtcN7fajHJCV0dlmXk+Yw8IyQlD3DwQ/rSbiS5b/wAcXp3+ju/z&#13;&#10;Wf8ApZL/AMcXp3+ju/zWf+lk33sf7wZv9Gc5/mpvUpLG6L9a8TrVrqKG2Ne1u73gDSWs/Mss/fVX&#13;&#10;N+veBh3vx3stLq3FpIa2Jb7fbvtYj7sKu9GMcjzJmcYxy9yI4pQ/qvRpLlh/jF6cT9C4f2W/+llt&#13;&#10;9K63idWaXYr9xby06Ob/AGEY5ISNAglGXkuYwx4smOcIfvV6W8kkkntVSSSSSlJLG+s/1qxPqxSy&#13;&#10;/LbY5tjtoFYDjMb/APCPqYuc/wDHl6P/AKHJ/wA2v/3pSU94kuD/APHl6P8A6HJ/za//AHpXVfV/&#13;&#10;r2P9YMRudihwrcSIeAHAtP52x1jP+mkp0kkkklKSSSSUpJM6YMc9l5lndf8ArX0TPxKOpWVenk3B&#13;&#10;oDGtILQ6plv5nqM/n0lPpySSSSlJJJJKUksj60fWOn6t4f229jnt3tYGtiZd/W/qLUoubfW21n0X&#13;&#10;tDh8HDckpmkkkkpSSSSSlJJJJKUkkkkpSSSSSlJJJJKUkkkkpSSSSSlJJJJKUkkuE6Vg9eb9arsj&#13;&#10;I9X9nkviXfotkfq3p1btv7n5iSnu0kkklKSSSSUpJJJJSkkkklKSSXCYmD14fW12RZ6v7Ol3536H&#13;&#10;Z6e2lrat23+f9P8AMSU92kkkkpSSSSSlJJJJKUkkkkpSSSSSlJJLhf8AGH1jr/RD9twbK24IDW/R&#13;&#10;Dn+o7971W/8AUJKe6SVXpOQ/KwqL7Pp2VMc6P3nNa9ytJKUkkuG6w365sybn4dlAxQ5xrENn0/8A&#13;&#10;B7/VZv8AU2fzn8tJT3KS5T/Fv9YMzr/TbMnOcHWNucwEAN9oZTZ+Z/xq6tJSkkkklKSSSSUpJJJJ&#13;&#10;SklR623OdhWDpZYMuB6Zf9Hlu/8A8C3+n/wi5D6l/WHrWR1vI6T1h7HGmkuIa1oh+7H2/pK2/wCj&#13;&#10;vSU96kkkkpSwfr5/yFmf8UfytW8sH6+f8hZn/FH8rUlPkn+LH/xRYv8A13/z1eveV4N/ix/8UWL/&#13;&#10;ANd/89Xr3lJSkklyP1z+t+T03Ip6T0lgt6hkcTq2tp+i7+v/AF/ZWz9JYkp65JecZfXfrT9UzXld&#13;&#10;ZNWXhvcGv9MAOrn/AIurG9/9f1av+EXoWLk15dTMik7q7GhzSO7XDcxJSVJJJJSkklGx+xpcAXQC&#13;&#10;YHJ/qpKZJLz6vqH1y+sLjbhV19Oon2+s33n+t61ORb/b+zU1ovQPrh1TC6o3oX1ia31bP5u1oADi&#13;&#10;f5v6H6N7LfoM2Mr/AE36N/8AwaU94kkuAt+u3XsvPy8XpOFXdXi2mskkg6F9fu3W0/T9J6Snv0l5&#13;&#10;7l/W7624VL8jI6dUyqtpc5xdw0f+hK6r6pdYv630yrPyWCt9u47WzEBzq2O9/wC+kp2EkkklKSSS&#13;&#10;SUpJJCy7/s9NlwE7GudHjtG5JSVJeb9K+vX1n6xT9owcCq2rcW7gSPcPzffexbPRet/WfJy66s/p&#13;&#10;9dWOT73h2rRH0v563/qElPXpJLhuv/XXq2N1l/R+l4td7msa73E7jLfVf/hKmfnpKe5SXB/84/rl&#13;&#10;/wCVlX+d/wC/K7XAsvtx635TBXc5oL2A7gx8e9m9JSdJJJJSkkkklKSSSSUpJJJJSkkkklKSXJf8&#13;&#10;5urZWRdXg4zLK6bCySddDt/0labJ+sPXsWt112JW2tokknj/AMGUXvR3qVd+F0B8NzWIk4YzlXol&#13;&#10;mx+56/6j1ySo9DzrOoYVWVc0MfYCSBxy7Z/nsV5SA2LHVpTgcczCXzQkYS/wFJJJIrFJJJJKUkkk&#13;&#10;kp8u/wAd3/aD/r3/ALqrQ/xMf8m5H/H/APfKln/47v8AtB/17/3VWh/iY/5NyP8Aj/8AvlSSn0FJ&#13;&#10;JImNSkpSS88d9Z+vfWrMtp+rhroxaDBvsAO8/wBuvI/nP8Gyuj6H86rv1Z+tvUKupHoP1ga1uURN&#13;&#10;djdG2fn/AJv6P3t/m3s9P/Ren6qSntkkkklKSSSSUpJcv9fPrXkfVmimzFrZY+55bD5jj+RsWX/z&#13;&#10;j+uX/lZV/nf+/KSnvElj/VnO6rm0Pf1fHbjWh0NDXbtzY+l9O3Z/nqx1/qZ6T0+/Na0OdVWXAHgn&#13;&#10;8zckp0El57h/W76251LMnH6dU6qwbmumJafzvfkIWV9evrJ066inNwaqzkPDGCTLjLW+zZfZ/pEl&#13;&#10;Po6SSSSlJJJJKUkkkkpSSxPrf9aKvqzgnLe3fY47K2TG55/e/wCDZ+eucx6vrv1CkZrb6MfeNzaC&#13;&#10;wTH7r99F76/+3/8AjPTSU98kuT+pn1xu6xbb03qVYp6hjzvA+i8A+m97f6ns/wDPlS3+tdQPTMG/&#13;&#10;MA3Gmp7wPEtG9rUlN1Jed4P1w+tnUKGZON06p9TxLXTEj+3kIXUPr59ZulmsZmBVX6zwxgky537j&#13;&#10;dl70lPpKSSSSlJJJJKUkkkkpSSSSSlJLO611yjotTbchr3Nc7aNgB/lfnurWf0/68YOfezGrZaHv&#13;&#10;MAlrY/tbLXphyRB4SfU2YcnnyY/dhCUsQv1/3HoUlQ6z1qno1IvvD3NLtvsEmf7TmLLwvr3g5t7M&#13;&#10;etlwdY4NBLWxJ/e2WvSOSMTROqsfJ58sPchCU8Y/T/uvRpJJJ7WUkkkkpSodf/5Nyv8AiLP+oer6&#13;&#10;odf/AOTcr/iLP+oekp8L+of/AC7h/wDGj8jl9Br58+of/LuH/wAaPyOX0GkpSS89v+tPW/rPnXYn&#13;&#10;1bNdWPjmHXvAO4/22ZHss/wWyj/hFa+r31s6lidTHQvrC1vrvE1XN0bZ+79H9H+k9/p+yr9J+h9N&#13;&#10;JT3CSSSSlJJJJKUkuX+u31pzOgvxMfApbdflPc1rXT+b6ft9rmfTfesv/nH9cv8Aysq/zv8A35SU&#13;&#10;94kuL+qf1w6r1XqlvTOoY9dJpr3P2EktdNfpsd+ktr93qLp+tdQPTMG/MA3Gmp7wPEtG9rUlN1Je&#13;&#10;d4P1w+tnUKGZON06p9TxLXTEj+3kIXUPr59ZulmsZmBVX6zwxgky537jdl70lPpKSSSSlJJJJKUk&#13;&#10;kqPW86/p+G/IxaHZNrY21NMF0nb/AC/ofTSU3kl5b1f65/WjDycUZdTMOrIsAa0Br3Oa11Xrep6j&#13;&#10;79n89/wK9SSUpJJcB1/61/WasZD8TBFGPRuJtsIcdjP8LXufUx2//g68hJT36S576hdXyes9Hqy8&#13;&#10;x2+5zngugN+i57GeyvYxdCkpSS4764fXHLwsyvovRqxbn2iSTq2sH/v+z9L+k/R1VLMy+ofXH6tV&#13;&#10;/b891OZjNg2MYA1zG/1q6cb/AD/1lJT6IkqfSOq0dYxK83GM12iR4j819b/5db/YriSlJJJJKUkk&#13;&#10;kkpSSSSSlJJJJKUkkkkpSSSSSlJJJJKUkkkkpSSSSSn/1Ov/AMYOY7D6HmWtME17P+3SzG/9Gqr/&#13;&#10;AItcNuJ0DGga2B1jj4lznf8Aor00X/GTQ7I6DmMbyGtd8q31XO/89pv8Xd7b+gYjm9mlp+LHPrSU&#13;&#10;83/jOH7P6r0vqbNHts2uP8mt1VrW/wDgty77qTspuNYcENdkhp9MP+gX/m71wP8AjX/WcvpmEzV7&#13;&#10;7Xad/c7Hqr/zl6Okp8vZ9d/rNR1SvpWZXj1Wvc0e8FrHNP8Ao7/W2e/8z/hP0f8AOLov8YH1h6p9&#13;&#10;X6a8rBFHo6h5s+nv/wAGymvfXvU/8Y+B0zI6W+7qR2Or/mntE2Cw/Qqqb/hPV/wlX/XP0fp+ouH+&#13;&#10;qmSOpdVx2fWh9jnMqacRtoip+7+bfZ/pPU/wf/ciz+ds+hWkp7n6mdR+sPUT6/V6qq8Z9e6vaNtm&#13;&#10;4n2bqvUs2s9L/Sf8GuqSSSU+c/XT/wAVvSv+t/8Anx69GXnP10/8VvSv+t/+fHr0ZJSz2NsaWvAL&#13;&#10;SIIOoKQAaIGgCdUeu9Ub0jAvznxFTC4A93f4Kv8A65bsYkp4/FcfrB9cn280dNrLB4eqf0bv7fq2&#13;&#10;Xf8AsKu+XE/4qOmuo6Y/Pu1tzLC8k8lrS6tn/gvr2f8AXF2ySlJJJJKUkkkkpSBfgY+TZXddWx9l&#13;&#10;RJrc4AuYT9L0nfmI6hffXj1uttcGVsBLnEwGgfnOSUxysqrDqfkXuDK6wXOceAAvPv8AFlW/qPU+&#13;&#10;o9ba0sx7nuaweJe/7Q7+1UzZv/41VeodQzf8Y+aen9PLqulVOBssI/nP5Tv/AHWxv+vXf8F6N0zp&#13;&#10;tHSsZmHit2VViAP+/O/lv/PSU2lV6j1TF6XV62ba2quYBcYk/utVpU+qdIw+r1CjOqbbWDIDux+j&#13;&#10;uakp4DJtH10+smLkdNa52HglpfeQWsc5jvtPpM3/APW6/wDtyz+a/SL0teWfWrprfqBnY3VOkOdX&#13;&#10;Ra4ttp3FzCG+7b7/AKTLGb/p/wA1Z/Nr1NJSkkkklKSSSSU0OvMa7p+SSASKbI/zHLC+pOViVdND&#13;&#10;b31tfvdo4tB/6a3uu/8AJ2T/AMTZ/wBQ9cv9Ufq10/qOAL8mrfYXOE7nt0H/ABb2KvO/dHDV8P6T&#13;&#10;rct7f3GfumcYe/j/AJocc/kl+/LG3X3/APOvo9/2SoV2bwwAka7DVf8AT/lVqz1ml+J9X3Uv+myh&#13;&#10;jHR4j063qPQ8T/mr0612c4bRYXktk6O9Khi3qLmZNTbWassaHDza4bkYx4h6tMkocMlubMMWQe0O&#13;&#10;Pk8XM+9il+/OPt/q/dc76uYzG9Nx5aJNbTqPEblhf4ua2vx79wB945Hkuy4XH/4t/wCj3/1x+RIi&#13;&#10;pwHhJOPIcnLc1P8AfyYJ/wCPlyJ8JnpfWe/aIDqB/wCiP/Sar/4wmicUxqXun/wNdhAme647/GK0&#13;&#10;PGK08F7h/wCe0MseHHLxlxf85k5DP73O4TXD7eL2f73tYZ+t62ymgNPqNZt7yBC4fojKh9ZH/s7+&#13;&#10;jAOnb9Hbt9//AFv7X9Ba5/xe9NI5tH9of+k1kW12/UzPrbS8vxb43NcBugHY/wDts3+xNyGVxlIc&#13;&#10;MYy+aPqZOTji4cuLBklnzZ8M4QxZYexjl/zs363/ADb3qSSStOEpJJJJTF7GvEOAI8CvMP8AFnlY&#13;&#10;eNmdTGW+qubWbfULW8Oy93p+qvUV5J9Qvqx07r+Z1L9o1er6Vrdnuezbvdlep/MWVf6JiSnscHr2&#13;&#10;L9YMrO6VjVMHoshtoLXMs3jZu9jfZsf/AC7Uf6gdEyeh9KbiZgDbQ97iAd2jj7fc1U/qx9T/APmx&#13;&#10;1DNzGljMJ7R6bQXOc1rf0lnq+p+5/wAZYuh6L1rG65jDMw3F1TiRqNplp/dSU+f9S+v/ANYOgdRb&#13;&#10;idTopdvG5tdUlzw42VUenbvs/wANX/ovU/kKzlW/Xv0znN9JjQN32doY5236W33sss/sfavVUvrG&#13;&#10;xr/rv04OEj0Qfm05r2f9JehpKee+pH1qH1nwPtD2hl9btljR9Hd9Ntlf/B2NS+uf1wp+q+MHlvqZ&#13;&#10;Fsiqvxj6Vln/AATFz3+KcBtvUwNALx+W9VPrKG5H13wqsn+aa2vaDxP6W2v/ANmUlNil318zmDKa&#13;&#10;6qhpEipzWAx/Vsrvtr/67eue679Yc3qvUum4nVKPQzMXIAfH0Xix+L6VjP8Atn/iv9GvZl5v/jLr&#13;&#10;qHWuk2Nj1jYA7x2Nso9D/p2ZCSn0hJJJJSkzjAJAmOydJJT5D9fvrXn9WwPs2T027ErFocLbN20k&#13;&#10;CzbX78elnv8A+OW3hfX/AKvVj11t6Lkva1jQHD1IcAPp/wBC/OVz/G//AMiN/wCPZ/1Nq63pX9Do&#13;&#10;/wCKZ/1LUlNP6tdZyesYzr8vEsw3hxaGWTLhH85+krof/wCBKv8AWi7r1Qr/AGHXTZM+p6h1H+j2&#13;&#10;e+pn763kklPmXS/8aeU2m+vNqbbnCwV001Aje73Ns9T+e9jH/ufzilmZf19a0ZgYxrOfRY2t5A/q&#13;&#10;O9XI/wAy71FL/FXg0WZ3UctzAbmW7WuPLWuN3qbP669JSU1um233YtVmWwV3uY02MHDXkfpGf5y4&#13;&#10;rLzvrn1PLsqwqq8Ohjy1r3hpkA+1+631/V3f8Djrs+rdTq6TiW5t87KmlxA5P7rG/wBd3sXB9LyP&#13;&#10;rV9cGHNpyGYOG4kMDWy5wadvs9vqv/r+rV/xaSlsz6w/Wf6oWV3dbNWXhvcGudWAC3+psqxf0m3/&#13;&#10;AEtWyxejV2NtaLGGWuAIPkV5R9e+idd6f0wuzc8ZWLvbLXM2v3f4NzHbX/8An1eldA/5Nxf+Ir/6&#13;&#10;hiSngusfX3r/ANXuoNo6jRS6t8uayudz2S6urZb6j9vv/wCC/wCto+Rb9e7qznV+lU2NwxwGF+39&#13;&#10;39Ky1+/+R9o9VS+tzGv+t/Sw4SNrTr5Ptc1ehpKeb+ov1sP1nwnW2tDMip22xo+j+8y1n8h6N9c/&#13;&#10;rQ36sYBy9u+1zgytp4Lz7t1n/B1sZ/6LXN/4sAG9S6wBoBe3/q81dD9ePq2z6x4AxTYKrWvDqnO+&#13;&#10;j6nuZ6T/APjd6SnErw/rxmVjJ+1Y+OXDcKdg0/kPd9nyP/Pz1Q6R9bPrE36wY/SeqhtYO4OaGCLB&#13;&#10;tsfXf6vv/c/wHs/fTi36/dPaKtjL2t0D/wBE6f8Ap02/9uVqeB9ds/F6nj4v1kwq67XnbVcGw5nq&#13;&#10;fova9zrv0f8Ag7vRtr/lpKd/689W610ikZfTGVOoraXXF+rh+5sZvrXL1fWD649awP2phiqmitpM&#13;&#10;Na3dds/nrK2ZPr/+iv8Ag967L6+f8hZn/FH8rVV+ov8A4mcf/in/APVWpKeX6d9bfrR9bW7ekNro&#13;&#10;9Fo9Wwhp32fyPtDbms3/AOj9P/jLl0f+L7605XXar8fqDQMvFeGvIEbp3/SZ9D1Gvps3+ms//EyB&#13;&#10;+x7j3+0u/wDPeMh/4vf+Xutf8e7/AM+5KSnpfrRb1yptX7DrqsJLvU9Q8fR9L0/fU3/Sb/7Cwfqt&#13;&#10;9aus5PW7OjdXZUx1dReQwah36Gyv9J6ljP5u5d0vPum/+L3M/wCIb/57wklPoKwfrn9aG/VjAOXt&#13;&#10;32ucGVtPBefdus/4OtjP/Ra3lz314+rbPrHgDFNgqta8Oqc76Pqe5npP/wCN3pKcSvD+vGZWMn7V&#13;&#10;j45cNwp2DT+Q932fI/8APz1Q6R9bPrE36wY/SeqhtYO4OaGCLBtsfXf6vv8A3P8AAez99OLfr909&#13;&#10;oq2Mva3QP/ROn/p02/8AblangfXbPxep4+L9ZMKuu1521XBsOZ6n6L2vc679H/g7vRtr/lpKfRbL&#13;&#10;G1NNjzDWgknyC8+wOv8A1k+uDrL+juqw8Jjixr7AHvcR7vz68j3/APW662fv2L0G2ttzHVvEtcCC&#13;&#10;PIrzLG+rv1o+rBezoFjMnCe4uaJZ/V9/r+n7/wDiLv0iSmP1i619cvqzQXZVlVtTjAvYxp2H+r6d&#13;&#10;LK/+u4/pr0PoWXZndOxsq6DZbTW90ae57GWPXnuZ9aPrX06h1nWMCq3D4sDmgjaf9J6VtrP+3Kdi&#13;&#10;7/6v9Wo6xgU5mK3bU9ujf3Nv6J9Xt/0b2JKa31nt61XVWehsqsfuO/1D+bHs9P31NXO/Vv619bt6&#13;&#10;4ejdXZSwisuIYNRo2yv9J6tjF3i8+p/8Xtn/ABA/891pKfQVifWz61Y/1YxPtFw32PO2usGC93/f&#13;&#10;K2f4R6215j/jBa3J+tHTcfJ1xiK5B+iS+17bW/29lO9JTbxLvrt15gy6H0YVTxLGvaJLT9H+cpzb&#13;&#10;f8/001f136x9WspmJ9Zqmmmw+2+sf9P9H+jsaz8+v06r16IuQ/xq01WdAtfZG9j6zX/XL21O/wDA&#13;&#10;LLklO/1m7N+xOs6QK7MggGvefY4E/wBn/B/zfvXn3TP8YX1hz7rel1Y9VmcHbWlohlQYXsyrL/0m&#13;&#10;x3+D9L3/APbvsrXZfUKyyzoOG636Xpxr+60uZV/4FsXN/wCLJjT1TrDyPcLgAfIvzN3/AFCSmr1D&#13;&#10;rv1v+qxbmdTNWTilwDg0Nhs/mb6a6La/5Fn6WpejYGbXn49eVTrXaxr2/Bw3rC/xjAH6v5c6+1v/&#13;&#10;AFdSN9Q/+QsP/ih+VySneSSSSUpcb/jZ/wCQnf8AG1/lXZLjf8bP/ITv+Nr/ACpKcPpPXfrN1/Gr&#13;&#10;r6HWzHxaWMr9WwNJe5jW1v8A55trf+2qP0f59qIfrf8AWH6qXsZ9Yq23Ythj1WBo/wC23UenX/1m&#13;&#10;2muxdp9U66quj4baI9P0KyI8XNa+x39f1Ppqh/jGrqs6BletENa0tP8AL3M9L/p+xJT0OPkV5NTb&#13;&#10;qXB1b2hzXDgtd7muTZX8y/8Aqn8i5v8AxZWWP+r+MbJ03gT+6H2bF0mV/Mv/AKp/Ikp4j/E1/wAj&#13;&#10;3f8Ahl3/AJ7xl3i4P/E1/wAj3f8Ahl3/AJ7xl3iSni/rZ9fLsDMb0fo9X2jPdAM6tYXDdt2/n2bP&#13;&#10;0j/f6VP+EVQ4X18DfX+0Y5PPowyf6m77Ns/9mlQ/xatbf17qV+RrkBzonkbrH+v/ANRUvTklPHfV&#13;&#10;D69v6pku6V1Sr7P1Bk6cNft+n7X/AM3Zt/Sf8JX+kWz9aPrNjfVrDOXke5xO1jB9Kx/7v9T/AEli&#13;&#10;4n6+tbj/AFp6bdj6XvNW6Pzh6vpV7v67PUqT/wCM0C/rvTMfJ/opc3dPHvtYzJ/8CZWkpLi5/wBd&#13;&#10;vrA0ZeJ6WHQ/Vgc1vub+b/SK8m/+3+j9T8xZvW/r19afq+PsnUGVttcZZdtB3tH09mz9Xf8A9t+p&#13;&#10;WvWgABA4WX9YPq3h/WKgY+a0lrXBzS07XNP8l/8AL/PSU6NLzZW155cAfvXA/V7/AMXHUf8AiD+X&#13;&#10;BXoDGhjQ1vAEBeQ9SxOqZ31q6hjdHeK7bK4e4nbtq24zn+/6bd9vo1fo/wB9JTudf+uvWf2y/pfQ&#13;&#10;m05IaBo1pe5p/wAN9ou9SqivZZ/1v6H+GXWfVp/WLKHHrbamXbvaK/3I/wAJ7rGfS/lrlv8AFdn4&#13;&#10;uIyzo11X2fqVbibA76V0fn73f6L/AEX0P8NT/hF6AkpSwfr5/wAhZn/FH8rVvLB+vn/IWZ/xR/K1&#13;&#10;JT5J/ix/8UWL/wBd/wDPV695Xg3+LH/xRYv/AF3/AM9Xr3lJSl5x9VR+0frj1HLs1NAcxvkWuZif&#13;&#10;+eqbF6OvOPqV+q/WzquO/Rzy+wT4Gxtv/UZCSnr/AK4Ybc3o2ZS4T+he4f1qx69X/glayf8AFXmO&#13;&#10;yeg1NcZNT3s+U+q3/wA+ra+tN7cfpOZY7gUWfeWuaz/prA/xS0Oq6E154ste4fCfR/8ARKSmn9dP&#13;&#10;rL9ZegW2ZFVNJwA4Bj4LyJH+H/S/o/f/AMH6a2+g9X6p1PoZzv0Dsx7XGvaT6X/B+v7vZZ/pGb/8&#13;&#10;xdDfTXkVuquaHVuBDmuEtLT9Jrl4b1O49PuzMTo11x6MbGi8sG5rNx22Mqs/d/wTLP0X2n+at9Rn&#13;&#10;6R6U9P0T64fWzrd76sOrGsbS4B74irn82/1v0n/WfUXpyyvqvT06np1Q6TBxSJaRy4/nvu/4f/Sr&#13;&#10;VSU1eo9Uxel1etm2tqrmAXGJP7rV59k2j66fWTFyOmtc7DwS0vvILWOcx32n0mb/APrdf/bln81+&#13;&#10;kXf9U6Rh9XqFGdU22sGQHdj9Hc1ecfWrprfqBnY3VOkOdXRa4ttp3FzCG+7b7/pMsZv+n/NWfzaS&#13;&#10;n1NRbW1hJaAC4yYHJ/lKSSSniP8AGnn2fY6Ok4/8/nWtYB/JaW/9Vc+hdf0/DZgY1WLX9CpjWD4M&#13;&#10;GxcHju/5x/XR1nOP05hA8N7fZ/n/AGq6z/2HXoiSlJJJJKUkkkkpSq9V/od//FP/AOpcrSZ7BY0t&#13;&#10;cJaRBHkkp8k+on19wfq90z7Jay2282uftraD7SK/pPe9i7f6uf4wOl/WGz7PS51V/auwBrnR9L0n&#13;&#10;Mc+t/wD58/kLZ6Z0fD6TX6WFSypvfaNT/Xf9N/8AbXBf42umVYLcfrWLFWU24MLm6F2j767Xfy6v&#13;&#10;R+n/AC0lPpK8t6x13G6B9c7s3L3em2kCGjc4l1de1em4lxyKa7SIL2tdH9YblWPRMF2X+0HUsOSQ&#13;&#10;B6hEuhv0du76H9dJTy2J/jb6TbcKr2XY4PD3tG3+36T7LP8AoLtarWXMFlZDmOAIIMgg/Rc1yy/r&#13;&#10;R0TG61gW4+S0GGkscea3gey1j1zn+KHPtyejuqtJIptcxn9Qiu3Z/n2WJKe5SSSSUpJJJJSkkkkl&#13;&#10;KSSSSUpJJJJSzWNbO0ASZMdyuZ+vGQ62ujplX85k2AH+q0/+ldn/AG2unXIYJ/bH1isyOasRu1v9&#13;&#10;b+b/APPnr2KLLsIj/KHhb/w8Vklnl8vKwlm/6r/kP/HXrKKW0VtqZo1jQ0fBo2qaSSlaJJJs7qSS&#13;&#10;SSQpJJJJSkkkklPl3+O7/tB/17/3VWh/iY/5NyP+P/75Us//AB3f9oP+vf8AuqtD/Ex/ybkf8f8A&#13;&#10;98qSU+grF+umY7C6Ll3NMO9JzQf6/wCg/wDRi2lgfXyh2R0HMY3kVF3yrLbnf+e0lNL/ABXYbcbo&#13;&#10;FLwPda573fHc6pv/AIFVWsT/ABsD7Dk9O6ozR9VhBPk0131/+jVv/wCLO9t31fxo5ZvafiH2f98W&#13;&#10;B/jh/WBgYTdX22ujx/wVX/o5JT6BnnIbj2HEDXZAafTD/oF8fo/U/kLzS368fWjD6jX0zMrxqrnk&#13;&#10;RvBbW4O/7sets/kf8Z+j/nF6kuZ/xg4HTMrpVlnVDsFYmuwCbG2H6DKW/wCE9X8+n/z36fq1pSL6&#13;&#10;/wDXup9Bx2ZeB6PpAkWG36W7/Asor31+p/hFH6l9U+sXUyMjqlVVeI+vcwgbbC6f0f6P1LPY9n+k&#13;&#10;XC/VfJ/aPUsSr60PsNbawcVtoip8n9E653+E3/mP/wAN+jrts/wa9nSU+ef44nhmPhOdwLiT9ys2&#13;&#10;f44OlNd7ach1Uxv2tj+zutXXdS6Ph9VDG5tTbRW7c0OEgO/qo78ap9RocxpqIgsIG3b+56f0UlNb&#13;&#10;o/WsPreOMrBsFlZ0PYtd/o7GO9zHq65oeC1wBBEEHuvNPqlQOg/W7M6Tik/Zns3bZkN0qyqv+2fW&#13;&#10;fQvTElLNaGgNaIA0AC4Jzj9YPrkGjXH6ZWT/ACfVP/f/AFbf/ZRdn1bqLOl4d2bZ9Gljnx47R7Wf&#13;&#10;9cd7FyP+KfAeMG7qt+t2ZaXE+LWF3/uw/ISU9ykkkkpSSSSSlJJJJKeD/wAbvTL8nBpzKW7241hL&#13;&#10;28+1w/nf6jPT9/8Axi6DA+uvR83FGWMmqtu2XNe9rXsP+jfU737v/Pn+DWR/jM+sWV0rGpw8E7Mj&#13;&#10;MeWB/drW7N+x35j3uvr96Fh/4o+j144ryPUsuI91gdt93/BV/wA3/wBueqkpz/qeXde+tGX1zHaR&#13;&#10;hhpY1xEB7ttVDP8APZV9of8A6P2b16O5ocCCJB5C88+puXk/V/rdv1XvsNuOGl1Djy3T7Rt/q+l9&#13;&#10;P/hWfo16IkpZjGsAa0AAaADhcFnOP1g+uNOMNaOms9R3h6p2v/8APj8X/tixdt1HOr6fjW5dv0Km&#13;&#10;Oef7I3Li/wDFRhvuoyus5GtuZcdf5LS5z/8AOvts/wC2klPeJJJJKUkkkkpSSSSSlJJJJKaXWqPt&#13;&#10;GDfV3dW6PjHtWP8AUvNazo3qPPtoNk/AfrH/AKMXSEAiDwV5viZTsTpeX05n847IbWB39/sf/wBH&#13;&#10;F2KDJLgmJf1ZB1uSxfeeXnh7Z8GT+7HJxYcknqfqt9Zn9aNtd7BXYyHACdWO/rf6+9VegD7R13Py&#13;&#10;P3Ir/HZ/7rKGTjt6D1bDtZpVbWMd3xaG1sc7/wAA/wC20b6jj1hl5f8Apb3fh+k/9HpsSTKMZayh&#13;&#10;KV/4rNlhjhizZ8I4MPMYcUccf3OPNwZof+2706SSSsuGpJJJJSlQ6/8A8m5X/EWf9Q9X1Q6//wAm&#13;&#10;5X/EWf8AUPSU+F/UP/l3D/40fkcvbvrXmOwukZd7DDm0v2nwcRsZ/wBNeI/UP/l3D/40fkcvafrn&#13;&#10;Q7I6JmMbz6Lz/mD1f++JKcj/ABT4bcfoTLQNbrHvJ/qu+zf+iFl/432HFGD1KvS2m0gH/NyK/wDM&#13;&#10;fQtj/FZe236v0MHNbrGn4733f+jlkf45X78XExW62WXEtHjtb6f/AKPYkp73IstdjvfihrrSwmsO&#13;&#10;0aXx+h9X/g9/015nmfXj609Ozq+n5leNVbYRtLwRWZ/7set6exeo1M9NjWc7QB9ywPr1gdMy+l2O&#13;&#10;6qdldYltg+mx/wCZ6H77rP8ARf4RJSD699b6n0PDZl4PobGk+qbDr+b6LMZm+v1N/wCk/l/9NV/q&#13;&#10;V1f6xdWc3J6lTUzCsYXNcBtsJ/wTm1+pZ7H/AMtcH9XMr7fnYdH1nfYcRrJxRYIqfr+i9d/59X5n&#13;&#10;/bVVn6Be2AACBwkpi6tryHOAJaZBI4/qoWdmV4GPZlW6MqY57vgwb0dcR/jY6o7H6azp9Ot2ZYGA&#13;&#10;DnYwte//AMF9CtJSv8VuNZdjZPWMj+dzrnOn+Qwu/wDRz712zmhwIIkHkKn0TprelYNGEzipjWz4&#13;&#10;uA/SP/t2e9XUlLMY1gDWgADQAcLgs5x+sH1xpxhrR01nqO8PVO1//nx+L/2xYu26jnV9Pxrcu36F&#13;&#10;THPP9kblxf8Aiow33UZXWcjW3MuOv8lpc5/+dfbZ/wBtJKe8SSSSUpJJJJSkkkklPnH+Nn+mdK/4&#13;&#10;1/8A1WGvR15x/jZ/pnSv+Nf/ANVhr0dJSljfXP8A5Ezf+If/ANStlY31z/5Ezf8AiH/9Skpy/wDF&#13;&#10;Z/4n6f61n/VvXWrkv8Vn/ifp/rWf9W9dakp80rvZ036+WuzCGjIYBW48S5lTav8AzzZjf112/wBa&#13;&#10;M2jC6Xk25RAr9J7YP5xc1zGU/wBa36CrfWn6n4X1nqazJllrPoWNje3+R/wlX8hcj1D/ABe0dHxb&#13;&#10;OodWzbcunGYXMqcC1u7/AAFTt9t/85Zsr/R+ikpt/wCJnKdZ02+h2orukf22t9v/AEF6AuG/xQdP&#13;&#10;djdIdkPEeva5zf6jA2n/AM+suXcpKUkkkkpSSSSSlJJJJKR5BsFTzSAbNp2g/R3R+j3/ANpcbifW&#13;&#10;Dr+Xk2YlbKfVq+kCI77P9Ku2XJdQH7L+sVGTxXlN2O/rfzX/ALzKHNehsxF8MuF0vhxgfcgYY8uT&#13;&#10;25ZcPux4/wBZh/yf/hb1bHGAHxvI1A8fztq5P6x9d6x0ix1m2r7O5+2s/ScdP3d+5ZnX8u5/U7Op&#13;&#10;VEmvCsrr/wCr9b/wXfX/ANcWr1tzerdYwsNh3VsHrO8I/nPd/Zq/8GTJ5OIEC4yEuGP9dtcvygwT&#13;&#10;hPIIZsWTFPLmjOP+5/bx+/7f9/8AWYf8d6Hpbsp+M12cGtvM7g3jn2f9BW0klYAoU4s5cUjKhHiN&#13;&#10;8MflipJJJFapJJJJSkkkklP/1fSs3HZlMfRaN1djS1w8WuGx7V5l0vM6p/i9stwL8WzLwXPL6rK+&#13;&#10;0/2bNm/8+l/p/pPfX6i9Rs+kVFJT579Xul9Q+svWh9Yeq0nHopEUVO+l/wAH7XbH/o9/repsZ6lv&#13;&#10;83+jXa9ZzL8HDsyMWk5FzAC2ppgv12/9D+cV1JJT5Hc7rvWusU5vVOm3W41bgGUQWVMn/CPdYzbb&#13;&#10;/pLPU/nf+J/Rrqv8ZvT352CyqjCdlWlx2vZo+jT6fta972Wfn1/zf9v0l2SSSniPqB1XrzowOr4t&#13;&#10;gYxpLb3gtdp9Cm3f/PO/4T+c/fXQ/WXqub0rGbdgYrsuwvDSxpja2Hfpfa2x61kklPkPWcrr3Veq&#13;&#10;4vVj0u5hxdsMhxD9rvW+n6fsXc/Vr6x9V6rkOpzunvxKw3cLHExun+b22V1rpUklKXDf41PtuXi4&#13;&#10;/TMKp9hyLJeWtc5oDNvpstez6G+231P+sruUklNbpuCzp2LViVfQqY1g/sjarKSSSlJJJJKUkkkk&#13;&#10;pS85/wAadHW+oWV4WDTZZhbdzzWN2+yfoXbP9F7Nn+uz0ZJJT5t0f6w9Y6Lisw8Tolja2Dxducfz&#13;&#10;rbf0Hvsetn6pdU6/1PqV9vUqH42H6Y2VubEWSz6Frmsts9vreouwSSU0Ouszn4NreluazL2/oy4A&#13;&#10;tmfd9P2fzf0N64fH/wAYfXOlj0Or9NsfYPz2BzN3/gd9Nn/WXr0dJJT5izp/V/r71CnJ6jjnE6dj&#13;&#10;mQx07n67nM/Sem+192zZ63pV1Mq/l/T9OSSSUpJJJJSkkkklOB9aM7NYx2Ji4rrmXVOaXt/NL91X&#13;&#10;0Gt/M+msToXUOq9HxhitwLHgEmTI5/sLuklFLGTLi4iC6GLnYQw+ycOPJG+OfFLL65/vfO8T1nqn&#13;&#10;Vuq4j8Q4FjA+Pd7jG1zbf9H/ACF1fSKX0YVFVgh7KmNcPAta1rlbSRjCjxE8RrhY8/NDJjGKGOGC&#13;&#10;EZnL6DOXFOXo/wAo4PVeudQw8h1OPhOurAEPBMOkfyWOXO/V2/qvQq31twbLN7gZILYj+wvQEk2W&#13;&#10;ImXFxHT5f6rLi56GPEcXs45RycHu+rL+t9r/AA0OFdZfQy21hre5oJYddp/dXFfWp3Uuq3Nrbh2B&#13;&#10;lD3bXCXbx+99H+Qu7STp4+OPDfn/AFmLleaHLZTlEIzl+gJcf6p5U/Wfq8adOfP9r/0mq1HRupdf&#13;&#10;zWZnVGCmmqNrPGDu2bPpe7/CvsXZpJvtX80pSH7rIOfGMH2MWLBkkOD3R7mTJHi/c9yakkklM56k&#13;&#10;kkklOP8AWbq+d0qhlmBiOzHudBa0xsEfT9rbHrzn6q5XXvq5dlXN6Xdb9qc1xBDm7Npud/o37/6Q&#13;&#10;vXkklPn2V9cvrDkUvpPR7RvaWzLtNw2/6Fa/+LXpuT03ozKcut1Vm952uEOgn91dUkkp8m6pl9ey&#13;&#10;+u09Z/ZdzTjN9MV6uDoN/u9Ztf8A3Y/MXoHUOsZ2N0tudThusyXNYTjg+5hf/ON3bf8AA/8AFrZS&#13;&#10;SU+X/UB3Wek51td3T7RVmWhz3ulgpH6T3e9n6T+cW/8A4wvqbd11ted087c7H+jrt3tn1Gs9T/B2&#13;&#10;1WfpKV2KSSnzXF+vn1moaMXI6Y+3IGm4MsbP8t7GMfX/ANt2V1rE630H6y3ZuP1nMpdfeXB/pVgk&#13;&#10;UsqcyynHds9T0vU9/wC/+/Z+l9ReypJKaHQ87I6hhsyMug41zpmtxktg7f5H0/pq+kkkpSSSSSnA&#13;&#10;+vP1fs+sHSrMSiPWBD2TwXM/wf8A1xm9cngfXfr/AEvGZ0+/pVtl9TQwPAfDg39Gx3psot9X+vXe&#13;&#10;vS0klPE/Vu3619Rz2ZfUgzGwgDNO0S+R7Pb+kyWe/wD01rFpfWf6xdU6VeyrA6e/LrczcXtJhrpc&#13;&#10;30trK7P6/wDbXSJJKfJPqtm9e+rr8l7el3W/aXh5kObt+n7f5t+7+dXd/Vfr/UurPsb1DBfhtYAW&#13;&#10;ucT7yfzPeytdAkkpzvrF0n9tdOvwJ2m1hAPg76de7/ri8+6H9Yuv/VOgdJyem2ZArJFbmbuCd/8A&#13;&#10;O1U5Nd/vevUkklPlP1lwPrR9a8N2TkUehRVDq8Zv87Y4nZ6j2fzn6Jm/+d9P/gqF1/1I6p1HKoGL&#13;&#10;n4T8VuPWxrXuP85tHp/zb2M/cXTpJKfKOu5PXc3rdHVG9MtH2QlrWiXB4Dn+71WV/wAv8xd9ldYz&#13;&#10;qukjPrw3Pyi1pONPuBcdr27tv+D+n/NrZSSU+XfUezrXS+p3ut6db6efc0vcZYKW7rnufuez9Js+&#13;&#10;0/8Aga2v8a+Dl5mBjjCrfZY3IBisFzm+2zY/9H/L/PXbpJKeAw/r11vArFXVel3vsaAPUqadrz/K&#13;&#10;a2t9W/8A4u3/AK2qluH1X69dTxsnKxXYeBiu3D1JFj5LLH7dza3u9b0a/wAz0qv9I9elJJKeR/xi&#13;&#10;ZXUThnp+DhvyG5DHB1jNfT1b/g2Ncq/+L+7qTcA9KzMN9DaayGWP09Rzi/8AR+m9v8tdskkp87/x&#13;&#10;W19U6SH9My8KyulznW+s72gOiqn0du33/wA1++hfV+rq3RfrFmH7FZZj5mSZt+ixlZsts+0b9ux/&#13;&#10;6O7f/wCZr0lJJTyHWvrZ1rBy7MfF6XZfUw+2wEw/T6f6Op65PHzevUddu67+y7i65gZ6cOgQ2mrd&#13;&#10;6vp/91/3F62kkp5PoH1p6x1HMZj5nTLMalwdNpJhsDc36dbPpu/Rqp/jXwcvMwMcYVb7LG5AMVgu&#13;&#10;c322bH/o/wCX+eu3SSU8Bh/XrreBWKuq9LvfY0AepU07Xn+U1tb6t/8Axdv/AFtVLcPqv166njZO&#13;&#10;Viuw8DFduHqSLHyWWP27m1vd63o1/melV/pHr0pJJTX6ix1mLaxglzq3ADzLV5Z9TerfWL6t4vpv&#13;&#10;6fdkYZcS1u1zbGH/AAnp+yyz0/8ArX9tetpJKfOetfWnq/1kxX9N6d02+s3DY+y0FrWtd9P6bGVf&#13;&#10;232Lr/qn0M9A6ZTgOcHPYCXEcF7y61+z+Q3fsWukkp5Lrv1q6z0/Mfj4nS7MilsbbATD5G7/AAdT&#13;&#10;/wCouRZm9eb113Xf2XduczZ6cOj6Lat3q+n/ACP3F62kkp5Lof1r6z1DMZj5fS7Mel07rCTDIG7/&#13;&#10;AAlTP6iL9e/qf/zlxmOocGZdBJrcdAZ+nS9zf+g/8xdQkkp88xPrt1/pFYxeq9MuvsZp6tcw+P3v&#13;&#10;Sqvoe/8Al12f9bVTL6d1/wCv19bc2k4HTq3bi107z/Ys2W23bfoP9KqitenJJKcvqVtnROnT07HN&#13;&#10;7qWtbXS0x7Rtr/l/zbFwP1Ht6z0rqd7renW+nn3NL3GWikbrnOf7mfpNn2n+R/Nr1JJJTxn+MjJ6&#13;&#10;jbiu6Zg4b8hmQz3Wsk7C1zXbPTY3+Qi/4u8rqIwx0/Ow347cdgDbH6epq7/BPauuSSUpJJJJSlwH&#13;&#10;+M2zqnUKz0rEwrLaTsf6zZd7gXfovTY3/v679JJT5Z0nN+s31Mxq6HYjsvEcxr2gBxdSXj1Lcd3p&#13;&#10;eo+n0rf9LX/xaWZX9Y/r+9mNfQcHAa4OcXBzZ/lfptlmS/8A0exldP8ApF6mkkpr9OwKum41eJji&#13;&#10;KqmhrR8P+/uXFZP1z+sDt9Q6NbBlsy4/yfzKdjl3qSSnyb6n9Q6/9V8R+GzpV1ofYbNxDm/SbXVs&#13;&#10;/m3/AOhXoH1Y6vndWpfZn4jsN7XQ1rjO8R9P3MrWykkp8/8ArL9U+p9M6ofrB9XodY7W2n96f532&#13;&#10;/wCGrv8A8LX/AD3q/pKf+Dc/4xerlvpN6PkfaOIh+2f3v6Nv2/6+ou/SSU8D9Vfqj1HL6mfrB9YI&#13;&#10;F/NVX7n5rHO/MrZSz+Zq/nN/6W39Itn69fVBv1nxAyshmTUS6px41/nKbP5Fi6VJJT5vifXT6ydE&#13;&#10;rGJ1LptmS9ggWN3DdH79tNWVTd/YUX0fWn65XMF7XdNwWmSJLLD/AGfZkXWf9s469KSSU0er5d/T&#13;&#10;8Ky/Fpdk3MA21gw5+rW/S/kt/SLivqTi9TyfrFldXzsV+My6kiHAxu3Y21jXP2b/AGUL0NJJT57/&#13;&#10;AIzujZN12Nm9KxrXZrSSbquWtZ/NstYz8/8A0Vv/AFv9J/g9n6p/WHrPUrfs/U8F2OG1ybjLQ542&#13;&#10;t/mXt/wn9ddSkkpSwfr5/wAhZn/FH8rVvLB+vn/IWZ/xR/K1JT5J/ix/8UWL/wBd/wDPV695Xg3+&#13;&#10;LH/xRYv/AF3/AM9Xr3lJSlwf1y6Hn9P6pV9Zej1m2xg231D6T2genv2fSs3U/ovZ/N+nVbsXeJJK&#13;&#10;fMes9d6t9eKm9JwcKzHqe4etZZO0Bp3bN+yv2Nd7/wDTW/6Neh9J6bV0rEqwqfoVMDR5x9J//XHe&#13;&#10;9W0klPm/146v9Y8/1umYODbXRuLTawF5ur/kOY39FVd+f/21/pF0P1RxPQ6F6L8E0kNeHUPIc68g&#13;&#10;fzlvqNZ/Sv8AhWf+Arp0klPj/QLvrD9X8yyzB6de3DtdJxnbnNH/ABV/p+z+vs/m/wCd9Ren9YGf&#13;&#10;d0+z9nFtWaWAs3w4Nd7d7P8AR7tm9n+j3rRSSU+cY/8AjD650seh1fptj7B+ewOZu/8AA76bP+sv&#13;&#10;QGdP6v8AX3qFOT1HHOJ07HMhjp3P13OZ+k9N9r7tmz1vSrqZV/L+n6ckkpSqdXzH4OFdk1MNlldb&#13;&#10;nNa0Fxc4D9GzYz+WraSSnif8VfRbsDBtzMtrm5GVYSd4LX7Ge1m9r/3rX3vXbJJJKUkkkkpSSSSS&#13;&#10;lKj1uzNqwrX9Na1+UB+ja/6JM+79z/B/Q/lq8kkp86r/AMZXVsP9H1LpVgsHdm9jT/VZZVd/5+VU&#13;&#10;9P6z/jAzarOo0Ow+m0mdjpDnfvbfUbXZdbb/ADfrekymmv8A4T+d9PSSUoAAQOFwfVPrj9YeiZlr&#13;&#10;cnp/r4gcfTfVu/m/8H6lzftLN+z9+qpd4kkp8z6l9b+ufWil3T+l4FlAtG19rp0afpt9V9dNNHs/&#13;&#10;9Rrsvqj9XG/VvpzMIHc+S+xw4dY76e3+Q3+bYtpJJSkkkklKSSSSUpJJJJSkkkklKSSSSU1eq5L8&#13;&#10;XEtuqaXWNadoA3Eu/M9v9ZY31G6Y/Cwjbc0ttucXEOEO2t9jN+7/AK4//ri6NJMMLkJfu7BsR5gx&#13;&#10;wSwgfzs4znP+rj+TGpJJJPa6kkkklKSSSSUpJJJJT5d/ju/7Qf8AXv8A3VWh/iY/5NyP+P8A++VL&#13;&#10;P/x3f9oP+vf+6q0P8TH/ACbkf8f/AN8qSU+gqF1TLmOqsEscC1w8Qfa5TSSU+Y9Ou6n/AIu77sR+&#13;&#10;NZl9Osfvrezlp/lbWv8Afs9ltVnp/Q9SpWuidN6h9a+tM671Oh2Ni44HoVO+kXN91bvdsf7LP0/r&#13;&#10;en/oq2L0RJJTU6rl3YeLZfjVG+1jZbWDBef3dy8tz7evdc6pTl9S6Zdbi1O9mNBZWP5Vlj2fpP5f&#13;&#10;qf1P5leupJKeR/xk4DszpzaqcJ2XYXQ0s0fRp/Os9lj9n5np/wA3/wCBql/i/wCqdfaW9O6ri2+k&#13;&#10;1p232Atc0NHsqs3/AM//AOfV3aSSnl/rd1nrvSbq7emYrcrF2/pAA51u+f3anfQ2fn+lb+esJ/8A&#13;&#10;jP6lcw1Y3SrftJ0AO97Qf+LZRXY//wADXoqSSnivqF9VMzBuu6z1cznZM+3Q7GuPqP37fZ6lm1n6&#13;&#10;Ov8Amav8yvtUkklPE/41X5l3T6un4VVljsiwb9jS4Ble1+2zZ9Dfd6P0/wDRrqujdOZ0rCpwmcUs&#13;&#10;a2fEge9//XH+9XEklKSSSSUpJJJJSkkkklPKf4wvqrd9YcNj8Mj7VjuL6wTG6f5yrf8AmP8AZXs/&#13;&#10;4tZFH+MnqWLWKM7pl5y2iDtBa15/f2+l7N/8j1V6Ekkp4P6l/V/qOV1O36x9ZZ6V1gLa6uC0Eenu&#13;&#10;cz/BbKWejXv/AEn59i7xJJJTxv8AjSty3dLbhYVVlj8h4DtjXOhjP0v+D+hvt9L/AMEXRdA6W3pH&#13;&#10;T6MFv+CYAY7v+lc/+3bvWgkkpSSSSSlJJJJKUkkkkpSSSSSlLiKPq9kH6wuudW4YwsNu6PYXR6tf&#13;&#10;/gz126SZPGJ1f6J4m1y3NT5YTEP8tjOI/wBX+u4n1v6ZZ1DAIoBddW4PYB9KR9Lb/YS+p2BZg9NZ&#13;&#10;Xc0ssLnOc06Ea7W/9Bi20kuAcfH1rhV96n92+7foe57vF+l/cUkkkntVSSSSSlKh1/8A5Nyv+Is/&#13;&#10;6h6vqh1//k3K/wCIs/6h6Snwv6h/8u4f/Gj8jl9BPYLGlrhLSII8l8+/UP8A5dw/+NH5HL6DSU+Y&#13;&#10;4R6l/i6yr6G41mV0y52+tzJJYf5X0/0mz9FZ6v8AO+n6las9LwOofXLrNXWOo0OxsHFg01v+k9wO&#13;&#10;9n0tn+F/S22en6f6OuheipJKa3Usm3FxrL6KjdaxpLawYLyP8HuXlXVr+v8AXuoU5HUOm3PxKnAt&#13;&#10;xgHNYT+9bbs9/wDmfQ/Rr15JJTyn+MLBOX0oVV4Tsp5cA0M9r6NP56vY2z6O30/TZ+jWX/i+6l9Y&#13;&#10;KXM6b1PFtOOAdt1gLDU1o9lT9/8AP/6Ov/Cf9bXfpJKUvPc3AyevfXGt1tTxh4TQQ5zXBjnM/Tex&#13;&#10;7vY/9btr/wCtUr0JJJSkkkklPG/40rct3S24WFVZY/IeA7Y1zoYz9L/g/ob7fS/8EXRdA6W3pHT6&#13;&#10;MFv+CYAY7v8ApXP/ALdu9aCSSlJJJJKUkkkkpSzuv9QyenYbsjDx3ZVoIAraYJk/T+i/6C0UklPk&#13;&#10;P1qyuvfWO7Fud0u6r7K5zgAHO37jS7/Rs2f0ddn9X/rT1jqOY3HzOmPxqXAk2kmGwNzf5ytm/e79&#13;&#10;GurSSUped/WD6yde6hj5PTx0m0Msa+sPBc7Q+z1PbVsevREklPl31X611/6vYDOnt6TbaGFx3Hc2&#13;&#10;d7vU+j6T16bj2OsqY+xux7mglpM7SR7q938hESSU8p9Yfr4ei5bsNuFkXuaAd7RDHbhv/RP/AEm/&#13;&#10;9z/jFz9+B176/XMbn1HA6YxwcWH+cf8A9uNbZbb+5Z6VWPWvS0klIsTFqwqWY9DQyqtoa1o7Nb9F&#13;&#10;FSSSUpJJJJSkkkklKSSSSUpc99dun2ZWELqATbQ8PECXR9F+3/z5/wBbXQpJs48UTE9Wbl8xwZY5&#13;&#10;Y6nHLir955Xo/RbMjod1dwIvyt9hBEHf/gN39qpliB9RMHINlublNcHBraW7hB2tDd3+Z6VK7FJM&#13;&#10;GEAxP7n/ADm1L4jklDLCh/Sp8f8Asv8AVw/xMakkklK56kkkklKSSSSUpJJJJT//1vUXVSZlN6Pm&#13;&#10;ipJKRej5pej5oqSSkXo+aXo+aKkkpF6Pml6PmipJKRej5pej5oqSSkXo+aXo+aKkkpF6Pml6Pmip&#13;&#10;JKRej5pej5oqSSkXo+aXo+aKkkpF6Pml6PmipJKRej5pej5oqSSkXo+aXo+aKkkpF6Pml6PmipJK&#13;&#10;Rej5pej5oqSSkXo+aXo+aKkkpF6Pml6PmipJKRej5pej5oqSSkXo+aXo+aKkkpF6Pml6PmipJKRe&#13;&#10;j5pej5oqSSkXo+aXo+aKkkpF6Pml6PmipJKRej5pej5oqSSkXo+aXo+aKkkpF6Pml6PmipJKRej5&#13;&#10;pej5oqSSkXo+aXo+aKkkpF6Pml6PmipJKRej5pej5oqSSkXo+aXo+aKkkpF6Pml6PmipJKRej5pe&#13;&#10;j5oqSSkXo+aXo+aKkkpF6Pml6PmipJKRej5pej5oqSSkXo+aXo+aKkkpF6Pml6PmipJKRej5pej5&#13;&#10;oqSSkXo+aXo+aKkkpF6Pml6PmipJKRej5pej5oqSSkXo+aXo+aKkkpF6Pml6PmipJKRej5pej5oq&#13;&#10;SSkXo+aXo+aKkkpF6Pml6PmipJKRej5pej5oqSSkXo+aXo+aKkkpF6Pml6PmipJKRej5pej5oqSS&#13;&#10;kXo+aXo+aKkkpF6Pml6PmipJKRej5pej5oqSSkXo+aXo+aKkkpF6Pml6PmipJKRej5pej5oqSSkX&#13;&#10;o+aXo+aKkkpF6Pml6PmipJKRej5pej5oqSSkXo+awPr7VHQcwz/gj+Vq6Rc/9f8A/kDN/wCKP5Wp&#13;&#10;KfHv8WA3fWPEH/G/+eb1756PmvBP8Vv/AIpMT/rv/nnIX0AkpF6Pml6PmipJKRej5pej5oqSSkXo&#13;&#10;+aXo+aKkkpF6Pml6PmipJKRej5pej5oqSSkXo+aXo+aKkkpF6Pml6PmipJKRej5pej5oqSSkXo+a&#13;&#10;Xo+aKkkpF6Pml6PmipJKRej5pej5oqSSkXo+aXo+aKkkpF6Pml6PmipJKRej5pej5oqSSkXo+aXo&#13;&#10;+aKkkpF6Pml6PmipJKRej5pej5oqSSkXo+aXo+aKkkpF6Pml6PmipJKRej5pej5oqSSkXo+aXo+a&#13;&#10;KkkpF6Pml6PmipJKRej5pej5oqSSnyf/AB4M2/YP+v8A/uotD/Eqzd0zI/4//vlSpf49P+0H/X//&#13;&#10;AHUWh/iS/wCTMj/j/wDvlSSn0D0fNL0fNFSSUi9HzS9HzRUklIvR80vR80VJJSL0fNL0fNFSSUi9&#13;&#10;HzS9HzRUklIvR80vR80VJJSL0fNL0fNFSSUi9HzS9HzRUklIvR80vR80VJJSL0fNL0fNFSSUi9Hz&#13;&#10;S9HzRUklIvR80vR80VJJSL0fNL0fNFSSUi9HzS9HzRUklIvR80vR80VJJSL0fNL0fNFSSUi9HzS9&#13;&#10;HzRUklIvR80vR80VJJSL0fNL0fNFSSUi9HzS9HzRUklIvR80vR80VJJSL0fNUPrBVHTMrX/AW/8A&#13;&#10;UPWos/6w/wDJmX/xFv8A1D0lPgn1CE9ewx/wo/I5fQ3o+a+efqB/y/hf8aPyOX0WkpF6Pml6Pmip&#13;&#10;JKRej5pej5oqSSkXo+aXo+aKkkpF6Pml6PmipJKRej5pej5oqSSkXo+aXo+aKkkpF6Pml6PmipJK&#13;&#10;Rej5pej5oqSSkXo+aXo+aKkkpF6Pml6PmipJKRej5pej5oqSSkXo+aXo+aKkkpF6Pml6PmipJKRe&#13;&#10;j5pej5oqSSkXo+aXo+aKkkpF6Pml6PmipJKRej5pej5oqSSkXo+aXo+aKkkpF6Pml6PmipJKRej5&#13;&#10;pej5oqSSkXo+aXo+aKkkpF6Pml6PmipJKRej5pIqSSn/1/U3vbW0veQGgSSeAAvNqfrB9YvrrkXH&#13;&#10;oNjMTApdtFjx7rD/ANt3+/8Awnp1+n6Vf84up/xhZjsP6v5lrTBNYZ/265mN/wCjkD/Fnhtxfq9i&#13;&#10;gc2Bz3HxL3P/APRexiSnO+qv1t6jT1N31e+sIb9rAmq1sBtojf8Am7Ge+v31P9Ov/R2V+qu6Xmn+&#13;&#10;NT9Q6p0rqbNHtsIJ8q302sb/AOC3L0Hqf2r7Lb9g2fadp9Pf9Df+bvSU2kl5P/zy+tWF1arpWe7H&#13;&#10;pe9zYL2xU9p/cvr/AH/of8Z+j+mul/xj/WDqn1fprysB9DKdQ4Wa2Of+Y2iv8/2pKezWV9ZOoZ/T&#13;&#10;8T1emY32q8uDdk7doO79M79/asj6k5X1kzD9o602pmO+vcxoG23eT7N7G/QZ6W/+c/Sfzf8Awi6x&#13;&#10;JT5YfrT9aMfrmDh9ULMdmQ9pNVYY4Fjnel77P1iz/wAHXqa80+u//iv6T/1v/wA+2L0tJSDNzKsG&#13;&#10;izKvO2uppe4/yWje5ee9M6t9aPrqX5fTra8DBa4tZLQ974/lPZZv/wCEf+hq/rrtfrP01/Vel5OH&#13;&#10;UYstqcG/1vzP+kuO/wAW31rwendOHR+pWNxMrGe8Ftx9LcHOdf8ATt2M3t9T0/TSUywvrV1n6t9T&#13;&#10;q6V9ZCy6nIMVZDBt1J2e7Yypv09jLv0fqVfzu+xehryv659Qq+uvV8HpnSD6zaHF1trdWMDjVv8A&#13;&#10;0n7lVdX9t/p1/TXqiSlJJJJKUkkkkpS5L6+/XO/6uNpxsKr1svJJFYMlojYz+bZ77bHvs/RsXWoN&#13;&#10;2HRe9lttbH2VEljnNDnMJ+l6T3fzf9hJTwA6Z9fXV/azl0izn0IZ/wBtf0f0N/8A17/r63PqJ9cX&#13;&#10;fWSmyrKZ6WbjHbawaD931GNd9D3M2WV/4NdFm5tOBQ/JyHBlVbS5zj2AXnv+K6mzqPUeo9f2mujI&#13;&#10;e5rB47n/AGh//bX6P+3Ykp9JWL9b/rC36u9NszObT7Km/vWv/mv83+df/wAHWtpcBWf+eX1k3/S6&#13;&#10;d0o6fu25M/8AS2OZ/wCAf92ElK/xZfWLq3VMjNw+r2b34xa2C1rXMdNtdzP0LK9/82u/XnX+Lr/x&#13;&#10;Qdb/AOPd/wCfcpeipKUkkkkpSSSSSmFtrKWGywhrGiSSYAC5e76+sssNXTca3KLeS0ED+ztZdZ/4&#13;&#10;Gq3+MHNttfj9JpMG8gu85d6VDP6vqLqumdNp6ZjtxsdsNaPm4/nWP/lvUJlKcjGJ4RD5pOlHFh5f&#13;&#10;BDNmj7+TmOL2sPF7UI44f5TJwPMP/wAYzMcOZlYttVw4YT/1TrG1PZ/2yusxrxkVMuboHtDh/aG5&#13;&#10;Y31x6C7rOHtoaDkMcCwnTT/CV71rYFLsfGqpf9JjGtMeLRtRhxiREjxR/Rks5n7tPDCeGPtZTOUc&#13;&#10;uLj9zheczf8AGHh4d78d1VpdW4tOjRq32/vrR6B9a8brrn10tcx7ADDo1b+83Y5Z/wBesh9zKOlU&#13;&#10;n9JlWAH+o0/+lP8Az0qHV8dn1Y6vi51I241jRU/wAaG0+7/rXp2/9ZUZnOMjZ4oRI4tP325DluWz&#13;&#10;4YiMJYuZzQyTwfrPc9z7v/6u/WvcEwJXJN/xk4HqbHVWtEwSQ3T+s3euuXDfXHCZ1DrWJi2aNsr2&#13;&#10;yO0m33J+YyiAYnq1fh2PBlyShnjKUeCWTjjLh9v2o+v0PWdU6rV03EdmvDn1tAPs1kO/O/qrnG/4&#13;&#10;y8IkD0bdf6v/AJNWPqX1Cxgs6Pl6ZGKYH8qv83b/AMX/AOevSVaz/wAVrP8Aiv8Avj02U5ERlE8P&#13;&#10;EeAxr5ZM+HlsOOeXFmgcssOOfMY8scntxy4Y/wA3/wCGPYNO4A+KdJJWHHUkkkkpS4vrP+NHCw8g&#13;&#10;4XTqrM7IGhFX0J/c9Xba6z/rVViJ/jT69Z0fozm0EttyHCoEctaQ6y57f+ts9L/rqsf4vPq3T0Pp&#13;&#10;VLg0faL2Nstf+d7x6jKf6lLPYkpxD/jcOE4N6t03IxZnbOpP9nIqwl131Y6+z6xdPr6hWw1h5cNp&#13;&#10;MwWOdX9NP9Zuis6706/BeAXPYdhP5tsfoLf7Fio/UHouT0Po9WFmANuaXkgHdG5z3t9zUlPRJLkv&#13;&#10;rjmfWVuRVi9Apb6b2y65207XS79H+nd6bNrP0n83Z6n+DWJldO+vXTqXZv22q8sBc6oNbqB7nNr3&#13;&#10;Y1TP8z0/+CSU+kJLA+pP1nH1n6a3Mc0Mta4ssaPoh7drv0f8h7LGPWP/AIw+tde6E37d080jCY1o&#13;&#10;duG6z1HO2fRd+Z/NpKe3SXmeB1j63/W/HZf001YVAaAbH/4axo/T2Vfosl/per+5X/wfrW+9Wvqp&#13;&#10;9bOr4nV/+b31h2uucCa7QAN2nqN/mtldlVjGP2P2ep6vssSU+hJKvn51PTsezLyXbKqmlzj5BecU&#13;&#10;fWb60/XKx7uhNbiYbTtFjwNf69tjL/0n/hWn9F++kp9PSXlnVuq/XT6o1HIzX1ZWPwXhocKy72s3&#13;&#10;ba8S76f+k9Sldh/i/wCsZXWujU5ma4PucXhzoDZ2vexvsr21pKejSXB/Wr6+5jOofsL6v1C7N4c8&#13;&#10;6tYfpbGfmfo/8Nbb+iqVd/SPr5Sz7S3OpssGpqhuv/Bt3YtdO7+3X/xqSn0RZ31gq6jdhWM6TYyr&#13;&#10;LMbHPEtGv6T8y7/B/wDBrn/qN9e3dffZ0/Pr9DqFM7m6gPDTss2sf767a3/ztP8ArX2KSnyXrvV/&#13;&#10;rn9WzRZn5dbmW2BoDGVu/rbv1WpetLzr/HJ/M4P/AB5/IvRUlKSSSSUpJJJJSkkkklKSSSSUpJJJ&#13;&#10;JSkkkklKSSSSUpJJJJSkkkklKSSSSUpJJJJSkkkklKSSSSUpJJJJSkkkklKSSSSUpJJJJSkkkklK&#13;&#10;SSSSUpJJJJSkkkklKSSSSUpJJJJSkkkklKSSSSUpJJJJSkkkklKXP/X/AP5Azf8Aij+Vq6Bc/wDX&#13;&#10;/wD5Azf+KP5WpKfH/wDFb/4pMT/rv/nnIX0Avn//ABW/+KTE/wCu/wDnnIX0AkpS4z67fW/Mwsqn&#13;&#10;onRWh/UMjWTqKmn6Pt+h6nsfZ+l9lVK7NeafVH/KP1z6nl2amkPrbPba5mJ/56oekpbO6r9a/qZ6&#13;&#10;eb1W2vNwnODbA0CWT+6/0cZzP+C+nT/UXo2Hl1Z1DMmg7q7GhzT4tcNzVmfXHDbm9FzKXazQ9w/r&#13;&#10;MHrVf+CVrG/xS5jsnoFbXGfSe9g+E+t/6OSU9kkvPPrz13609Bssy8dtR6eHANcG73NBH/ajd72+&#13;&#10;/wDP/m1tfV3q3U+qdAOb6mO/Mc1xrcJFQ/c+1fuW1/4RJT1Kja8sYXAFxAJgcn+SvLPq/wDWj64d&#13;&#10;eusZhHHfXS4NfYWxUTP0WWfTt/61/g/+tr1VJT51Xb9dvrE43VbOmY8+1r2/pD/W9Sq6/wD9tmKf&#13;&#10;QPrb1fpXV2dB+se177Y9K5oA3E/zX0G1tsrtez0v5qu31v5xdr1XrOH0aoX59raaydoLu7vpbWt+&#13;&#10;k5ee2W/8+/rLi5nTmuODgFpdeQWh7mO+0+nXv/ed6bNn859O1JT6euE+sf1u6nl9W/5vfV4MGQ0T&#13;&#10;bc8bm16b/wA7fX+j3s3v9O39J+h9Nd2vLmZLfqb9b8jJ6iC3Ezmu2XQdoLzXd/4HYz0bP+t2/wA2&#13;&#10;kptdTs+t/wBVav2jdk152MyDbXtDSG/v+yuuzZ/LY/8AR/T9H012/QOtU9dwauoY8hlomDy1wOy2&#13;&#10;t3/F2Lmfrv8AXjpTelX42NfXkX5NbqmMrcLP5welvf6X836e/wDPWh/i56Pf0folNGSC21xdY5p5&#13;&#10;ZvO5jHfyvT+mkp6ZJJJJSkkkklKQcy841FlwEljHOj+qN6MqnVv6Ff8A8U//AKlySnzvo311+uPX&#13;&#10;aDldPwsWykOLd07fcPzdt2fU/wDPW70Tqf1wuzK2dTwserFJO97XDc0R+ZtzMn/zyuO+oP1+x+gd&#13;&#10;MOF6F2RkG1z4rA2hpFbfc/8Asf6Ndx9Wf8Y/TfrBd9kbvoydYrsAG6PpelY3/qP0diSnq1j/AFp+&#13;&#10;tGL9WcM5eT7iTtrrH0rH/uf1f9JZ+YtheUfWbOxep/W5tfUrAzA6cwPdu+iSAy76H5/q5N2PQ+v/&#13;&#10;AAvpJKdPDd9dPrIwZbLaunY79WN2y8tP0H++u+3/AMEo/wCKXYfV7C6hhYvpdUyBlX7id4aGQ327&#13;&#10;avZ9P/jFg4n+NjoGTd6JsfWCYD3shn+c3fs/64uxa4PAc0yDqCElLpJJJKUkkkkpSSSSSlJJJJKU&#13;&#10;kkkkp5Tqv1gz8zqB6T0cNa9n85a4SG/vfvt9n0PoWfpFXzrvrB9X2fa7rWZdDSN7Y2kD/M3/AOv8&#13;&#10;2g4t7fq317IOb7acoucywj2+53rf+o3rQ+tf1lwTgWY2PYy664bGtYd/0vznemqt2JSlIxnEn038&#13;&#10;v+A74x8GTFixYYZuWywx8eWWP3Pd9z+en7/+S9v/AMad/pufX1LGryqfoWCRPb99n9h6tLH+qfT7&#13;&#10;OndMpouEWQXEfu7y6zYthWIkmIJ3rVxc8YQyzjjPFjjOUYS/egpJJJOYlJJJJKUkkkkp8q/x6f8A&#13;&#10;aD/r/wD7qLQ/xJf8mZH/AB//AHypZ/8Aj0/7Qf8AX/8A3UWh/iS/5MyP+P8A++VJKfRUxIaJOgCd&#13;&#10;YX15zHYfQ8y1hh3pOaD/AMZ+g/8ARiSnk2/WL6wfXPMur+r9jMXBoO31XgE2H/tu/wCn9P062fzf&#13;&#10;89Yrv1Z+tnU8Pqv/ADe+sW05DhNVzYAs/wA302fpNj/Sf6df6RnpWfpFe/xV4bcb6vUOH0rS97vj&#13;&#10;vfU3/wACqrWF/jf/AFHI6b1RmllVp17+01ZFf+ZssSU+lpKv1D7R9ms+x7ftGw+nv+hvj9H6m38z&#13;&#10;cvLcn65fWzpvUq+m57sel9hG11jYpcD/AMPX+Z/g0lPrSS4//GN13qfQcavL6e+llYJD/U1sc4/z&#13;&#10;LMdn5/8AhN//AJBL6kZv1lzyMnrDam4lle5gA227iW+l7G/RZ6f+kSUz/wAYX1ty/qzRQ/CZW+y6&#13;&#10;ws/SAkcf8HZT/wBWsz9s/X7/AMrsX/Ob/wDJJA/x0PFePhPPAvJPyCPb/jiwmH1G4mSceY9Ta0D+&#13;&#10;z79n/gqSnpvqvldZyaHu65RXj3B0NFZ3Asj6Tv02V/59Wrk5FeLU++47a62l7j4NaN73Kn0Lr+F1&#13;&#10;/HGVgv3smCOHMd/o7WfmuT9f6e7qfTsnDrMPuqexp/lObtYkp4bp3WvrN9dn2ZHS7GYGAxxa1zmh&#13;&#10;73kf1mW+7/Sen6Nf5n6VFo+tPWvqr1Gnp/1jczIxsgxXkMAbtP0PdsZVv9Pf+n31+p/hfVsQv8Wn&#13;&#10;1owuk4TujdUe3Eysex0i0+mHBx3/AM5Z+j9Rip/X3qNP10z8To3Rz65Y8ussZqxgdsZ/O/Q2Vs99&#13;&#10;j/8Ai2fziSn1VJJJJSkkkklKSSSSU8/9dfrWz6rYByi3fa92yth4L/pbn/8AB1t/8gudx+nfXfqF&#13;&#10;IzXZtWO943No2N9oP0a7f0Nuz+36yJ/jf6RkZuBTmY7S/wCy2Fz2gT7HD+d2/u1+n71t9P8A8YPQ&#13;&#10;8zFGW7Kqq9sure4Nsafz6/R/nLf+tMSU0fqR9csnqt93SOrVirqONO6Po2Nadj37f3/5v6H6O3f6&#13;&#10;tS6665lDHW2HaxgLnE9mt9zl5t9Sw/6wfWfL+sNLC3DgsY4iPUMVY7P/AAKn1rf9GvQOsYR6hg5G&#13;&#10;I07TdU+sHw9RrqtySngsHr31j+u1ttnR7GYOBW7aHuaHPefpfnst/Sfv+n6Xp/8ACKf/ADo659T8&#13;&#10;6rF+sTmZOHeYbewBpZ/X2Mq/m/8AC12M/l1XIP8Ai0+seJ0PHt6J1ZwxMmm1x/SnY1wdt/wr/wBH&#13;&#10;v/8APlfp+mq/+MTqtP1vyMXonRnDIs9Te97Pcxmnp/zv0PTZv9S56Sn1RJRrZ6bQwawAPuUklKSS&#13;&#10;SSUpJJJJSkkkklIczKbh0PyHgltbS4hurjt/dXNYX+MPDzL2Y7KrQ6xwaNGn6R2/vrq1xP1m6fb0&#13;&#10;DNb13AHsJi5g4930v7F3/n/3qHKZxqUT6R87o8hjwZjLFljeaY/o8uP24e7/AJp6D6wfWOnoLGPu&#13;&#10;Y94sJA2gQNv77nIP1f8ArXj9dsfXTW9hYASXAR/0HLE631x31mfV0rpRO20B1r/3W/6J/wDxf+G/&#13;&#10;7ZXW9N6dT0zHZi0CGMHzJ/Oe7+U9KMpTmeE/qwuzYcXL8tEZYSjzuS69f83i/wA5kx/9x/1RtJJJ&#13;&#10;KZzFJJJJKUs/6w/8mZf/ABFv/UPWgs/6w/8AJmX/AMRb/wBQ9JT4J9QP+X8L/jR+Ry+i186fUD/l&#13;&#10;/C/40fkcvc/rfmOwujZl7DDm0vg+DnD02O/6SSnj3/WXrv1wzrsb6uvZj4eOYde4A+of8y/+c2fo&#13;&#10;vSr/AJv+es/SemrX1e+tfVemdWHQPrHsdZYJpvaAA/8Acb7W1NcyzZ6bP0Vdvrfo3/TVv/FJhtx/&#13;&#10;q/XaObrLHn5O+zf+66yf8crDjMwepV6W03EA9/zb2f5r8dJT6Skq+Q+2zGe/E2+sWE1752byP0Pq&#13;&#10;7fd6e/8AnF5Z1D64/W3pOfXgZ5x6XWkbXvb+hM/92GfmfmWf6NJT62kuS/xhda6n0TCrzMB9DGtJ&#13;&#10;FvqfScTt9CvEZ+f/AIX/AM49VA+o/UPrN1JzMvqram4VlZc0RttM/wAy/Y381/8Awn+DSU2Pr19a&#13;&#10;OodDsw8bpdLLsjLe5gDwSPb6e1vstx9m/wBb6dlmxZf7Z+v3/ldi/wCc3/5JLvy0EgkajhV+o51f&#13;&#10;Tsa3Lu+hSxz3fBo3pKeP+p/1u631Tq1/S+qUU1fZ69z/AE5lr5r9Ov1PtGVT7mWLtrrmUMdbYdrG&#13;&#10;AucT2a33OXEf4qMOyzDyOsZH89nXOeT/ACWF3/o9+Quu6xhHqGDkYjTtN1T6wfD1Guq3JKeCwevf&#13;&#10;WP67W22dHsZg4Fbtoe5oc95+l+ey39J+/wCn6Xp/8Ip/86OufU/OqxfrE5mTh3mG3sAaWf19jKv5&#13;&#10;v/C12M/l1XIP+LT6x4nQ8e3onVnDEyabXH9KdjXB23/Cv/R7/wDz5X6fpqv/AIxOq0/W/IxeidGc&#13;&#10;Miz1N73s9zGaen/O/Q9Nm/1LnpKfVElGtnptDBrAA+5SSUpJJJJSlQ65mZWDh2X4NH2m9sbawdu6&#13;&#10;Tt/6H01fSSU+Tdb+tv1twMnE+3ivEryLIbWwMeS1jqvU9Rz3ZT/8N/pF6yvNP8b39N6R/wAbZ/1W&#13;&#10;EvS0lNfqOazp+Lbl2AllNbrHAc7a2+q7avOenda+tv1z3ZPTXV4OECQ1xAO6P+EfXfba5v57666K&#13;&#10;V6Y9jbGljwC0iCDqCCo4+NVi1tpoY2utohrWgNa0fyGM9qSnz7D+tXW/qx1Grp31lLLqMgxXkMAE&#13;&#10;H6H5jKdzGf4f1KvV/wAKvRV5f/jLvH1i6rh/V/C91zXl1jhr6e/b/wCeqW/aLv8Ara9QSU8l9e/r&#13;&#10;hb0IU4XT2C3qGUdtbTqGifT9TZ+++z9HT/b/ANGufz8r65/VekdUzbqsugEerUAPYHf1KKP8+l//&#13;&#10;AFt9alV/lL/GA/fq3Eq9oPlWz/0dl2PXoXUsNudi24r9W21uYf7Y2JKR9G6rT1nDqzsc/o7W7hPI&#13;&#10;/frf/Lrf+jV1ee/4lcx1vSrqHGfSuMeTXtY7b/256i9CSUpJJJJSkkkklKSSSSUpJJcl9aep9c6W&#13;&#10;9+Rjis4giCBuc3T6V39tNnMQFkE/3WfluXlzM/bjKEJH5fdlwcX9R61JYPQOo5vUeluyXPqdkO3b&#13;&#10;CJ2DT2Nyf3Xtf9NYHTOu/WLqlr68Y0vFRhz4/R/2bPz/AOwmHKBWkjx/K2IfD8kjkHFih92lw5TO&#13;&#10;fA96kmExrz3TqVoKSSSSUpJJJJSkkkklP//Q7D/GRjuyfq9mMbyGNd8q31Xu/wCjWm/xb5Dcj6vY&#13;&#10;jm/mtc0/Fj7K10WRQzJqfTaN1b2lrge7XDY9q8x6a/rX+Lu27CGJZndPe8vqfXMtn9702X+nu/wl&#13;&#10;VjP5z9JUkpP/AI2/1vN6XgM1e+06d/e7Hpr/AO/r0teefVvonU/rD1r/AJx9apOOyoRj0u+kP3PY&#13;&#10;/wB/6Le+z9Iyv1L/AMzYu161lZWHh2X4VP2i9oBZXO3dr7vd/IZ+kSU4H+MvG6Vb0h9nVPaWfzLm&#13;&#10;/wA76p+hXT+/6n+Gr/0f/F+ouD+qF4t6vjN+tZtL21M+x+t/Na/zTn7v3v8ABPf/AIX+e/SekrT6&#13;&#10;PrH1frVPUeqdOfdVW4BlJOymsT9P3bt3+kf6n85/xX6Ndb/jO6bf1LAZRjYX2t5cYeDD6NPbZX+/&#13;&#10;6n5/+D/8DSU9kkuF/wAXmZ9Y646f1jGf6DGnbe8w8Rt9Ol/+n/8APi6L6z9S6j03Gbb0vF+12l4B&#13;&#10;bMbWw79J/LSU8Z9d/wDxX9J/63/59sXpa8e6x/zm6r1XF6s/pjmvxdsMH0XbXet7l3P1Y691zqWS&#13;&#10;6rqeB9lpDJFm786f5vY795JTqfWfq56L0zIz2iXVMJaDxvP6Ord/J9R64f6m/UbG+suKOt9ec/Kv&#13;&#10;yS4gF7mNa1pdU3+YdW/8z9/0q6/Z6a7/AKz0uvq+Fdg3GGXMLSRy2fo2f9bf71510XqnX/qJWel5&#13;&#10;WC/MxmOPpWUyQA4+p9Nld3sc/wB/p2+lakpH9Yun/wDjb5+P1HpL3Nw73bbqHO3N9v8AW/4N7/T3&#13;&#10;/pKrP+MXqy8vf07rH+MHqFF3UcZ2F03HO7Y+d75+l/ONrfY+7Z9P0q6qqf8AwX1BJSkkkklKSSSS&#13;&#10;UpCycmrEqdfe4MrYC5znGA0BFXm3+NXp/XurW1YmBS+zBDdzthHutn/Df8UzZ6X+vppTSy8vO/xn&#13;&#10;Zxw8Muo6PQ73v4NhH/o3/QUf4H+euXpvTun0dMx2YmK0MprENA/1+kvPOk9a+sfR8VmFidF2VViB&#13;&#10;qZP71ln79j/z1s/U/M+sef1PIyOr1Ox8Q1gMqIG1tks/m3fzv0PW9T/jP+LSU6f176pkdK6LkZGI&#13;&#10;CboDGkct9Qtp9b2/nV7/AGLhvqj9f+n/AFb6dXhNxMlz/pWODW++x384/wCn/wBbr/4NesrG+tHU&#13;&#10;uo9Nxm29LxvtVpeA5sxtbDv0n+ckp8u+qP10b0/q+fkV41lrs68FjB7SzfZa/wDT/wA57tt69qXk&#13;&#10;/wBVG/WPpXVcjLd01xbnXB1knaKw59lr9j/5Hr/nr1hJSkkkklKSSSSU8F9eicPq+HnP/m27P/Ar&#13;&#10;PWf/AOfV3jXB4DmmQdQQs7r/AEOrreMce07XAyx37rv/ACP765TEyvrF9XW/ZXY/2mlujC0GzT/g&#13;&#10;30+/0/8Ajq1Xs4pkkEwn1j+i64jHnuXxwjKEOY5Xix+3ll7fvYpfJ7b3qS4h7/rH9Yf0RZ9ioP0j&#13;&#10;BY6P7bvXf/Y9L+WtvrFnUOm4VdHT63ZFm3YXk+9sN2tu/lvTxksE1LhH/Oa0+S4JRx+5iObIdYRn&#13;&#10;6MX+1zfzTzFubn9Q63b1Dp9AyG436Jsn2t+kzf8ATr+n+mei9ff17q+KaMnCa1jTv3NPubt/d/S/&#13;&#10;uI/1PHVOlbcN+GRU95c+wmCJ/O/sLput5uZh0h+DR69hdBbMQ399QxhxQJJmOL5406ebmPZ5iEMc&#13;&#10;OXye0IQ5fNLJ+hj/AH5wy+3jan1N6p+0um1ucZsr/Rv+LPoO/t1bFlfWD/xR4H9Uf9VaqP1Zq6v0&#13;&#10;rMftxHCjIeNzSYbWN30mf8Wx6l1lvWL+rMzWYZIxyWsgyHtBfsfu/lpGZOMAiXEJRv0/uqjy8cfO&#13;&#10;ZJQli9rJiy8H63F6ffh/N/N/nHS+t+JZ0+6rruKPfSQ20fvVn2+7/wA9f+q1Tx8uvN+s9ORSZZZR&#13;&#10;uB+LHrouk5GV1TGsb1PH9HdLdpM72Ee5ct9X/q1l9J64NzHOx2B+2z83a5rvT937/uRmDxRMR6Jz&#13;&#10;jI/1ZLOXnH2cuPLKI5jluXy4ccuKM/ewZf8AJ8f+qyf+lHvkkklacFSSSSSnzv8Ax14j7emUXtEt&#13;&#10;quh3kHtd7/8APZs/trr/AKrZ9fUelYuTUZDqmT5OaPTtZ/1u1mxW+qdNo6ti2YWUN1Vrdrh/35v8&#13;&#10;tjvexeY43TPrT9QrX1dNr+24DnFwaAX/APgFTvtFF/7/AKf6F6Sn1hJeY2fWD66fWAfZsTC+xNdo&#13;&#10;6x7XVuaP5NuX/wCiaPWXb/Vbot3RMBuLkXuyLZLnPcSdXfmV7/f6aSnj+ofWXrf1m6td0joD249G&#13;&#10;MS224iSS0+nZ7ttn+F/mPR99n856uxW/+ZH1jqHqVdasdZ+69h2f9O67/wA8LKzOl9c+pfWcjqPS&#13;&#10;sc5mJluLnMaC5w3O9X09lX6Zj6nv/RW7LK/SVqzqP1t+tbTiVYv7Nx36WWv3Czb+e2v1fTt/7ao/&#13;&#10;6/Wkpl/iS/5MyP8Aj/8AvlS1f8bH/idv/rV/9Wxc99Qsfr/1ZuPTXYBfjW3y+4u27G+2l1zPzHNY&#13;&#10;xnq/8J9Ban+M4dY6hSelYOGbsexrXG1p1D2u3+l6f9hJT031RaG9FwQ0QPs1J++tjnLkPrcB/wA8&#13;&#10;+lHvsH/VXre+oOT1N2CMTqeKcb7MyuutxP8AOta30nO2fmbPSZ/26uN64frJn9bo6qOmuBxCWsaD&#13;&#10;ua8Bz9rnWf20lPSf4332N6A4M+i62sP/AKs7v/P3pLZ+o9dNfQsIURtNDCY/fcN+R/7Meqj2YJ+s&#13;&#10;PSfs/U6vSdfWPUrnca3fS9r/AN+p/wCkXBdPr+tP1D3YdOP+0MDcSzYC4if3G1b7qN3+Er9Kyr1P&#13;&#10;5tJT6bl4lWbS/GvaH1WNLXNPdrvpKv0Xo2N0PEZhYYLamTEncfcfUf7l5/mdU+uP1qb9kxcQ9Ppd&#13;&#10;o9791b4/427Zds/8L4/qruvq10Y9D6fVgusdc6sGXu7ucfUft/4P3fo0lPkf1LPXH9UzcjpLKXZM&#13;&#10;u9Q3dt73Of6fu/0jP0i7X1vr3/o8P7z/AOlFU6/9U+q9D6s7r/1cAs9WTdQe+733ezcz1arX/pfY&#13;&#10;/wBau3+bRP8An/8AWKxvpV9EuF37zvU9P/23r/8AbhJTX6H9T+vH6xs671FtNfJs9N30v0f2b2Ve&#13;&#10;/wCn+f8A9uL0pcR9WsD61Zee3qHWrm0Y7Z/VmR7tw9rXtr3s2/n77brr1v8A1n6l1HpuM23peL9r&#13;&#10;tLwC2du1sO/Sfy0lPJf45P5nB/48/kXoq8h+tj/rP9Z2Ust6Y6v0H7xt1n/OW+Prh9bCf+SP+kUl&#13;&#10;PfpJmkkAkQe4TpKUkkkkpSSSSSlJJJJKUkkkkpSSSSSlJJJJKUkkkkpSSSSSlJJJJKUkkkkpSSSS&#13;&#10;SlJJJJKUkkkkpSSSSSlJJJJKUkkkkpSSSSSlJJJJKUkkkkpSSSSSlJJJJKUkkkkpSSSSSlJJJJKU&#13;&#10;kkkkpSSSSSlLn/r/AP8AIGb/AMUfytXQLn/r/wD8gZv/ABR/K1JT4/8A4rf/ABSYn/Xf/POQvoBf&#13;&#10;P/8Ait/8UmJ/13/zzkL6ASUpeafUn9T+t/VcZ+jrC+wT52Nv/wDPeSvS1wX11+rvUMTqdX1l6Iz1&#13;&#10;L6xtuqHNjQPT3bP8L+h/QvZ/OfzT6klPT/WzIbjdHzLXdseyPiWuYz/prA/xQ47qegMeeLbbHD4T&#13;&#10;6H/olYfWOqde+vdbelY+DZhUOcDfZbuiG+7Zusrx/Yx/6T0/5232fza9G6V06rpWJVhUaV0sDR5x&#13;&#10;+f8A1npKbF1bLWOZaA6twIcHatLT9Lf/ACV4N1V32W/Nq6G/IPQ/UYMjZ9ASfeymx3+D/Mqs/wAL&#13;&#10;+j9b1K/p9h9es3609U9bpuHhPrxd5abGHc66v8z3/wCDru+nZX/1qz/CLpfqhiW4vQhRZgih7WvH&#13;&#10;oEh3rafzlz3fn5X5/q/+eklOj9Vf2b+zaf2Pt+ybfbHM/wCE9b8719389vWsvG+hU/Wj6v51mR0/&#13;&#10;p9jMa10uxid1X/W3/wCD2fmWf2F6l1mvqGT06xvT3CjNcwbC6HBjva6yv6Lm/R31ep/1xJSfqPSs&#13;&#10;Tqtfo5tTLqwZAeN0H99v8peZfXTpdf1Cz8Xq/RiamWOLbaQSWODdr3N9/wDg7Wfmf4N+z0lcx/r1&#13;&#10;9aOkD0Oq9MfkPGm9gczd/wBcx6srFf8A9Z9NDp6N1v699RpzOs0HEwMcy2pwLXP13uZss/TfpdjP&#13;&#10;Vueyr9F/NJKfUF5ddTZ9fvrHkdPy7HM6dgEj02mN72O+z7nf8ZZ6v6T/AEP6Ov6fqL1Feb9a6H1b&#13;&#10;6r9bs690Wn7VRkT61I1fLvfb7GfpPfY31qravU9/6N9ez+dSk/1l/wAWfTcPCszukB+Ll4zTaxzb&#13;&#10;Hnd6Y9T/AAr7Njv3PS9Nbv8Ai++sFv1g6RXk5OtzXGt543OZ/hP7db2Lluq/Wzr/ANZ8d3TendMt&#13;&#10;xzcNlllkw1jvbY3fZVj11/1//A12f1Q+rrfq302vADt7xLnuHDrHfzm3+R/g2JKdpJJJJSkkkklK&#13;&#10;TOaHgtcJBEEFOqHXDnDCtPSww5e39GH/AEZn3f8Agf8AN/8ACfTSUl6f0vE6XX6OHUymvmGAN/zv&#13;&#10;3l57/jj6dVi143Wcf9HltuDN7dHO9r76n/1qH0f9NTr/AMYf1iwP0fUOkWWPH51Yexp/8Cza3/2L&#13;&#10;FXb0brn1+z6sjrNJw+nUGRUQWuf+8zZZ+mfZb9B972VVsq/mfekp9Lw7jkUV2uEF7GuI8Nw3LyJ3&#13;&#10;1fq6r9er8TNE1bza5v742Mvqr/6j1F7EBGgXD/Xj6sZ/22n6w9DE5tAh9f8ApWD939/9G99Vtf8A&#13;&#10;hKv5v9Ikp2PrH9T+mdT6fZj+hVW5rCa3sa1hrcB7Nrq2/Q/fYsb/ABPdTtzejGm0l32e0sYT+5DL&#13;&#10;WM/seo9ZPUfrl9ZOuY7umYnS7ce60Fj7HB8AO9r9nrVY9eN/XttsXZfUn6tD6s9MZhuIdaSX2kcG&#13;&#10;x37n8ljGV1pKd5JJJJSkkkklKSSSSUpJJJJSkkkklPCspd9b+rX1ZT3DDxSQ2tpjcZ9Ld/b2Wf8A&#13;&#10;ntWuu/U3EwsV+b03dRfQ02AhzjOz3v8A5xz3fQQ87pvUPq/1KzqXTqvtFF8mysfSBJ3v+j7/AOc9&#13;&#10;9b2f1FDqHW+rdfqODiYb6RZ7XvfMbT9Ju57KmNVOo0RMXl16f4nA9GDmM8c+XyQhyMY4+OPuQx48&#13;&#10;f/ij7zh/Teh+q3VX9W6fXkW/zmrXebmnbv8A7a1ln9C6U3pGHXiNO4tEuPi53vetBWoXwji+atXC&#13;&#10;5gwOaZxfzRnL2/7ikkkk5hUkkkkpSSSSSnyr/Hp/2g/6/wD+6i0P8SX/ACZkf8f/AN8qWf8A49P+&#13;&#10;0H/X/wD3UWh/iS/5MyP+P/75Ukp9FXP/AF+x3ZPQM1jeRUXf9tlt7v8Az2ugULam3MdXYJa4EEHu&#13;&#10;D9JJTy/+K7Ibf9XcYDlm9h+IfZ/3zYuf/wAcv6yen4DNbLbXQO/+Cpb/AOfkHAb1j/F1kXY1WJZn&#13;&#10;dNtfvrNc7mH+X6bLtj9n6O31K/0mzfU9XOg9H6n9aOtM+sHWaTjUUAehS6d0j+b9j9ln6N/6f1X1&#13;&#10;1+pZ6f8Ag0lPoq5j/GJjdKu6TY/q3taz+bc3+dFp/m2437/qfn1/Q9P+c+h6i2+rZORi4ll2HV69&#13;&#10;7Wyyudu8/wBZeVZtP1l6z1anP6l0191NRGzHJ2Ut/rbv89/q/wDXP0H6JJTS+qt4s6nht+tZtNQq&#13;&#10;H2P1f5nU/oXW7vzP3H/8V636Je3Lkf8AGV0+7qHTRRj4f2t7nQCDtfRp/P1f6/8AGLO/xd5X1kxy&#13;&#10;3p3VsZ/2ZrTtueYewAfo6f8Ah2/uf4T/AK2kp7TP6VidSDBmVMuFbtzQ8BwDv3vcrDqmPYa3NBYR&#13;&#10;BaR7Y/c2rl/rj1P6xdMuru6PjsycUN/SMgus3z+6x7LNnp/zfpb/AM/1Fgv/AMZHX72GnH6Pa3I4&#13;&#10;3OFjmg/yqfs9P/twkpB9UqG9C+ueZ0vE0xXsJ2g+1vtqyq/+2PWsoXoH1g6p+yOnZGcBuNNbnAeL&#13;&#10;o/Rt/wA9c1/i/wDqfl9Lsu6v1d27qGTMiQdjXH1H73M/R+pY/wD0f6OpjF1fVOn19TxLcO76FzHM&#13;&#10;McjcNu5v9VJT539TPqZR9a8b9vdec/JtyHO2tLixrWMc6j/A+m/+cY/ZWx/pMrVf60dK/wDG5yqO&#13;&#10;rdGc5uPa/ZbQ5xc10fpNnv8A+D9T+c/SU2InRs7r/wBQWu6bfhPzcQOJrsqnTd/xdd303f4K703p&#13;&#10;8rB6z/jEzKPtuM7B6ZS7cQ+d7/3tvqNqfZZY32V/ovSp/wCESU+nseHtDm8ESFJMAAIHCdJSkkkk&#13;&#10;lKSSSSU8P/jS+sOX0zGx8HAca78x5bvBgta309+x/wDg9776/wBIpYX+KPoVOOKshj7ro91pe5p3&#13;&#10;fvV11u9H/PrsVv8Axh/VKz6y4TPspDcvHcX1yYDp/nad/wCZv2M9N/8ApK1iUf4wuvYdYxs3pF9m&#13;&#10;U0AbmhwY8/6Tayi7/wACs/zElMfqblZP1c+sF31Xssddi7S6ku1cz2/aW/8AgX86z6HrfpK13fWe&#13;&#10;ojpeDfmkbvRrc+PEtG9rP7S4/wCpP1Z6jb1K76ydbArybQRXV+4D7Nzv9HspZ6NNf0/9Ku2z8OvP&#13;&#10;x7cW7+btY5jo/dePTckp81+pn1Rq+uNTuvdfc/Iste5rGbixjWMO3/A7H/zm/wBOqv8AR/8AbiH9&#13;&#10;beiD/F7bR1robnV1PsFdtLnFzH6OuYz3+/09lVv85v8AT+nWpdIyOvf4vt+BZhvzsIvLq7Kp03f8&#13;&#10;Wy709/8Aobf8J/N2J8/G63/jFyKasnFdgdNqdudvne/83cz1GVepZs/mv0PpVfn2PSU+nY9zcitt&#13;&#10;rfovaHD4OG5EUWMbW0MaIa0QB5BSSUpJJJJSkkkklKSSSSUpc59c+tDDx/sNLfUyckbGtjd7Xezf&#13;&#10;s/6FX/mC2+oXXUY77Mav1bWiWsmNxXC9Lo6w3qv7Ry8N1j3mJcdoqafb+j/4utQ5ZEekX6v0q+V0&#13;&#10;vh+CMic0zDhweqGKeSGOWbN+h8/+TY9LZf8AUrOYzMg4+S0BzwPouH8r/gX/AM5+/X+lXoYIcJGo&#13;&#10;K53670ZGXiNxsfG9feSS4HWpzf5t7f66D9S7Oq0M+xZ9Lm0sadljjqP3KP5abD9XL2xfB+j/AFWb&#13;&#10;mh98wDm5HHDmB6c0OOH66EPky+29SkkkrDjqSSSSUpZ/1h/5My/+It/6h60Fn/WH/kzL/wCIt/6h&#13;&#10;6SnwT6gf8v4X/Gj8jl7h9dcd2T0TNrbz6DyP7A9X/vi8P+oH/L+F/wAaPyOX0U5oeC1wkEQQUlPI&#13;&#10;f4p8ht31epYOan2NPxL33/8AU3rH/wAdT/UxsPDZrZbcS0f1R6X/ALsKvi0dX/xdZl7MXFfm9Lvd&#13;&#10;uYK5Lqz/ACtjbtj9v6Gz1K/0+yr9IrPR+k9U+t3Wq+udXoOLiYwBopdO4uB31+1/pv8A5z9NZd6d&#13;&#10;fqbKq0lPolTPTY1g/NAH3LA+vuN0u/pNrur6VMEtcP5xtn+C+y/8K79z/tz9Gtjqd9+Ni2XYtfrX&#13;&#10;NaSyudu937m9eUdUr+s3XOpU5nUemvtx6SC3GnbV/wBcd/K/P9T/AM9JKc36s3h+fhM+tJtOGK5x&#13;&#10;PV/mef0Trv8Agf8A339X9UXuQ8lyv+MPBtzulehRhfa3ucBtBDXU6O/WKf5bH/o//Pn6NY/+LrI+&#13;&#10;suG9nTep4zziAGLXmHVBrf0dX/DV7/0bGf4P/iklPoa4P/G71R1PTq+mU63ZtgbA52MLXu/z7vQY&#13;&#10;u8XnmX0vM679c67r6bG4OE0Fj3MLa3uYPVb6Vrv0b3/a7v8AtuhJT23Rems6Tg0YNfFNbWT4kD3v&#13;&#10;/wCuP96XWeojpeDfmkbvRrc+PEtG9rP7SuoGfh15+Pbi3fzdrHMdH7rx6bklPmv1M+qNX1xqd17r&#13;&#10;7n5Flr3NYzcWMaxh2/4HY/8AnN/p1V/o/wDtxD+tvRB/i9to610Nzq6n2Cu2lzi5j9HXMZ7/AH+n&#13;&#10;sqt/nN/p/TrUukZHXv8AF9vwLMN+dhF5dXZVOm7/AItl3p7/APQ2/wCE/m7E+fjdb/xi5FNWTiuw&#13;&#10;Om1O3O3zvf8Am7meoyr1LNn81+h9Kr8+x6Sn07HubkVttb9F7Q4fBw3Iiixja2hjRDWiAPIKSSlJ&#13;&#10;JJJKUkks36w52bgYbr+n0fabwQBXO3Qn3P8A7CSnhv8AG9/Tekf8bZ/1WEvS1499af8AnN9ZLsW6&#13;&#10;3pjqziuc4Buu7caXe7d/4XXZ/V76x/WDPzG0dQ6b9nxyHbrN30YHs9rv5ze/9H/00lPXLifr19en&#13;&#10;dMcOk9JHq9TthoDRu9Ld9H2/9yP9FV/123/hOj+stmdV0293S278vZ+jGnJO1z27/bvrr32V/wAt&#13;&#10;eV/VbB+sP1dvszP2W/IyrJ/SWH3Nn+c2fy7f8Jakp7r6h/Un/m/W7LzD6vUb9bHk7tk+/wBFj/z/&#13;&#10;AH/z9v8AhF1q8z6r9YPrn1GoUY2A7FeXA+o3Ux+5+m9jWfvr0toIABMnuUlPmuF+pf4wb2v4yKvb&#13;&#10;Pf8AR1W/+69q9FzMhuLRZe76NbHOPwaN64//ABgfVfMy7sfrfRxOdiEe3/SMB9Rv9b0/f+i/w1Vt&#13;&#10;ixeq/WX6w/WrGPSMXptuM+0bbrH7msa3/CM321U+l6n/AFx/p/o0lNv/ABJ47mdMyLjw++B/Yaz/&#13;&#10;ANKL0VZn1b6HX0Dp9PT6jPpt9zv33n33Wf2rFppKUkkkkpSSSSSlJJJJKUova17S1wBaRBB4hSXG&#13;&#10;/WnK65lmzCxcZzaCY3tMusZ/3xr0yc+AXRl4Bscry55jJwiUMQ/SnklwcLznUz9nvymdIdb+z5Av&#13;&#10;2fQGvvbW/wD0f7j/AP0SvQ/q79h+w1/s6PQj+1u/P9b/AIb99VPqtjWY/TfRtxvRc2RsJB9XT+ds&#13;&#10;/wCO+h7/APz2uV6fV1vpeW/Iw8N1dTz7qZmv+z+7/I/9JqvH9URKuLj6CP8ANuznI52M8IlHFLlT&#13;&#10;6MmTLj/pnp9v9d/rv9b/ANTfR0lClznsa57driAS2Z2n85m5TVt54itFJJJJKUkkkkpSSSSSn//R&#13;&#10;9VSQ3WEGE3rFJSVJC9YpesUlJUkL1il6xSUlSQvWKXrFJSVJC9YpesUlJUkL1il6xSUlSQvWKXrF&#13;&#10;JSVJC9YpesUlJUkL1il6xSUlSQvWKXrFJSVJC9YpesUlJUkL1il6xSUlSQvWKXrFJSVJC9YpesUl&#13;&#10;JUkL1il6xSUlSQvWKXrFJSVJC9YpesUlJUkL1il6xSUlSQvWKXrFJSVJC9YpesUlJUkL1il6xSUl&#13;&#10;SQvWKXrFJSVJC9YpesUlJUkL1il6xSUlSQvWKXrFJSVJC9YpesUlJUkL1il6xSUlSQvWKXrFJSVJ&#13;&#10;C9YpesUlJUkL1il6xSUlSQvWKXrFJSVJC9YpesUlJUkL1il6xSUlSQvWKXrFJSVJC9YpesUlJUkL&#13;&#10;1il6xSUlSQvWKXrFJSVJC9YpesUlJUkL1il6xSUlSQvWKXrFJSVJC9YpesUlJUkL1il6xSUlSQvW&#13;&#10;KXrFJSVJC9YpesUlJUkL1il6xSUlSQvWKXrFJSVJC9YpesUlJUkL1il6xSUlSQvWKXrFJSVJC9Yp&#13;&#10;esUlJUkL1il6xSUlSQvWKXrFJSVJC9YpesUlJUkL1il6xSUlSQvWKXrFJSVJC9YpesUlJUkL1il6&#13;&#10;xSUlSQvWKXrFJSVJC9YpesUlJVz/ANf/APkDN/4o/latv1isD6+2E9BzB/wR/K1JT5H/AIrf/FJi&#13;&#10;f9d/885C+gF8/f4sDt+seIf+N/8APN6989YpKSpIXrFL1ikpKkhesUvWKSkqSF6xS9YpKSpIXrFL&#13;&#10;1ikpKkhesUvWKSkqSF6xS9YpKSpIXrFL1ikpKkhesUvWKSkqSF6xS9YpKSpIXrFL1ikpKkhesUvW&#13;&#10;KSkqSF6xS9YpKSpIXrFL1ikpKkhesUvWKSkqSF6xS9YpKSpIXrFL1ikpKkhesUvWKSkqSF6xS9Yp&#13;&#10;KSpIXrFL1ikpKkhesUvWKSkqSF6xS9YpKSpIXrFL1ikpKkhesUvWKSny/wDx6f8AaD/r/wD7qLQ/&#13;&#10;xJf8mZH/AB//AHypZn+PB5d9g/6//wC6i0P8Sry3pmR/x/8A3ypJT6QkhesUvWKSkqSF6xS9YpKS&#13;&#10;pIXrFL1ikpKkhesUvWKSkqSF6xS9YpKSpIXrFL1ikpKkhesUvWKSkqSF6xS9YpKSpIXrFL1ikpKk&#13;&#10;hesUvWKSkqSF6xS9YpKSpIXrFL1ikpKkhesUvWKSkqSF6xS9YpKSpIXrFL1ikpKkhesUvWKSkqSF&#13;&#10;6xS9YpKSpIXrFL1ikpKkhesUvWKSkqSF6xS9YpKSpIXrFL1ikpKs/wCsP/JmX/xFv/UPVv1is/6w&#13;&#10;Wk9Myv8AiLf+oekp8J+oH/L+F/xo/I5fRa+dPqEY69hn/hR+Ry+hvWKSkqSF6xS9YpKSpIXrFL1i&#13;&#10;kpKkhesUvWKSkqSF6xS9YpKSpIXrFL1ikpKkhesUvWKSkqSF6xS9YpKSpIXrFL1ikpKkhesUvWKS&#13;&#10;kqSF6xS9YpKSpIXrFL1ikpKkhesUvWKSkqSF6xS9YpKSpIXrFL1ikpKkhesUvWKSkqSF6xS9YpKS&#13;&#10;pIXrFL1ikpKkhesUvWKSkqSF6xS9YpKSpIXrFL1ikpKkhesUvWKSkqSF6xS9YpKSpIXrFJJT/9L0&#13;&#10;6z6RUUsm1tIdZYQ1jQSSewH0l5rh53Xvr3dbf0/IOD0+pxYwge95/lbPe9/0PU/SenWkp9KSXCfV&#13;&#10;n6x9S6b1U/V7rrhZY4TTd+/+d7vob/U2P/4T1mel713aSlJJJJKUkksv6xX9Toxd3R6mXZJcBDzt&#13;&#10;a1nu32/Tq37P3PUSU6iS8ss6t9ZcLr2Di9VyABe9h9OqAzY53pOrt2MZv/z7V6mkpSSr9RzqunY1&#13;&#10;mXeYrqaXu+DR+avPOln6y/XYOz68r7Bh7iK2smTH9T032/y7bLP53+bqSU+lpLhOi/WLqnROqs6H&#13;&#10;19zbRcP0F4H0ifoV2fQ+n/N/6X1f363713aSlJJJJKUkkkkpSSS5H6+/WrN6L9nw+m178rLJawkb&#13;&#10;tsbGeyv8+39L+f8Ao0lPXJLz0fVX63Or+0nqcZPPpa+nP7n0fR/9l/TWv9Q/rbd1xluJntDM7Fdt&#13;&#10;sA03auZv2fmWMezZckp6tJVeqZLsTDuyGQXV1veJ4ljXPavPeh9c+uXXcYZmGcc1ElvuAaZakp9M&#13;&#10;SXJdC/52/bGftP7P9l137fp8ez09n/CLrUlKSSSSUpJJJJSkkkklKSXJ5v18+x2OrsxbAGuLQXHb&#13;&#10;Mf8AW03/AD7s/wC4Vv3n/wBJKL38e1ugPhfNkA8Gktv1mL/v3rUlzPT/AK6jLyq8SzGfUbDAJP8A&#13;&#10;33YxWvrB9Zj0R7QaH2McJ3g7WAzt9Pftf70fdhXFfpDGeQ5gZBiMf1uQccI8UPVH/GdxJZ/Q+s19&#13;&#10;Zxhk1gt1LXNJna4Kl9YfrXV0N7Kiw2PeN0A7drfo/wDSRM4iPET6e7HHlc08pwRiTmF3D+47qSod&#13;&#10;F6m7qmP676nU+4gNd3H+kb9H2K+nAgixsxZISxyMJaSjpJSSSSKxSSSSSlJLE+tX1jf9XqGXsxrM&#13;&#10;ne7bDPzdN257tti5Sn/HAbyRV0+15bztfuj+ttpSU+jJLz0/42LWiT0y8AeZ/wDSC6v6rfWFn1jw&#13;&#10;W51bDWC5zS0ndBaf30lOukkkkpSSSSSlJJnAkGNCvLOq2fWP6udRwq8zPNzMm4CG8bWvp9T1GOr/&#13;&#10;AD/XSU+qJJJJKUkkkkpSSSSSlJJJJKUkuE+sv1l6tmdX/YHQCxlrGh1trgDtkep+e21vptZZV/gr&#13;&#10;LPVUKPq99csa9ln7QqsZuG4OmNs+/wDROx/+oSU98kkkkpSSSSSlJJJJKUkkkkpSSSSSlJJJJKUk&#13;&#10;uP8Ar1g9ch/UOm5gox6KHPfXw4msPue5rtj9/qMVz/F51LI6n0WrIy3my0ueC48mHva1JT0iSS4T&#13;&#10;pX1U6pj/AFqu6tdH2V5fDt0lzXDbTV6f0/0f/otJT3aSSSSlJJJJKUkkkkpSSSSSlJJJJKUkkkkp&#13;&#10;SSSSSlJJJJKUkkkkpSSSSSlJJJJKUkkkkpSSSSSlJJJJKUkkkkpSSSSSlJJJJKUkkkkpSSSSSlLB&#13;&#10;+vn/ACFmf8UfytW8sH6+f8hZn/FH8rUlPkn+LH/xRYv/AF3/AM9Xr3leDf4sf/FFi/8AXf8Az1ev&#13;&#10;eUlKSSXFfXP6z5zc6noHRIGZcJe86+k0/wDU/o/01j/9F/N+9JT2qS806kfrL9Sms6jdlfbsXcBc&#13;&#10;x0+3d+7v9zP5FrP8J9Opeh4GdV1DHryqDNdrQ5p8nJKbCSSSSlJJKNjnNaSwbnAEgTEn91JTJJef&#13;&#10;V9M+uH1gcbsnJHTqp9tbPp/+Be//ALdyP+tKPRvrD1f6v9Yr6H1ywX13x6V3eXe2n37ffvt/QvZb&#13;&#10;+k9T/Cemkp9DSSXA/WD6x9U6x1c9A6C4VekJuuPaP5z81/psr3+n/pLL/wCQkp75JecdQb9ZfqWw&#13;&#10;dQsyvt+I0gWseDuaHHZua5++xv8AXZZ/XpXfdN6hV1PGrzMczXa0Ob46/mu/lsSU2UkkklKSSSSU&#13;&#10;pJJBzbjj49lreWMc4T4tG5JSZJeY9C6/9cfrBjnLwjjmsOLfcA07h/52t/ov/O77XX+0fs/2WffH&#13;&#10;0oj/AAez89JT16SS4LO619aM3q2Vh9JZW2nHLQDY2PpD/SP+nv8Aekp71Jee5eV9d8Kl+TccZtdb&#13;&#10;S9x00a0b3rofqJ1fN6z0pmbn7d73O2lo2yxp9P6P9f1ElPQpJJJKUkkkkpSSSSSlJJJJKUkkkkpS&#13;&#10;S5PqXV8/qvUHdM6U4Vtq/nLPMfT/AKux36P+v/IQst3WPq0BlW3fa8aQHh30mz/W/wDJ/wBhRHMN&#13;&#10;dJGMfmm6Efh0iIgzxwz5Y8ePl5fzkuL5P9X+sexSQsXJZl1MvqMse0OB8iiqXdoEGJo6EbqSSSSQ&#13;&#10;pJJJJSkkkklPl3+O7/tB/wBe/wDdVaH+Jj/k3I/4/wD75Us//Hd/2g/69/7qrQ/xMf8AJuR/x/8A&#13;&#10;3ypJT6Ckkme8MaXOMACST4JKXSXm2P1Lrn16ybndMyPsXTqXbWvA97z/AGf0m/8Awn85XXV+jVz6&#13;&#10;vfWHqnRurD6v9eeLfUE0XfvT9Brnfn+psfX7/wBJ6/sSU96kkkkpSSSSSlJLkf8AGL9Zc3oFGO7A&#13;&#10;2h91haS4buyo/wDZ3/3W/wCikp7xJY/1Z/bHoP8A236Xq7vZ6f7sf4T8z6S0s3LrwaLMm4xXU0vc&#13;&#10;f5LRvckpMkvNOm3fWP68F+bj5P2DCDi2sN+kY/qbH2/8JZ6vp+p/N1q90r6wdV+r3VK+jdfeL6sj&#13;&#10;Si8DXcTsYyz+3+j9/wCkr9n6T0klPepJJJKUkkkkpSSSSSlJLnfrz9av+bGB69bQ++x2ytp+jP0n&#13;&#10;W2fyK1h4/wBV/rTnUjLyOqOoyHDcKQ32Nn/B2+m6tjP5f6vakp75JcZ9SvrXm5eXd0TrAH27HBO8&#13;&#10;aCxrTtd/I3e+t7Nn87UuvychmLU++07a62lzj4NaN73JKSJLzTp+X9Yfr1ZZlYmR9gwGOLWbR7nE&#13;&#10;f1Pfb/wv6X0v9GrmB17q31X6nV0rr1gyMfJ0pvAgh07P0n9t7PV9T+b9T1PV2JKe/SSSSUpJJJJS&#13;&#10;kkkklKSSSSUpJV+o5Zwsd+QGOsLBO1v0nLmKf8YHrWek3EsLpggGXD836HppkskYGpFtYOTz8xEz&#13;&#10;xR44w+Y8UI8P+O9ekszr3WT0eptwpddJg7fzf5T3e9Uug/Wz9tXek3HexsE753N0/Nd7WpHJES4S&#13;&#10;fUiPKZp4jnjH9TH5p8UHoEkkk9rKSSSSUpUOv/8AJuV/xFn/AFD1fVDr/wDyblf8RZ/1D0lPhf1D&#13;&#10;/wCXcP8A40fkcvoNfPn1D/5dw/8AjR+Ry+gyQBJ4SUpJebs6r1r68ZtzOk5H2Pp9DtosA91h/N93&#13;&#10;857/AOc9PfWyur+cVnonX+q9A6uzoXXbBey8D0L+5J/m2ud+d6j/ANF+k/S+t/wSSnv0kkklKSSS&#13;&#10;SUpJcp9eOtdV6fZh43R2B1uS9zSXN3NbHp7N7v8AB/zm/wD60s7/ALO/+63/AEUlPeJLhvqd9Yet&#13;&#10;53V8jp3UzU5mOz3lg4sJr9NnqN/64u1ychmLU++07a62lzj4NaN73JKSJLzTp+X9Yfr1ZZlYmR9g&#13;&#10;wGOLWbR7nEf1Pfb/AML+l9L/AEauYHXurfVfqdXSuvWDIx8nSm8CCHTs/Sf23s9X1P5v1PU9XYkp&#13;&#10;79JJJJSkkkklKSSVHrd2dRhvs6ZU27KEbGPO1p19351f5n/CVpKbyS8m6/1f61dNysM9SvbU3It0&#13;&#10;rpjTY6n1PVc1v5/rf6e1espKUkq3Us0YGLdluBcKa32Fo5dsa63YvPOl2fWn66tObXkjBwySGBg1&#13;&#10;dH7m39Nb/Lssu/4tJT6YkvOauudZ+pvUacPrdoysLIO1l35zD7Wbv3/0e9nrV2ep+j/mrF6MkpSS&#13;&#10;5760X/WBr66uh1VOY4HfbYRLHfutre9n/UXLm/qP1brFv1hyun9WyDcaqXS0R6e8Px/dWxrKvzbf&#13;&#10;9Gkp9FSSSSUpJJJJSkkkklKSSSSUpJJJJSkkkklKSSSSUpJJJJSkkkklKSSSSU//0+s/xjZLsXoW&#13;&#10;Y9vJYGfK11eO7/z6hf4ucVuN0DFDeXNc8/F7nvRf8Y2M7K6FmMbyGB/yqdXkO/8APSF/i5yW5PQM&#13;&#10;UjlrXMPxY57ElPPf40/1PP6X1Bmj2WEH+w6i6v8A9GrvepV5NmNYzCe2vILSK3OEta/81z1wP+NP&#13;&#10;9c6h0vp7NXvsJP8AbdRTX/6NXo6Snye/r/1q6T1Wrp/VMyupj3CLXVs9B7f5NrMZln/B/wCB9P8A&#13;&#10;wnpfzi6P/GT1nqXRqqsjp+VXQDINZaH22u/4D1Kcj+b/AD/5n+v9BW/8Y9nTGdJeOpjcT/Mhser6&#13;&#10;v5nof1f8N/wa4b6qH9kdVxz9aGWBxqaMV9pmur/R7mu+hs/9lLP52v8AwtSU9z9TKfrIT9o65cx1&#13;&#10;Vlctq2tbax5P+G9Gmljf0f8Ag/Ut/sLqkkklPnP10/8AFb0r/rf/AJ8evRl5z9dP/Fb0r/rf/nx6&#13;&#10;9GSU4n11wrc7ouXRSCbDWSAOTsPrbG/1/TWP/is6zjZfR6sNjgL6NzXMn3QXPtZa1v7n6T/txdmu&#13;&#10;P63/AIrek9WvdkjfRY8y70yNjj+/6VjLNn/W0lPJ/wCNj6wUXZ+JXhvD7cTc5zmmQHuNT66t/wC/&#13;&#10;X6H/AE164vHvrB9Wun4/VsH6vdLaXP3h173He87trv0v0f5jFrtu9NjP8KvYUlKSSSSUpJJJJSlF&#13;&#10;1bXEOcAXN4JGo/qqSBnZ1HT6H5OS8V1ViXOPZJTHqPUKOmY78vJdtqrEuP8Ar+e/8xcL/ixxrs/M&#13;&#10;zvrBY3YzJe5tY8Zd61v/AG3+jr/7cVD9d/xm5v51HRqHfOw/9/yX/wDbeJX/AODemYmJVhUsx8do&#13;&#10;ZVWA1rRwAElNbr//ACblf8RZ/wBQ9eZ/Uf6639K6YMLDwL8yxr3OcWTtG7+VVVku/wCgvWnNDgWu&#13;&#10;Eg6EFQx8arFrFNDG11t4a0BrR/VYxJTy/wBW/wDGLidayPsN9b8XL7Vv1Dj/AKNlm2v9J/IsqrXW&#13;&#10;LzX/ABw4tWMMTqdMMy22bQ4fSIaPWrd/1ixns/4xekVOLmBzhBIBI8ElMkkkklKSSSSUpJJJJTx/&#13;&#10;+Mj+j0f1z+RXusfXPExcc2YdjLrZADZP9pUf8ZH9Ho/rn8i0usfVDEzMc1YtddNkgh4b/wBH2qqe&#13;&#10;Pjnwb1F3cf3b7tyv3nj4Pcz/AC/zf85Dj93/ANAZZnSbepZuH1Fha1lYlzTO73e9uxVv8YDiOmQO&#13;&#10;9jR/1a0req09Ovx+nPDi+0Q0gae0bff/AF1k/wCMUx06seNzf+puT8lCE63/AEmDlDklzXLiQ/Vx&#13;&#10;P6j+ti9yaP6tH9mdStwTozIrZdX8Y/S7f/BP+2Vi9faeosy+p8sbcymv+qz+c2/1/wBE9dD9Y+lZ&#13;&#10;VzMbL6a2b6RtgED2Ob/L/c/9GKn13pZ6Z9XGY5Hua5pf/Wcff/037FFOJ4TGvTDimG9y+bGcuPOJ&#13;&#10;D3+Zli5bJD/KR9qf63J/1X2uX/8AHHqemOLsSlx5NbD/ANFqsql0Mz0/GJ1Po1/9QxXVbjsHn8wr&#13;&#10;JIf15KSSSRY1JJJJKUvKf8XfXsDo+Z1P7dc2n1LW7d35212Vv/8APjF6svLP8W/RsLqmZ1P7bTXd&#13;&#10;stbt3tDtu52Xv27v3tiSnpui/WwfWfMz+nUhnoVsiu1sncHj0nvf/aV76kfV+76u9NbhZLmvsD3O&#13;&#10;JZO33H/hG1qt0T6p1fVvOzepMc0Y9rQW1tbt9Nrf0ln/AJgtX6udfo+sOG3Ox2uaxxLYfG4Fp/kb&#13;&#10;0lPnnV/rP9afq51WvCyLq8t1rdzKmMaGu9Q24+PX/MVZG9ttf0PV/wCvLRyvq79c31nN+3j1wNwo&#13;&#10;Ydrf+Jb7Ps+/+v8A9uqf1hAP146dP+gH5c5ehJKeX/xf/Wmz6x4Dn5IAyaXbLI03fnV3bPzN/wD1&#13;&#10;dab69fXL/m5SynGaLM2/StvIb+b6r2t/zKq/8Isb/FR/PdT/AOPH5b1T+sjmt+vGEcr+b217J4/w&#13;&#10;3o/+ziSmzT9WfrjmsGTf1AU2uEiuTDf5Frcev0P8z1lznXOqdWv6r07p/WmNGTi3gixvFrLX4+yz&#13;&#10;2fo/+0/02f8AbTLK17QvN/8AGW6o9a6S1sesLAXeOw2Ueh/0/tCSn0hJJJJSkkkklPAde+uXUupd&#13;&#10;Td0L6uBvqMJFlxEhpb/Pbd++uuqn+bss9N/6X+Z/4RO+qH1qpZ61XVS+8a7HT6f/AE/UZ/7Lqh/i&#13;&#10;c2i7PF39Jlm6fpRN3q/+C/zi9OSU8V9TPrtk5+U/o3WKxVn1zBAgWbfp+z/S7P0v6P8ARW1e9bf1&#13;&#10;pd1luOz9htrddu9++PoR+Z6m1n01xf1k2n68YX2b+civ1I8Zu9Td/wCgfp/2F6ckp8XwLPrJV9Y8&#13;&#10;n0G1/tR1f6UHbs2EY9vt93p/9x12vQ7frgc2sdSZSMWT6hG2Yj8z0n796o9N/wDF7mf8Q3/z3hL0&#13;&#10;FJSkkkklKVLrNWbdh2M6bY2rKIGx7xua0z7tzdtn+D/4NXUklPlHSOpfW3ruZk9IblsacdxbbcGt&#13;&#10;bt2OfTsodTTVZ+nf/I/wf+CQqes/WnFzn/VgXB+U9423O9xZXt9ax7LXt/m3VfpP9JV/N1/pFt/4&#13;&#10;vf8Al7rX/Hu/8+5Kan/xe2f8QP8Az3WkpD0rqHWvqz12jpXVcj7VRlDRxO6HHc1mx1n6Rj/WZsez&#13;&#10;+b9OxdL9dvrhX9VsUWBosyLSRWw8afzltv8AwVawfrv/AOKfpH9Yf9Wsn/Gky+36wYNdRa3cysVl&#13;&#10;/wDNiw22e636f6P+Z9X2JKdPE6D9bet1jLy884e8S2tggtB/0jKfS2f27Lbf9Igt+tHWvqbnV4n1&#13;&#10;gcMjDt+jcB7gP3921m/0v8PTb+k/0a0/2b9eP+5mH/mn/wB4lmdd+pf1r+sFTaM/JxHsY7cI3NIM&#13;&#10;bPpV4iSn0HO6jRgYr8250U1tLyRr7f5H72/8xed4ef8AWf68PfkYFowcAOIaeHOj+Wxvr22f6T+a&#13;&#10;x1qfX/EuwfqmMUu3mptDLHD87Ya69/8Aau9NbX1CdU7oOH6MbfTgx+/LvX/8G9RJTxfX3fWb6sYV&#13;&#10;zM61udg31vqc/wDOqNrXU12bnN9X6b/+Gp/wf6Ox66b/ABWf+J+n+tZ/1b1p/XV1TeiZpvjb6LwJ&#13;&#10;/fI24/8A4P6azP8AFZ/4n6f61n/VvSU6P1oxOuZLah0PIqx3Au9T1BO4e309n6HK+j7/AMxc39VO&#13;&#10;tdcb9YbejdXyGXelVuOxrQ3cRRbW5ljKMa3+bvXoC8+6b/4vcz/iG/8AnvCSU+grgf8AGL1L6wdD&#13;&#10;P2/CyWV4RLWCvY11m8h2536ai32+z/Tf9bXfLiP8b/8AyI3/AI9n/U2pKeoLsrK6duxnNZlWUgsc&#13;&#10;4e1tjm+x7m/ueouFo6v9Zek9dw+m9Vyq7mZBkhjGxt97Pp/Zsa3f7F3/AEr+h0f8Uz/qWrh/rWR/&#13;&#10;zw6WO+wf9Vekp1/r9d1rCxvt3SshlNNLS61rmhz3/R2el6tN7P8Az0uXxG/W76w9NHVWZgra1pLG&#13;&#10;N/Ruu2bvUe70WbN79n6Pf+j/AOKXa/Xz/kLM/wCKP5Wqr9Rf/Ezj/wDFP/6q1JTyPROo/Wf671n7&#13;&#10;Pktxasdoa549htt/lek3f/xn+B/4NdH/AIuPrDm9Sbk4HU3b8nDeGl3dwmyva/b9P0rKP5xVf8TX&#13;&#10;/I93/hl3/nvGQ/8AF7/y91r/AI93/n3JSU+gpJJJKUkkkkpSSSSSlJJJJKUkkkkpSSSSSlJJJJKU&#13;&#10;kkkkpSSSSSlJJJJKUkkkkpSSSSSlJJJJKUkkkkpSSSSSlLB+vn/IWZ/xR/K1bywfr5/yFmf8Ufyt&#13;&#10;SU+Sf4sf/FFi/wDXf/PV695Xg3+LH/xRYv8A13/z1eveUlKXnP1P/Xvrd1PKfq6rfWJ/kvZjf+e8&#13;&#10;dejLzj6n/qP1v6niv0Nu+wT/ACnsyf8Az3kJKex+tmK3L6PmVO70WEf1mt9Sv/wRixP8VGS6/oLG&#13;&#10;O/wVj2D4T6//AKOW39bMluJ0fMtd2osA/rOa6uv/AMEesT/FRjOo6Cx7v8LY94+E+h/6JSU5/wBe&#13;&#10;cn619Idbn4V7TggiGsYxz6mx9O71qH+zf+f61n/W1q/Vzqmd1L6vuynZlL8steRdtDWUkD6GUzZW&#13;&#10;zfR/hP0P/brP5zqbSxrHG2AwA7t30dv5+/d+YvDeqY/rXZmT0Wu79itsZ64Y7ax8Hc/0v+B/0fst&#13;&#10;+z+yyz2JKei+rfUvrh9YLHnFzKzj1P2m11bBXZ/Jo/VPXs9n/E/9bXqayvqvmdOzOnVP6VAxgNoa&#13;&#10;OWH8+q1v+m/0n+k/nVqpKc/rfX8LoNIyM+z02OdtGhcS6N23bU164Si8/Xz6w0Z2I3Zg4BaS9xAe&#13;&#10;9zXeuz9D9P32en/1v+X+iXouVh0ZjPSya2Ws52vaHt/zLF5n9fumUfVHNxOsdJAoe55D62aMdt2u&#13;&#10;9tX5rLGforq/5tJT6kvMfq9mV9A+t2fRnuFf2pznVvdo33u+1Us3u/frfs/42v016csX6x/VHp/1&#13;&#10;kY1uaw72aNsYdtjf5O73Nc3/AIxj0lND/GL1rFwOj302vb6t7Cytk+5xd/hNv7lX85vVX/FLe63o&#13;&#10;TWO4rte1vw9t3/V2vWD9YvqT0b6odNuzCX3ZD2mun1CID7PZ6lddbK/0lNfqXe/9z99dX/i46Y7p&#13;&#10;3QqG2CH2TaR/xh3Vf+A+kkp6ZJJJJSkkkklKVXqv9Dv/AOKf/wBS5WkiARB4SU+Q/UP65XdI6ccL&#13;&#10;Ewbsy31HPPpg7QHCv86qvIf+Z/o12H1d/wAY+L1bJ+wZVT8PLJgMs1Dnf6P1NtTvV/kWVVrqcbFp&#13;&#10;xGCrHY2uscNYA1o/sMXn3+OPDpqxsbqLIblNtDA4aOLNr7v/AAG2pmz/AIxJT6Mkg4drrqK7HiHO&#13;&#10;Y0keZCMkp4v/ABqdSfT01nTqNbs2wVgDnaC19n/gno1f9dXU9J6e3pmHThs+jSxrJ8do+n/bXC2O&#13;&#10;/wCcf10awa4/TWT5eoz/AL/9rtr/APYZeipKUkkkkpSSSSSlJJJJKUkkkkpSSSSSniugZDOl9by8&#13;&#10;bKIYbnEscdAfc61n/btdi1vrp1GjG6dZS9w9S0BrW9+fp/2Fc6z9XcTrIH2hpD26B7TDgP3f/O1z&#13;&#10;HW/q5076v4Vl0usvsGyveRoXfTexjG/mVKrITxwlEVwer1fuu7hycvzfMYssjkjzH6qEsEY+nLkx&#13;&#10;fp+7/k8f+cdr6i2us6VWHfmucB8J3/8Af10CyPqphOwumU1vEOILz/bPqf8AULXU+MEQiD+65nOy&#13;&#10;jLmcso/Kcs6/x1JJJJ7VUkkkkpSSSSSny7/Hd/2g/wCvf+6q0P8AEx/ybkf8f/3ypZ/+O7/tB/17&#13;&#10;/wB1Vof4mP8Ak3I/4/8A75Ukp9BWF9ecl2L0PMsbz6Rb/wBufoP/AEYt1YX15xnZXQ8ytvPpF3/b&#13;&#10;f6f/ANFpKaX+LHFbj/V/HI5sL3u+Je9n/ntjFh/43f1Szp/UWaWVWnX4elez/M9Jbn+LHJbkfV/H&#13;&#10;A5rL2O+Ie9//AJ7fWsL/ABu/rdnT+ns1fba7Tvr6VDP8/wBVJT6Bnsvfj2NxHBl5aRW5wlrXx+je&#13;&#10;9q8s6h1762dG6jVg9SzK6mWERca2Ghw/O/SMxmW/yLP5rZ/wdf6VetLmv8YNnS6+k2ftUbmH+bAg&#13;&#10;Wer/AIP7N/L/AH/+C/nElNL/ABkdY6h0jGqyun5VdAkgtc0PsuJ2+n9n31ZH0Pz/AOa/4xF+pdf1&#13;&#10;lsIyut3MdRZXLatrW2tcT7HW+jTTs/R/merYuE+rH+SepYj/AKzssFZqH2V1pmurX9HvY76Gz/2V&#13;&#10;/Rvsq+hZV7QCCJHCSnzz/HG8V4+G88NuJ+4Il3+NHJY37Q3pWR9k59V0tEfvf0d9P/swu6yMSnJ2&#13;&#10;+vW2zYdzdzQ7a7/SM3/QeikAiDwkpyvq79ZcP6x4/wBpwnHQw9jtHsd+7Y1N9bMKzP6RlY9Otj6n&#13;&#10;bQPziBv9P/rn0FxX1ZoZ0r66ZmFh6Y7mElo+i2RTk/8AgN1j6mL0tJTw/wDin6zjZHSWdPDgMihz&#13;&#10;wWE+5zXufe21jfz2fpPT/wCtrnv8b3Xce/IxsbFeHXY5c5xaZ2Od6fp17v8ASfol1fXf8WPSes3u&#13;&#10;yvfRa8y70yNrj++6qxlnv/4vYuL+tP1Y6fh52H9XultLrrHh1z3HdZDvbXvd7Nnp0+vf6bP+MSU+&#13;&#10;v0v9RjXn84A/eppAACBwkkpSSSSSlJJJJKeJ/wAafQsnqWDVk4bS+zFeXFgEksd9N7W/n+n6dat4&#13;&#10;P+MzomRijIuuFNgHvrcHb2u/OYzaz9L/AGFR/wAanWcnDx8bp+I81uzHlrnjQ7G+m309/wCb6jsh&#13;&#10;m9aGH/i06FjY4osoFroh1ji7e4/v+x/6L/rSSnD+pdF/XfrBk/WQ1urxXAsq3CDZpXjs/wDAKf0v&#13;&#10;/CrtPrJh2Z3S8rGp/nLKXtaPFxa7az+2uJ+qb7fq39ZLvq6yx1mG9pfWHa7Dt+0/9Rvqs/0v84vR&#13;&#10;0lPB/wCKXrGPZ039nFwbk0vdLDo5zXH1PUY387/RvWN/ji61jXux8Kh4fdU5z3lp/m52trZu/wBI&#13;&#10;up6//i06V1u85Tt9NzjLjWQA8/vvrsZY3f8A8X6a4j63/Vfp/Tb8ToHSwX5V9gdY9x3WQ79DQ327&#13;&#10;GVs991uz9H/pLElPrmDcb8eu130nsa4/Fw3I6jXWKmhjdGtAA+AUklKSSSSUpJJJJSkkkklKXHfW&#13;&#10;bHf0TPr61jj2OIba0d//AFdX/wCCrsUDOwq8+h+NcJY8Qf8AyX9hMyQ440PmHqj/AHm1yfMfd8vF&#13;&#10;IcWKY9vND9/Dk+d57609XOXTT0/AO6zMAMjtU797/jP/AD36q3umdPr6bjMxavosET+8fz7P7bly&#13;&#10;P+LnCZYbct+r2Qxs/mg+967hMxXP9Yd5bf1Ytn4gI8ufueP5MMuPJL/O5sn/AKrxehSSSSmcxSSS&#13;&#10;SSlKh1//AJNyv+Is/wCoer6odf8A+Tcr/iLP+oekp8L+of8Ay7h/8aPyOXtf1wyXYvRsy1ujhS8A&#13;&#10;+BcPT/7+vFPqH/y7h/8AGj8jl7X9cMZ2V0bMqbq40vIHiWj1P++JKcj/ABVYraOgVPbza+x5+Ic7&#13;&#10;H/6ihZP+OJhppws5mllVxDT8R63/AFWOtb/FVktv6BUwc1PsYfiXOyP/AEesn/HG83U4WCzWy24l&#13;&#10;o+AbT/7sJKe+vNt2M44xDLXMPpucJDXkfon2N/kvXlnVuu/W7oedVidQzK62WkRca2Gj+X+kbier&#13;&#10;7P8ACfo//Av0q9YrYK2hg4AA+5YP16s6ZX0q39rDdUfogR6hs/wX2X/hv++fzn6JJTn/AOMPq+f0&#13;&#10;rBqy+n5dVEE7tzQ518hvpMxd9eT/AC//AEsm+pLfrPeWZnWL2HGsrJFRY1toJ/mnv9Gin0/b/wAL&#13;&#10;/wBaXCfVwHpWdhXfWWu37KWfqpsM1Va/o3vr/c/89fobfT9P017W1wcA5pkHUEJKXVXqnUGdMxLc&#13;&#10;y36FLHPPntH0P7atLhP8bPUnjDp6TRrdmWAR4sYW+3+3kegkpN/irwrB0+3qd+t2ba6wnxa0uZ/5&#13;&#10;++0LpPrJh2Z3S8rGp/nLKXtaPFxa7az+2j9LwGdNxKsOv6NLGsHntG3d/bVpJTwf+KXrGPZ039nF&#13;&#10;wbk0vdLDo5zXH1PUY387/RvWN/ji61jXux8Kh4fdU5z3lp/m52trZu/0i6nr/wDi06V1u85Tt9Nz&#13;&#10;jLjWQA8/vvrsZY3f/wAX6a4j63/Vfp/Tb8ToHSwX5V9gdY9x3WQ79DQ327GVs991uz9H/pLElPrm&#13;&#10;Dcb8eu130nsa4/Fw3I6jXWKmhjdGtAA+AUklKSSSSUpJJJJT5x/jZ/pnSv8AjX/9Vhr0decf42f6&#13;&#10;Z0r/AI1//VYa9HSUogEQeFFjG1tDGABo0AGgCkuG+uv11uruHQ+hg29QtO1zm6+lP5jP+H/ff/2m&#13;&#10;/wDPaU5n1/vH1o6vi/V/D9xreTc8cMn+c/7Yp/nP+E2Vfzi9MXNfUn6m1/VqgvsIszLdbbP+l6NX&#13;&#10;/B/+fn+9dKkpS84+qv8A4tupf8U//q8Rejrzj6q/+LbqX/FP/wCrxElPo6SSSSlJJJJKUkkkkpSS&#13;&#10;SSSlLh/rJ1LrnSLwTe0UWuOwhjSGifoW76d/0P8AjF3CzfrF0kdWwn4/5/0mHwe36H+f/NqPLEyj&#13;&#10;6SRIbcLd5DNjw5h7sYZMU/Rk9yEcnB/XSdLrzG4gGXYyy8gne0e3X+a/Nq/6hck7O+sA6gOmMyWO&#13;&#10;tiSQ1uxgjf8Apf1f91Xvq19ZG09Ks+0/zmGNpB5c36OO3/P/AECN9ScB5rs6pk63ZLiQf5E/+jH/&#13;&#10;APQ9JRE+5wCJl+9L1fot+MDyn3jJmhhnwy9rDGeKHBPPP5Pa/wBV7P63/EekqDwxosIL4G4jgu/O&#13;&#10;U0klZcM6qSSSSUpJJJJSkkkklP8A/9T0zJqbcHV2AOY4EEHuD9Jea4eD176iXW0dPxzndPtcXsAP&#13;&#10;vYf5Wz3sf9D1P0fp2L0yz6RUUlPCfVn6udS6l1U/WHrrRXY0RTT+5+b7vp7PT3v/AOE9Z/q+xdd1&#13;&#10;m3Mpw7H9OrbblADYx52tcZ/Odur/ADP+EYrqSSnyqvov1ry+sV9V6hh12ljgAx9jPSqbP+ArZkvd&#13;&#10;+i+mz+f/AEn6T9JYur/xidMz+q4DcXAxq8kucd29wa6rT9Hdj77cf9J/b/61YuqSSU8R9QMf6y9O&#13;&#10;jB6tUPsbGnY9z2vsaf8AB0M9G639F/xjPZ/pP8Gug+suT1bGxmu6LTXfeXgFth2gMh3v/ncb/wA+&#13;&#10;rXSSU+UdU6X9cOqdRx+qXYNQuxo2Br2bDtd6v6Vrs17/APwRdl9Ws/6y5OQ5vWsWmigNlrq3Au3z&#13;&#10;9Da3Jy/++LpUklNfqORbi41l1FRusY0ltYO0vI/M3Lh7vrP9beog04XTfs7jpvs/N/ls+0ehV/59&#13;&#10;XoCSSnlPqX9Sj0Nz87Of6/ULp3v5Dd3ueytz/c973fzlq6tJJJSkkkklKSSSSUpee/4zPq/13rt9&#13;&#10;VWBX6mGxsloe1n6WXe61t1lW/wDR/wA1/wBcXoSSSnzvAyfrp03HZi4vTcVlVYhrQ4f/ACRWn9Uq&#13;&#10;frJZ1K/M64PSpfWGsqa9rqg+We+mmu7J9P2Ms9T9/wBVdikkpz+vV59mFY3pT215cDY5wluh97ff&#13;&#10;vZ72fvsXFM+tP1xwf0WV04XOH5zAdf632Z9tP/nteipJKfOcH6sdZ+tPUa+pfWICnHpMsoHf87bs&#13;&#10;3Wemzd/PPtf61n83/U9GSSSUpJJJJSkkkklKSSSSU8P9Y+n9d6yfSdjsFVbyWFrmyR9H3+pf/wCi&#13;&#10;61f/AGh9aP8AuJT94/8AetdSkofZ1J4p3Ld0T8RJhHGcPLyhivgBjl9PH8/+VeOqwetdQ6ljZefQ&#13;&#10;ytlJ1LXN4/q+te9S+uHT+rdVf9nopa7GYQ5rg5oeXbffv9W1n/ntdekkcIMTG5eo3IqHxKccsMox&#13;&#10;4QcMPbxQ4Z+3D9Pj/nHK6Db1Kxjh1OplRbAZsM7h+fv/AElyzPrbj9X6gHYeLQx+M4NO7cA/cPf/&#13;&#10;AIS2v/z2uoSTjjuPCTLzYcfNnHn9+MMXFvHHU/axy/fh63F+qzOoUY/2fqFTaxUGtrgglzQPd6my&#13;&#10;y1bSSSdGPCAN6Yc2X3shyERgZ+rhx/IpJJJOYlJJJJKcf6zZXWMahjuiUV33F0OFh2gMj6Tf0uN+&#13;&#10;d/wq4D6vdK+uH1etyLsXBqc7JcHP3vYQC02u/Renm1f6d69XSSU+f5HUfrzkVPpd0/GDXtLTDmzD&#13;&#10;ht/8sFt/4vejZXRektxc1uy7e9xbIdAcfb7qt7F0qSSnyzqPTfrfl9Yq6ycKn1cduxgD2emWzd/O&#13;&#10;b8v1Xf0j/gf+LXddQyusV9LbdiUVv6iWs3VF36Nrj/P+/wBSrd6f/HrZSSU+bfUjpP1m6Jmv9bEr&#13;&#10;bj5Vgdc4vYSz6f8AMejkP/0n+itW/wDXv6lj6zUMsocK8ymfTcfouB/wNm3/AMDf/g/7a6pJJT5p&#13;&#10;i9V+vWI0YbsVlzhoLHgE/wBb168iqj/txZvVPqJ9ZHZNHVXRl5pf6lg3Mays1mt2PT+ksx9//WP0&#13;&#10;f/Vr11JJTQ6Hdn34bH9UrZTlGd7GHc0a+z8+78z/AIWxX0kklKSSSSU8F9YPqT1DE6keufVx4be4&#13;&#10;k2VOMB5d/O7N/wCicy76dlV3+E/SssUX/WP65XN9GvprGWnTeT7B/Kb6l3p/+CWLv0klPG/Uz6j3&#13;&#10;dLyH9W6rYLuoWzqDIZu/nPf+fb+Z/o66/wBHWtr6zZXWMahjuiUV33F0OFhgBkfSb+lxv/Pq2Ekl&#13;&#10;PlVHTvrjR1e3rjcGn7RawMc0vZ6cAVVexn231P8AAM/wy6r6v9R+tV+Y1nVsOinFIO57HDcDH6Pb&#13;&#10;ty8r8/8A4NdWkkpSSSSSlKl1m3Npw7H9NrbblAD02PO1rjPu3e6v/B/8IxXUklPmX1X6X9auldUt&#13;&#10;y7MOoMzbQ68l7PY1z322ux/Tynv9nrP/ANOrnW+i9exfrI7rHSsdlzHMa2Xva1v0W1W7metRbu9i&#13;&#10;9BSSU8N9fOhdXy+pYXUuk0tudjSYc5rRuDvUZv8AVtx9zP8Ai7Fd+sf1Tu+tnTKftgbj9RrG4Fp3&#13;&#10;MY9389Q76f6J/wD1z0/+E/wnWJJKfPcbrP1y6SwY2ThNy9ugsB1cB++6p/8A1dVdijZgfXL6xu25&#13;&#10;NjOnY/cVn3x/1l917v6j8imteiJJKaNvSasnA/Z2UXW1moVvc76b9NnrOd/pv8Jv/wBIvO8bon1q&#13;&#10;+pdr6ulNbl4bnSAYcP7dO+q6q3/Sej+iXqSSSnzDqXQvrV9baHnqQZj1VtLq6GQ31bY/Rbv0lmz/&#13;&#10;ANCb/wDrf562P8XWD17pNY6d1HGZViMa5zX7musL3O37Hejdd7fe/wDwVa7dJJTyHWupfW6nLsZ0&#13;&#10;3Cx7cUH2Pc4bnCPz92Zjf+elzNHTvrjR1e3rjcGn7RawMc0vZ6cAVVexn231P8Az/DL1VJJTyfQO&#13;&#10;o/Wq/MYzq2HRTikO3PY4bgY/R7f1vJ/wn/BrS+uH1f8A+cXTbMJpDbDDmOPAe36O/wDkP/m1tJJK&#13;&#10;fNel5/106TS3powmXemAxljtfaPob7q8iurY3+w/99Us76pfWmrqVPWQ1mXlj3uG5ra6yPZXjbbL&#13;&#10;cbez0/8ARf8AqR/q6SSni/rYz6ydR6bXiY+LU52RURkgPH6N/t9lHq31M/8AbhS+omH13DxHdM6n&#13;&#10;j100V1kVPDmue5zi536X0br/AN/9ypdkkkp4H/Fv0jr3QS/BzcdjMNznWGze1z/UIqqaxvo3Wfo9&#13;&#10;tX+h/wCuIXRejfWDo3X8rIpx634WZkFz7HPbLaS+y31Kmet6vqbLvz6H/wDf16GkkpSSSSSlJJJJ&#13;&#10;KUkkkkpSSSSSlJJJJKUkkkkpSSSSSlJJJJKUkkkkpSSSSSlJJJJKUkkkkpSSSSSlJJJJKUkkkkpS&#13;&#10;wfr5/wAhZn/FH8rVvLB+vn/IWZ/xR/K1JT5J/ix/8UWL/wBd/wDPV695Xg3+LH/xRYv/AF3/AM9X&#13;&#10;r3lJSlxX1z+rGc7Op6/0SDmUiHsOnqtH/Vfo/wBDYz/RfzfvXapJKfNOpD6y/XVrOnXYv2HF3A3P&#13;&#10;dPu2/u7/AHP/AJFTP8J9O1eh4GDV0/HrxaBFdTQ1o8mqwkkp85+uuJ9betutwaMdjcHedpZYxrrW&#13;&#10;D+a+0etkbv8ArXpVf9cXT/VbGzcLo7aMjGqoyK2uDamOljo/m/Vfvv8Adc/+e/S2/wCkW+kkp8k6&#13;&#10;V0P63dHz35uDh11NtPvpbYz7Of8ArP2v1P6n6T9H/g/0X6JeldYxczO6fZRi2fZ8p7BteOGO9rn+&#13;&#10;7/wL1FopJKfN8fr31z6OPQy8L7XHDwNxP/XMV2z/AD6vUT4f1a619a+o1dQ+sLW0Y1BllI/O137f&#13;&#10;T3WbN/8Ah7Lv0v5n/F+jpJKUuO619bOu4uVZjYXS32saYZaSS1//AAn6Nn0f+vLsUklPnmF9T+rf&#13;&#10;WXNZ1D6zlraq9WYzSCP6rtjrGV1/6X9JZfb/ADb16GBGgSSSUpJJJJSkkkklKVHrdebbhWt6a9te&#13;&#10;WR+jc4S0Gf7f5ivJJKfOq/rP9ccD9FldOF7h+cwHX+s7GfbT/wBCtQxvqz1r6359eb9YmijEpMto&#13;&#10;H538j091mz1P8Pbb+l/Mr/4P0hJJSkHMtfTRZZU0vsaxxawfnuA9lf8AbRkklPFf4s/q9l9Npycz&#13;&#10;qLCzLybJId9La337/wDrt1tq7VJJJSkkkklKSSSSUpJJJJSkkkklKSSSSU85n9f6rVc+nHwXOa0k&#13;&#10;NeSS13/Ce1v53/GKrh/V3O6rlNzetkbWfQpH0f7W32en/wCfP8IutSURx2fUTIfu/ot6PO+3GsOP&#13;&#10;HgmY8Es0eOeb/A9yX6tSSSSlaKkkkklKSSSSUpJJJJT5d/ju/wC0H/Xv/dVaH+Jj/k3I/wCP/wC+&#13;&#10;VLP/AMd3/aD/AK9/7qrQ/wATH/JuR/x//fKklPoKZ7A9pa4SCIIPgnSSU+bY/TeufUXJub0zH+29&#13;&#10;OuduawH3sP8AZ/Sb/wDB/wA3ZXb+jVz6vfV7qnWerD6wdeYKvTEUU/ux9Bzm/menvfZ7/wBJ6/vX&#13;&#10;epJKanVbMurFsfgMbZkhv6Njjta538p3s/6teZ29G+tuf1WrqmfhV3GsjbW6xno1j/g62ZL3/wDC&#13;&#10;f4b3/wCkXq6SSnmf8YHT87qfTvsuBjV5Lnu9weQ01iPbfRutx/02/wD4X/rdiyvqBi/Wbpbm4PU6&#13;&#10;h9iaDte57H2M0/R01ejdb+i/kPZ+j/f/ADF3aSSnl/rc/wCsmPdXkdD9OyhrYfU4N3F0/wA5+k9P&#13;&#10;2bPzKblhv+tn1vyGGirpgruOm8tdtH8pvrP9L/PsXoiSSnkfqL9TruiG3P6i/wBTqGR9MzOxpPqO&#13;&#10;Zv8A8JZZZ77X/wDbf/CdPnX2Y9FltNZtsY0ltYMF7gPbVu/lo6SSnz+761fWzPBpwumGh5/Ps/N/&#13;&#10;lfp/s9X/AJ8Wl9TPqS/o9j+pdSs9fqN07ncivd9NrHO+nY78+z/rVf8AwnXJJKUkkkkpSSSSSlJJ&#13;&#10;JJKeb+vX1TP1mwhXU4Myanb6nH6M/n1v/wCMWDR9aPrbhVjFyOmG69ogWidrv5dvo76v6/6apehJ&#13;&#10;JKeK+pf1UzqM23rvWyPttwIDAQfTB/e2ez+bZ6VTGfzdS7DKtfTS+ythse1pc1gMF7gPZVu/4RFS&#13;&#10;SU8Bd9bPrXmg04fSzS86b7CSG/8Ab32apX/qd9SbemXv6t1Wz1+o2zryK5+ltd+dbs/R/wDB1/oa&#13;&#10;l2CSSlJJJJKUkkkkpSSSSSlJJJJKUsPq+X1yq8t6fj1WUwIc4+6fzv8AD0LcSTZR4hVmP91lw5Ri&#13;&#10;lxGMMv8AVy/J/wAzgeD6Jg/WHojH14+NW4PIJ3uaeP6mTWu3xXWupY68BtpaNwGoDvz9qKkm48ft&#13;&#10;igZEf1mbm+cPNy4pQxQn+lPEJ8U/73rUkkkpGopJJJJSlQ6//wAm5X/EWf8AUPV9UOv/APJuV/xF&#13;&#10;n/UPSU+F/UP/AJdw/wDjR+Ry+gyARB4Xz59Q/wDl3D/40fkcvoNJT5uzpXWvqPm3P6Tj/bOn3u3C&#13;&#10;sH3Vn832/wA57P5v1NljLKv5xWeidA6r1/q7Ou9drFDKAPQo7gj+bc5v5vpv/S/pP0vrf8Eu/SSU&#13;&#10;1upWZNeNY/CY2zIDSa2uO1rn/mtc5eYZvRvrd1PqVXUc7CqtFRG2p1lfoN/619q3/wDCf4X+2z9G&#13;&#10;vWEklPOfXrBzeo9MONhY1eTY9wDm2OjYId+mpf6mN+mrf/wv9hYn1AwvrP0ixuD1GkfYAD7nPY99&#13;&#10;Wn6Ouj0brP0e/wDwexd8kkpS4S/oed1b63NzcmpzcHEaPTcfouLRuZs/lfarvV/60u7SSUpCyrX0&#13;&#10;0vsrYbHtaXNYDBe4D2Vbv+ERUklPAXfWz615oNOH0s0vOm+wkhv/AG99mqV/6nfUm3pl7+rdVs9f&#13;&#10;qNs68iufpbXfnW7P0f8Awdf6GpdgkkpSSSSSlJJJJKUs7r9/UaMNz+k1MuygRtY87WxPv/Pp/wDP&#13;&#10;ta0UklPlH1h6V9cPrDbj3ZWDU12M4uZsewAlxqd+l9TNt/0DF1n1f6j9ar8xrOrYdFOKQdz2OG4G&#13;&#10;P0e3bl5X5/8Awa6tJJTm/WNmc/p17elx9rLYrk7eT79r3fRs9Pf6X/CLzX6tdB+tf1bfZdjdPpsu&#13;&#10;s5stexz4/cZszavp/nr1xJJT5v1Sz699UqGP9nrxhuBNlNjWP0/Nc/7bf+i/f2MXo7QQACZPinSS&#13;&#10;U839Z876x417G9Exab6SyXOscA4Pn6G12Tie3Z/xi4zp/SvrhgdUv6xVg1G/IaWua57PTAca7P0b&#13;&#10;ftvqf4D/AEq9XSSU4/1ZyusZND3dborouDoaKzILI+k79Lk/+fVsJJJKUkkkkpSSSSSlJJJJKUkk&#13;&#10;ud6h9YOp4976qcF9jGmGvk+7+X7WJspCOpZsOCecmMOGxr65wxf+lHn+tdFZm9fOJjExbD7gPzP8&#13;&#10;Jd/6V/421egV1tqYK2CGtAAA7ALiPqq3qGJmvsycSxz8h3vtd7djfpv/ADf3l3KiwAayqjKTofFZ&#13;&#10;zBx4TIZIYMUYxnGUZ+5P/KT/AO4Ukkkp3JUkkkkpSSSSSlJJJJKf/9X1J1cmU3ojxREklI/RHil6&#13;&#10;I8URJJSP0R4peiPFESSUj9EeKXojxREklI/RHil6I8URJJSP0R4peiPFESSUj9EeKXojxREklI/R&#13;&#10;Hil6I8URJJSP0R4peiPFESSUj9EeKXojxREklI/RHil6I8URJJSP0R4peiPFESSUj9EeKXojxREk&#13;&#10;lI/RHil6I8URJJSP0R4peiPFESSUj9EeKXojxREklI/RHil6I8URJJSP0R4peiPFESSUj9EeKXoj&#13;&#10;xREklI/RHil6I8URJJSP0R4peiPFESSUj9EeKXojxREklI/RHil6I8URJJSP0R4peiPFESSUj9Ee&#13;&#10;KXojxREklI/RHil6I8URJJSP0R4peiPFESSUj9EeKXojxREklI/RHil6I8URJJSP0R4peiPFESSU&#13;&#10;j9EeKXojxREklI/RHil6I8VJz2sjcQJMCfFSSUj9EeKXojxREklI/RHil6I8URJJSP0R4peiPFES&#13;&#10;SUj9EeKXojxREklI/RHil6I8URJJSP0R4peiPFESSUj9EeKXojxREklI/RHil6I8URJJSP0R4pei&#13;&#10;PFESSUj9EeKXojxREklI/RHil6I8URJJSP0R4peiPFESSUj9EeKXojxREklI/RHil6I8URJJSP0R&#13;&#10;4peiPFESSUj9EeKXojxREklI/RHil6I8URJJSP0R4peiPFESSUj9EeKXojxREklI/RHil6I8URJJ&#13;&#10;SP0R4peiPFESSUj9EeKXojxREklI/RHil6I8URJJSP0R4peiPFESSUj9EeKXojxREklI/RHil6I8&#13;&#10;URJJSP0R4peiPFESSUj9EeKwPr9UB0HMP/BH8rV0a5/6/wD/ACBm/wDFH8rUlPj3+K8bvrHiD/jf&#13;&#10;/PN6999EeK8D/wAVv/ikxP8Arv8A55yF9AJKR+iPFL0R4oiSSkfojxS9EeKIkkpH6I8UvRHiiJJK&#13;&#10;R+iPFL0R4oiSSkfojxS9EeKIkkpH6I8UvRHiiJJKR+iPFL0R4oiSSkfojxS9EeKIkkpH6I8UvRHi&#13;&#10;iJJKR+iPFL0R4oiSSkfojxS9EeKIkkpH6I8UvRHiiJJKR+iPFL0R4oiSSkfojxS9EeKIkkpH6I8U&#13;&#10;vRHiiJJKR+iPFL0R4oiSSkfojxS9EeKIkkpH6I8UvRHiiJJKR+iPFL0R4oiSSkfojxS9EeKIkkpH&#13;&#10;6I8UvRHiiJJKR+iPFL0R4oiSSkfojxS9EeKIkkp8o/x4s2/YP+v/APuor/8AiVZu6Zkf8f8A98qV&#13;&#10;L/Hp/wBoP+v/APuotD/El/yZkf8AH/8AfKklPoPojxS9EeKIkkpH6I8UvRHiiJJKR+iPFL0R4oiS&#13;&#10;SkfojxS9EeKIkkpH6I8UvRHiiJJKR+iPFL0R4oiSSkfojxS9EeKIkkpH6I8UvRHiiJJKR+iPFL0R&#13;&#10;4oiSSkfojxS9EeKIkkpH6I8UvRHiiJJKR+iPFL0R4oiSSkfojxS9EeKIkkpH6I8UvRHiiJJKR+iP&#13;&#10;FL0R4oiSSkfojxS9EeKIkkpH6I8UvRHiiJJKR+iPFL0R4oiSSkfojxS9EeKIkkpH6I8UvRHiiJJK&#13;&#10;R+iPFL0R4oiSSkfojxWf9YKgOmZWv+At/wCoetRZ/wBYf+TMv/iLf+oekp8E+oInr2GP+FH5HL6H&#13;&#10;9EeK+ePqB/y/hf8AGj8jl9FpKR+iPFL0R4oiSSkfojxS9EeKIkkpH6I8UvRHiiJJKR+iPFL0R4oi&#13;&#10;SSkfojxS9EeKIkkpH6I8UvRHiiJJKR+iPFL0R4oiSSkfojxS9EeKIkkpH6I8UvRHiiJJKR+iPFL0&#13;&#10;R4oiSSkfojxS9EeKIkkpH6I8UvRHiiJJKR+iPFL0R4oiSSkfojxS9EeKIkkpH6I8UvRHiiJJKR+i&#13;&#10;PFL0R4oiSSkfojxS9EeKIkkpH6I8UvRHiiJJKR+iPFL0R4oiSSkfojxS9EeKIkkpH6I8UvRHiiJJ&#13;&#10;KR+iPFL0R4oiSSkfojxSREklP//W9SvuZj1uttIaxgLnE8Brfc9y8ywLuvf4wbrsrFy39P6fW8sr&#13;&#10;2Tvcf5XovofZ+Z6v6f02f4JdX/jHyXYv1ezHt5LGs+Vj68d3/RtTf4tsZuN9XsQN/Oa55+L3Pekp&#13;&#10;xPqz9YOp9F6x/wA3Ou2etvE0XHl37rXP/P8AV2P/AJz9J6/6L9IvQV5p/jZ/U8/pXUGaPZaf+g6i&#13;&#10;6v8A9GL0HqdOTfi214dgqyHNIY8jcGO/NdsSU2kl4/l9X+tHQ+rU4PVc/wBKmxwi4sa6lzf+2f8A&#13;&#10;rdm/+a/P/RfpV0v+M/rGf0qqm/p+Y2gulopDQ+y5x27X1ey32V/2P8/Ykp7tZX1ks6rXif5FZW/J&#13;&#10;LgP0hhrWe7fY36H6T6CyPqTgfWKo/aeuZIsZZXpTtG+t5O79K9ldf0a/8H+k+n/wa6xJT5LdnfWT&#13;&#10;p31h6fi9Wy93rvY411HbXsc70fStZXXQyz/wRetLzT67/wDiv6T/ANb/APPti9LSU0us59nTcO3K&#13;&#10;ppdkPrbIrZ9J/wDV9r/+oXn+R/jiysVwbf0qytzgSA6xzSQPpbd+GvTV550trfrT9bcnMeA/F6ez&#13;&#10;0WA6tL3b6X/1/wDtZ/4Akp676sfWCr6x9Pr6hS3ZvkOYTuLHtO19e7/X2LVXmv8Ai/e76t9czfq3&#13;&#10;aT6bj6tE94G7/PtxPT3/APhZelJKUkkkkpSSSSSlLjf8YX1o6j0g42B0mvdlZhc1riN23bsb+jY7&#13;&#10;9H6n6X/C/o612SYtBIJGo4SU+dj6jfWg1/aXdYsGVz6YL/Rn9zf6np/+yS1f8X31uyOttuwOpN25&#13;&#10;+I7bZGm/V1e/a32ttrsZsu/MXS9V6pj9IxbM3KdtqrEk/wDUsZ/Lf+YuE/xWYd+flZv1jvbsblPc&#13;&#10;K2+ILvWu/sV/o6f+3UlPoy4L6xfXPqGf1E9B+rTQchsi29wltUfzm3dvr/Rf4W2xj/0n6Gqv1F1v&#13;&#10;1h6iel9Nycxv0qqnub/WA/Rf+CLyr6j/AFv6b9VcB11rX5GflvLnNYJc1jDsq9ax/wC/Z69v+kSU&#13;&#10;9XjfUHrLnNtyutZO+QS2vcGf1W7rvT/9l/8Ara7pcr9V/wDGN036x2/ZWb6MnWK7I90fS9Gxv0/6&#13;&#10;n84uqSUpJJJJSkkkklIcvLqwqXZF7ttbBJK5Zn1u6n1Il/SsIvpBgPefpf8Antn/AIJYrv19x7b+&#13;&#10;lP8ASBOxzXOA/cH0v836aH9XPrV0x2FTS61tL62NaWv9mrRt+m79H71BORM+G/bFX/edTl8EY8t7&#13;&#10;4x/e8nue3wev28EP68MTRf8AX3Kx7q8XKxPStLgHST9Fx276/aum6z1Czp2M7Iqpde4EexvOv9mz&#13;&#10;/qFS6r0jB+soqeLQ70nSHVua7Q/Sr/P+mttOgJ6gmx+hJi5jJy59uUMftzjxfecF5OGX+G8d076/&#13;&#10;X59raq8F5BcGuLXl+yf3v0C2vrD1u7o7WOpxn5G8mdsgM2/v7a7vprC/xb/9rP67f/Rq7DI/mn/1&#13;&#10;T+RNxGcsdmXql4fKzc7Hl8HN+3HEPaxfPD3Mv673IPP/AFc+t9nXbjWMV1dYB/Sbt7dw/wAG79FU&#13;&#10;qvVvr3d0zIfQ/Cfta4ta5ziz1I/Pr/QO+l/XT/4tP+TbP+Pd/wBRQq/+MkgDEJ43u/8ARSYZT9nj&#13;&#10;4vV5NiODlj8RPLHF+q1hEe5l9MoQ9z3PmSH6+ZjdX9OtDRyZd/7zLY6B9asTrssqllrRJY7mP32f&#13;&#10;vsVh/wBYemMG45VMDwsaf+pcuR6CG9R+slmdgtIxW7iTENMs9L/wa/8ATJ3FKMoji9ziPDwsYwYc&#13;&#10;+LLI4ZcmcOP3YZePJLHOf+Z/X/5x79JJJWHGUkkkkpYkNEnQBcFk/wCMnL6jkPxfq3hOzBWYda6R&#13;&#10;X/Z+h7P3PVur3/6NdZ9ZMa7L6XlUY387ZRY1oHdzmu9n9tcB/iw+uPSul9P/AGbmvGNkMscSXja1&#13;&#10;+7871PzX1/zX6VJSXqP+M/rPRKyzqnTfStd9B24ip377f8L+Z+5evQekZ37SwqMyNvr1Ms2zO31G&#13;&#10;tt2f2VldXx+k/XPCf09uRXYHQ4Oqex72Ob9Gz271o4XTP2d09mBivINVQrY9w3QWt2V2vZ+f++kp&#13;&#10;vpLzf6s9U65i/WY9G6plDIa2ouMNaG6tZbX/AIOuxdR9a+m9bzvS/YuWzGDd3qBzZ3Tt9P3end9D&#13;&#10;3pKegXmX+NM9Z6O79q4udYzGseyptLCWbDse9zvb/Ob/AEHv/wCuLW/xW9ez+sY+T+0bfWfVaGtJ&#13;&#10;AGkf8G1irf46/wDkWn/w0z/z3lJKe8xnF9THO1JaCfuRF5h07A+tP1wpbmnLPT8Rw/RMrLg8sH0b&#13;&#10;P0PpWO3/AOktu9/+Dq9JCv6r9Y/8X+RW7qlpzunWO2l5Jc4f9ct/S15Gz6Fdlj6bv/PaU+qJKq/q&#13;&#10;VLcM57TupFRtBH5zNvre3+wvO+hU9f8Ar3W/qNnUH4ONvLa66JB9v8ut9D/+3H2b/wDg0lPpyS8j&#13;&#10;+tvSvrT9WcV1lXULsnDMb3guFtf9d2626uv/AIWrI/4xen9JstswKLLZNzqWF27Ql5a3fv8A7aSn&#13;&#10;M+u31nf9WOn/AG2usWuNjWBpO0e7c7d/4GtvFvGTSy4CA9odHhuG9eQ/4wuofWfI6fs6ziU0Yvqt&#13;&#10;IdW4Odviz02f0q/8z/gFuYPV/r03HrFPT8Z1YY3aS5slsez/AL0UlPo6Sx/qxk9XycZz+t010ZG8&#13;&#10;hrazuBZDff8AzuT/AOfle6pTk34tteHYKshzSGPI3BjvzX7UlPHf4zPqd1H6zOxTgFm2reHBztsF&#13;&#10;/p7bP/A13NTSxga4yQACfFeT/WPK+tf1X9C3L6g21ttgbDGt7e73+pQxetJKUuaf9bnN+sbegekN&#13;&#10;jqt/qTruh1v0P3NjFf8ArLk9VxsTf0Wmu/J3gFth2t2e7e/+cx/d9D/CryqzP+sp+tDL3YtP7V9K&#13;&#10;BTI9LZsf7932r/Rf92klPtaS4AdZ+vs69OxY/rN/+SK7qLX09mWlv9YNfH/T2PSUlSXm3Qep9ewf&#13;&#10;rOzo3VMsZDDW5xDWtDT7H2V/4Kt/5i6v619O6znNqHRcpmKWl3qbhO+dvpe707v5v9Ikp3klw3+L&#13;&#10;DrnUeqjNq6ld6zqLGtaYA/0jbPoNr/0Sv/WbqP1oxsoM6LiUX420HfY4bt/57drsrESUl+ov1ud9&#13;&#10;a8S3JfUKjXaWQDulsMsY7+t710q8U/xd5/1lxcO1vQsWnIpNsvdYQCH7Wez3ZWJ+Z/IXe/V7qX1s&#13;&#10;yMxtfV8OinEIduexw3gx+j2tbl5X+E/4NJT1ySr9QzqenY9mXkHbVU0ucfJq81wOo/WT6/2Ptwrv&#13;&#10;2f05ji0Ob9M/yd7P0t1v+k/S0UJKfUkl5j1Xo31p+qVJ6jidQfnVV+6xloc47B9N/pX25P6P/Sel&#13;&#10;dVauz+qP1mq+s+A3NrGx4O2xnOywfS/sfn1pKdtJJJJSkkkklKSSSSUpJJJJSkkkklKSSSSUpJJJ&#13;&#10;JSkkkklKSSSSUpJJJJSkkkklKSSSSUpJJJJSkkkklKSSSSUpJJJJSkkkklKSSSSUpJJJJSkkkklK&#13;&#10;XP8A1/8A+QM3/ij+Vq6Bc/8AX/8A5Azf+KP5WpKfH/8AFb/4pMT/AK7/AOechfQC+f8A/Fb/AOKT&#13;&#10;E/67/wCechfQCSlLhfrr9ZuoWdRp+rnQ3BmVaJss/wBE0+/b/wAH+i/TWWf8X6XvXdLzT6l/rv1w&#13;&#10;6rlP1dVvrE+T2Y//AJ7xklIuq4v1j+orGdU+3Pz8YOAurs3aB37vrWZGxn5nrV+l7/T/AES9H6b1&#13;&#10;CrqeLVmUGa7WB7f7X/fmql9bcZuV0fMqdwaLCPi1rrK/+msH/FFkuv6Axjv8FZYwfCfX/wDRySnt&#13;&#10;El519fW/WrpjrepYGVuwgZ9NjW76mR9N++r9Izd9Oz1P/A1p/VjquV1L6tvyXZ9bsna8+u5oaMcx&#13;&#10;/N5Nf/A/v7P+3ElPZKNpc1hLBucAYExJ/dXk/wBVr/rd9Y3vsxs8DFqft9V7Btsg/wCAq9He/wBn&#13;&#10;7/pL1pJT51X9Xvrd9YXG/qGaenMJ9tVP0m/+w1tX/gmXbYhdG671f6r9bq6F1q77VRkQKrTq6X/o&#13;&#10;6fe79J77v0NtVv8AxjP+E7fr/wBY8L6u0DJz3FrHO2tgFxLo37fZ/UXA4eT/AOOD9YqM/HArwunw&#13;&#10;4bnN9Z7mu9djvs7Xepsfd6f/AAfps/nPV/RJKfUVwXXf8Zmb0fJvpPSrnU0uLfVLnMY5oP8APf0W&#13;&#10;2v07PzP0q71cH/jTzLMqvF6BjH9LnWtDvKtpb9P/AK9ss/6xYkpt/Uz/ABjV/WfJfh2Y5xrWsFjQ&#13;&#10;X+pvb+d/gqP9JW/+XWuxXmH146e36pdS6d13DaRTVtosA/cYPTZ/btw/Vq/6zWvTa7G2sFjCHNcA&#13;&#10;QRwQfopKZJJJJKUkkkkpSBn3Ox8e21n0mMc4T4tG5HVTq39Cv/4p/wD1LklPm31d6t9dPrHinMw8&#13;&#10;igVh5Z72taZbt/4B/wC+ui6Ji/XFmZW7qV+M7FBPqBo9xEf4PZTV7/7a436gfW/O6X004XT+n25j&#13;&#10;/Vc9z2yGN3Cv2/o6rvf7P+DXYfV3/GXT1HLHTeo478LMJhrX/Rc7/R+9lNlVj/zN9f8A1xJT2i4D&#13;&#10;61/WTqef1hv1a6G8U2QDdceWAj1fZ+5sp/676n6P9Gu/XmXXxb9T/rP/AM4La3WYGS0Msc0T6bi1&#13;&#10;lTm/59Nd3/CfzbElJuqfVj6x9Ax3dRwuq3ZL6RvfVbJa5rfdb6bLrciv/rX/AIJ6i6z6nfWRv1l6&#13;&#10;azO2hlklljRw2xv09n8h384uf+sX+M7pL8Gynpthycq9hZWxrH/SsHptfZ6jGfQ/0X849aP+LX6v&#13;&#10;X9A6O2nKG2617rXN/c3BlbK/63p0s3pKeqSSSSUpJJJJSkkkklKSSSSUpJJJJSklkfWnrNnRsF2T&#13;&#10;U0OsJDWzwC7896576nfXDN6nmfZMuHhzSQ4DaWlvu/M/MUcssYyED80m7i5DNlwS5iPD7WL5tfX6&#13;&#10;Pne4SSSUjSUkkkkpSSSSSlJJJJKfKv8AHp/2g/6//wC6i0P8SX/JmR/x/wD3ypZ/+PT/ALQf9f8A&#13;&#10;/dRaH+JL/kzI/wCP/wC+VJKfRVGyxtTS95Aa0EkngAKSwPr7kuxeg5ljeTUW/wDbn6D/ANGJKePw&#13;&#10;8rrn+MLJutwct+B02l2xhZO95/lek+ix79n6S39P6dW9iufV/r3VPq91lv1e67b9oZcJovPJJ/m2&#13;&#10;uf8ATf6r/wBF+k/SV3/8Etf/ABXYzcf6u4xHNm97viX2N/8APbGLA/xx/qrun9QZpZTa6COdPSvZ&#13;&#10;/m+kkp9LSVfqFd9uNZXivFd7mEMeRuDHx+js2LybqnVPrV0DqVOH1LP9Km0jbfsa+kj87/A7vZ/h&#13;&#10;Wf8Aor9Ikp9hSXD/AOM3rGb0vFpyen5jaJJHphoe+8nb6foey32V/n/4P/wNWPqRg/WRpGX1vJDq&#13;&#10;rK9KS0eoxxLdjrXMrr9P9H+Ykph/jM+smf0DHxz05zWWXWlpJaHaR/LVL7H9fv8AuRi/c3/3mQP8&#13;&#10;dD/TxsJ51DbyfwRL/wDGZ1Wtv2kdHvGINd7i4Hb/AKX+j7Gf6/pElPU/VerrVVDx12yqy3d7DWPz&#13;&#10;I/wnsqb9JX+q5j8DEtyaqnXvrYXCtv0nkfmM+kqP1X+teF9Z8c5GGSC0w9jvpsP8r+R+5YtlJT5n&#13;&#10;kf44cvFLW39Ksrc/6IdY5pd/xe/C967T6qfWSr6zYDM+puwklr2E7tj2/mb/AG7v9IuVxY+s/wBc&#13;&#10;bbj7sXpjNje7Tad1fu/679o/9ha1W+pJP1X+seZ9X36UX/pKJ8h6rNv/AKDeyz+XipKfS0kkklKS&#13;&#10;SSSUpJJJJTzH1/8Ara76sYAsoAdlXO2VA6gH8+7b+f6f/nz01z+P9TPrVkUjNu6tZXluG70fd6QJ&#13;&#10;/wAHb6b/AEG/y9mHZX/XS/xyY1rasHqLG7q8a124f1/RfXv/AJP6t6f/AFxdnhfWbpubiDPryKxS&#13;&#10;W7iXODdn8i7d/NvakpxfqH9bcjrHrdO6m0M6jiHbZAgPaD6fq7f3t/8AObP0f836a65eQfVHrbOp&#13;&#10;fXe7Kxf5nIFjR23Ma32P/wCufZ2Wr0r605LsTpGZcz6TaLCP6212xJTw46l1j6/dQvp6VlOwum45&#13;&#10;2+qyd9h/NfurdVY/1f5z0/Wqrrp2b/0iN0zrPVvqj1iro3WrzlYmTpTe76QcfY3fY/3/AM5+jurs&#13;&#10;ss9P1K7fUWj/AIoMZtPQW2Dm217j8j6H/olUP8ddEdOxcpuj68ja09xvZZZ/7rMSU+ipIOHf9oor&#13;&#10;u/fY13+cNyMkpSSSSSlJJJJKUkkkkpS5Xqf12tw82zCoxHXmqJLXHuGu/m2U2/vrqlznR+k5OP1n&#13;&#10;MzLmRXYAGOke76P/AJBR5OLQRNWdS3OT9ke5PNEZPbx8WPHKftceTjh+4513+MHKobvt6fYxo7uc&#13;&#10;5o/6WMul6J1QdWw2ZgYa98+068HZ9Jcn1S9/1v6m3p2OT9ioM2OH5xH03/8Aomj/ALdXcU0sx621&#13;&#10;VANYwANA7AJmIyMjZ4oD0j+82efhgx4oCOP2OZyfrZxjPJk9vD+hCfuf5SbNJJJTuUpJJJJSln/W&#13;&#10;H/kzL/4i3/qHrQWf9Yf+TMv/AIi3/qHpKfBPqB/y/hf8aPyOX0U5waC5xgDUkr51+oH/AC/hf8aP&#13;&#10;yOXuP1zyXYvRMy1ujhQ8A/1h6X/f0lPF0Z/Wv8YGZf8As7Kdg9Modta9kh9h/wCtupse5/8AObPW&#13;&#10;ZXSz01Z6L1vqv1Y6zX0Lrl32mjIA9C8/S3H217nu9/vs/Qvrs9T07PS/SektT/FNjNp+r1L282vs&#13;&#10;efiHvx/+ooWR/jpZ6WPhZrNLKriGn+sPV/6rHSU+kJKvf6uRjO+zO9O19Z2OI3bHuH6Kx1f5/pvX&#13;&#10;kvWupfWz6vZ1WN1DP2U2kRkBjX0/y936Df8Ao/8ACVpKfYklxP8AjJ6vmdNwKcvAzWUc6Boe7J3B&#13;&#10;npfZ/bb9D6f+j/SfT+gpfUfD+srizN6zkg0WVkihzR6gLv5p1myuv0v8/wD4xJSf699U61iWYeN0&#13;&#10;QfpMixzXPLN7WR6fp+q7bZ6TP0lln/WVmfY/r9/3Ixfub/7zL0BU+r9SZ0rDuzbfo0sc+PHaPbX/&#13;&#10;ANcd7ElPGfUnrvXszrOT07qltdteKz3ljQGi0lnpsbYxlX/Df9trtuo5T8PGtyK63XPrY5wrb9J5&#13;&#10;aN3pM/lPXI/4p8B7Om2dSv1uzrXWOPi1pcxv/gv2iz/ri7dJT5nkf44MvFLW39JsrLzDQ6xzdx/4&#13;&#10;Pfhe9dj9UfrPV9aMEZtTPTcHFj2E7tjm/wDCezf+jex/0FzBP/Ob65R9LG6Wz+z6x/7/AOt/7Zqt&#13;&#10;9Vf+xT605XRHe3Gyx6lPhPuuqa3/AK39ox/+MpYkp9LSSSSUpJJJJSlQ65Zn14djulMZZl6bG2GG&#13;&#10;c+/9z8z+Wr6SSnx/6yZ31q6Vl4R6nlhoyLdK6DsDRW6ney70q6t+/wBf/SXL2Beaf43v6b0j/jbP&#13;&#10;+qwl6Wkpq9Tzf2fiXZe0v9Gt9m0cu2Ndbs/trzfpFH1o+vLDnvzXYGI4kVioFpMf6NtT6bLK/wDh&#13;&#10;LshepJgA0QNAElPmjer9Z+onUaMXq+Qc3p+SdrbXfTYfaxz/AH77f0e9nqVvtu/RfzX6RemLy76+&#13;&#10;ZA+t/WsX6vYXubS8uveOGf6b/wBh6f8Awez0fpr1FJT519Yeu9e6z1qz6v8ARSMdlIBsuPO1wZZ6&#13;&#10;nqf4Nv6T9F6P6WxV+qfV/wCs/wBWMd3VMbqdmX6I32V2bi3YPdbsZfbkNexn5/8AMWen/Nr0wNAM&#13;&#10;ganlct/jG+slPROlW1kg5GS11Vbe/uHp23f1KWP/AO3NiSnT+qv1gr+sXTqs9g2l8h7f3Xt9tjP/&#13;&#10;ACH/AAa11zH+LnodvROi1U5AItsJtc0/ml/0K/8Atpte/wD4RdOkpSSSSSlJJJJKUkkkkpSSS5n6&#13;&#10;6dSzMM4tGDZ6br7C0mAf3Gs+k1/+kTZyEBxFm5fBLmMgxRIiZ36p/L6PW9MkuQs6T9Y62l78+trW&#13;&#10;iSSIAA/6yq31Q6t1XqHUHMfd6+JWCHv2gN/4L0vZW/dv/wDAlH7uoiYyHE2/9H3jnlhlw5I4Y8U+&#13;&#10;H3P/AFW9wkkkpnOUkkkkpSSSSSlJJJJKf//X7L/GJiOy/q/mVtEkMD/lU5mS7/z0hf4tMtuV9XsU&#13;&#10;g6sDmEeBY57f+o2LprK22tNbwHNcCCDwQV5rjdI+sX1FyLq+kUtzen3O3NaT76z/ACvcx/qfmP8A&#13;&#10;5yu3Z/g0lL/41v17qXSum16vfYSR3ix1FNbv+hcvS1wf1W+q3U83qrvrF9YQ1t4EU0jX09Nm7/CN&#13;&#10;Z6bP5r9I+ze/1bP0i67rT85mHY7pjWPywB6bbDDCZ9+76P8Ag9+z+Wkpwf8AGVldMp6S+vqTfUdZ&#13;&#10;pSxpi02/mWUO/wAH6X+Fs/63+k9T01wX1Uafq31bHf8AWip431NGLbYdzKP3WOa7+a9Pds/7pf6P&#13;&#10;3+rXpUfVv6239Zr6xnUU3WNcABY9pqqb/wABVXb7PS/wf85+k/S++1db/jE6V1HrGA3D6fRVeHuO&#13;&#10;/wBQw5kD9FbjO31fpP8AX6G9JT1IIIkcJ1wv+L7p31l6QRhdUaw4LWnaS8PsYf8AB01em/8Amf8A&#13;&#10;jP7C6L6z29YqxmnobKrL943Cw6bId9D31e7fsSU8Z9d//Ff0n/rf/n2xelryXqfQPrj1PqFHVL8e&#13;&#10;j18aNm1zQz2u9X9Iz1v3l2X1YyPrPbkuHW6qK8fZoWH3759v0LbvZt3pKdD629aHQ+lZGbMPYwhn&#13;&#10;/GP/AEdH/gjl539UOkfW7puCH9NbQKsmLpsINjt4bsc/d/IWt/jC6H9ZfrDacTHqqdgMc17IeGvc&#13;&#10;du39P6tn7z7F0n1Rf13ZYzrdVNTGhoqFXh+fu22Ws2N/R7ElPnX1op+snSczG+sXVWVbqHsZNRGo&#13;&#10;l9npXbfzLG+rV6n/AAi9ixMqvMpZkUndXY0PafFrhvYuL+vuB9Y+rer0/BooswLGt1cQLNw/Sf4S&#13;&#10;2vbstb7PYj/4vMDr/S6fsHVmVtxamRUQ4Osku37Hem9/6Njf/RaSnskkkklKSSSSUpVupdSx+l47&#13;&#10;8vLeK6axLnH/AF9z3fmMVled/wCM36rdc+sORS3BDX4bGzs3hn6WXb7LG2bN/wCj2en/ANcSU5tN&#13;&#10;Od/jQzvWu3UdFod7W97D/wB/yH/nv/m8Wv8A8F9RxsarEqbRQ0MrYA1rRw1oXnuCPrx0+hmLjYmI&#13;&#10;yqsBrWgt0A/9CVqfU/A+sY6nkZ/XHba7Kw1tTX7q9wLPfXQx9np7GMf/ANvJKdj67Y7snoebWzV3&#13;&#10;ovMf1B6v/fFy/wDiZ6XjV9MfnNaDkWWOY535zWM2baW/u/6X/Vi9Cc0PBa4SDoQV5ofq/wDWD6lZ&#13;&#10;Vr/q/W3KwLnbvSdzWf6vqVW+z6Hq1fzjP55JTH/HDh1YDsTrGNFeW22Nw0c7aPWqsf8A8S+v/pr0&#13;&#10;up5exriIJAMeC81x/qz13649RpzfrExuPh45ltI/O13bPT32v/S7P09tz/8Ail6akpSSSSSlJJJJ&#13;&#10;KczrvX8fobGWZAcRY7b7RMfvPcq+V9UOk559V1LQXa7mEsmf5Nf6NVPr70nI6niVtxWeo9lkkDna&#13;&#10;Q5qo4f8Azn6NU3HFVeTW0ANMiWj9z6dD/b/UVeUvURKPHD9H08TrYMI9iGTBmjy/MmU45YSzexxw&#13;&#10;/QaH1k+ro+q4r6l0y17CHhpaTPPv/tV+z312LvcO/wC00V3RG9jXR/WG9ci/oXV/rHcx3WNtOMwz&#13;&#10;6bDqf8x1v+fZb/YXZtaGANaIA0ARxRokgcEDtFb8QyiePHCc48xzOPj9zLj9f6uX83i93/KvF/4u&#13;&#10;XBr8ys6OD26f9urr8t4rpse7QBrifkFy3U/q51Dp+e7qfRS0uskvqcQJJ91n09rH1v8Ap/TZ/wAG&#13;&#10;hZY+svWqziWU141T9HunkfnN/nLrNv8AUYmwkcceAxkZD5a/SZuYxY+bzDmI5cMMWTglljknwZcP&#13;&#10;BHgyfqmx/i1aR0x5Pe5xH+bSq3+MlocMQHgvd/6KXUdH6XX0nEZiVahg1P7zj7nv/wA5cn9ZOkde&#13;&#10;6xcAaq/Sqe41lrgJafo797/5CU4mOEQoyl/VTy2aGX4jLmDKGLEJTleWXt8UZQ9uDvH6l9HIj7O3&#13;&#10;/Of/AOlFy/WMb/mj1Kizp7nCq76VZMiAdr2f9P2LVOR9bCP5mgfMf+llHp/1Uzs3Nb1Drdgca4LK&#13;&#10;2/yTuZu/wbK/6n84hICVCETCV/Pw8HCyYJywGUuZz4+YwcEoy5f3vvXvfuej/u3sEkklacBSSSSS&#13;&#10;nP6/1qnoODb1DIDnV1ASG/SO5zaWfS/4SxY46B0D66Y1fU347Xes2d4muyfoObc/HczfZU/9H/hF&#13;&#10;b+vHTLuq9FysTHbvte0FrfEscy7/ANFrhPq10v65/VjFb9kpruoslxoe4bqif+uY+x7/ANyq27/i&#13;&#10;/USU2Prd/iwwulYNvU+lWW03Y49SC6W7W/T9N/8APV2/6P8ASLr/AKhdYu610XHy8kzcQ5rnfvGt&#13;&#10;zqvU/t7PeuVz+n/XD63s+x51dWBhuI3wQXPAP7rbci1/9T9XrXfdG6TT0bDqwMafTqbAnk/nPsf/&#13;&#10;AC7LP0iSnhqT/wCvBs/4gf8AnutejLgvrv8AVHqlvUquvdBcPtdbQ1zCQ3dHt3s9X9E/fU/0bq7H&#13;&#10;quGfXX6xMOHlspwMdw22WN/nHN/wja2evkO/9t/+NSUt/iaIdRnEag3j8iN/jr/5Fp/8NM/895Sr&#13;&#10;fUL6t/WP6tZRx3VVfYbHzY8uDnw0bWOp9N//AKKRf8Y3Q/rF9YrPsWLTU7AY5tjHbg2wvDHVv9X1&#13;&#10;bP3rrf8AB/6NJT2/RrabcHHfjx6JqYWR+7tbsXNf42raWfV61tsb3vrFf9fe2x3/ALLsvWDjdE+u&#13;&#10;H1Sb9n6TtysQ6tY4tPpF3069tj6X/wA5/oH+k/8AnfYnp+pfX/rZlV5H1neKsarUUtLZP8hjKN9d&#13;&#10;W/8Awltln2hJT1X1IYG/VrFGZGw0Eu3fR9I73e/+R9nXI431D6nQ05P1T6mPsVpLmtL3NH7n+CZf&#13;&#10;VdZ/g976ql6L1PDNvT7sTHaAXUvrY3gasdXWxea/VbpP1z+rFEY1FdtLjuNFj2y0/vs/S1+nv/43&#13;&#10;/rW9JTPOf9ePqzQc/IvryKK9Xt9tntn6T91VN2z/AIqxehfVrrTevdNo6i1u31WyW/uuaXVXN/7d&#13;&#10;reuK6qz63/Wqk9OsxasHGsgWPLw4ls/Q9tllmz+pV/11dx0Ho9XQ8Cnp9JJZS2JP5zifUts/65a9&#13;&#10;70lPKf45P+Q2/wDHs/6m5dh0gzhUEf6Jn/UtVD64fV0fWTptmDu2PMOY48Nsb9Df/I/MeuLwr/r5&#13;&#10;0nHZ06rFptbW0MZaS0nY321+/wC001/R/wBPT6iSn05JcN9Wfq39Yzns6n1zNMMBihjvadw2bba6&#13;&#10;/TxWf9b9Vbf1qu67Uyr9g102OJd6nqHUD2+l6fvqZ/pPU/62kp5j/HJ/M4P/AB5/IvRV5P8AWLof&#13;&#10;1y+sbamZmPQBS/e3Y5rdf5X6d62BmfX7/uPi/e3/AN6UlPoC85vP/rwa/wDiD/57tXodReWNNkB8&#13;&#10;DcBxu/O2rifrv9UupZHUKOvdDLftlI2ljiBvA3bdnqfo/oW2U2+o9n6NJT3KS82ty/r/ANUHotop&#13;&#10;xAdDYNo/8+X5j/8AtmpdX9T+hZvRcV1fUcp2VfY/eS4uc1mm306n3fpP9f5tJTy95/8AXg1/8Qf/&#13;&#10;AD3avRlwv16+qHUcvOo650NwGZSNpaSG7tu7Y5nqfov8I+q6u36dSqMd9d+us+x5DKcGlwh9w/nN&#13;&#10;v5/pt9fI9/8AxbKP+NYkpb/FE4Ot6oQZBvaQR8chejLzP6j/AFY+sX1XzXUtqqODbYPUe5wLvTZv&#13;&#10;2WVem/fv2v8A9GvTElPnP+JI/wCTMgf8P/3ytejLzBn1c+sn1NzL39ArrycO924MeR7f9HvZ6mNZ&#13;&#10;vr3/AOBs9/8AhESzpX13+sbtuZazp9B5Fbg0x/J+zPuvd/Uuya0lO/8A40hYfq7k+nPNe6P3fUqX&#13;&#10;K/UvpX1ov6TTZ0rPopxTu2sNbXOad7/U9R/2W33ep/wi9KHTGWYIwMom9hqFby/6Vg2+k+yz/hLP&#13;&#10;prz7G+rX1n+plr29CLMzBe4uFbyA5v8AWY9+P+l/l49v6X/QpKdC36v/AF1uY6t/UsctcCCPSZqD&#13;&#10;9L/tGtD/ABe/U3I+qlN9eTa2w3OaQGTtbtDv9J++si7K+vfVx6VdFOC06Gzc3d/59y7P+26F0n1P&#13;&#10;+rmT0GixuZlPyr7XbnOcSWtP/Beq57/69n56SnoEkkklKSSSSUpJJJJSkkkklKSSSSUpJJJJSkkk&#13;&#10;klKSSSSUpJJJJSkkkklKSSSSUpJJJJSkkkklKSSSSUpJJJJSkkkklKSSSSUpJJJJSkkkklKSSSSU&#13;&#10;pc/9f/8AkDN/4o/laugXP/X/AP5Azf8Aij+VqSnx/wDxW/8AikxP+u/+echfQC+f/wDFb/4pMT/r&#13;&#10;v/nnIX0AkpS80+p/+T/rl1PEs0N2+xs99z2ZTf8AwLI3r0tcT9dvqlnZGZT17oZaM+jRzDp6rR/W&#13;&#10;9m/Y/wBJ/qfzlP8AhP0aSne+uGW3D6LmXOMRQ8D+s9vo1f8Agj1if4pMR2P0Ct7hHq2PePhPo/8A&#13;&#10;olYnUcT60/XYM6fnY7cHDDg6106v2/ut32Pf/wAFX/N+p/O3L0fBwqsDHrxaBtqqaGNH8lo2pKSX&#13;&#10;WMqY59pDa2glxdo0NH0t/wDJXg/VMI512Z1DolF37FbY31mNcWMt2nfZ6Vf+h/P+hd9k9T1f0f8A&#13;&#10;N19j9duk/W7rz7cKquoYG8lmx7Wmxg/mftPq2b/+t/zfq/8AW11f1WxOoYPR24+TTTTk1tc2uth/&#13;&#10;R6fzPre6z3WP/n/e/wD0iSk/1U6n07qXTqrOlANx2jaKxoaiP8Daz/Sf+fP51bC8i6Z9V/rf0nqD&#13;&#10;+oYNFNJtPvqa9v2d3/oP639v/g/8EvS+s4OX1Hp1mNRccbKewAWMJ9j/AGvfsd/ObH/ze/8AnElN&#13;&#10;6/HqyW+ncxr2Hs4Bw/zXry3/ABkdNo+qubh9Z6S0UXF5DmM9rX7drv5pvt97f0V/+kVrH6l9euij&#13;&#10;7PdjMzWjh5h5/wC3KbKX/wDb9XqKfT/ql1v6zdSq6n9ZttVNBmuhseO/ZsY6306t/wDPera++z+b&#13;&#10;SU+kryK1/WPrJ9ZMjqvRBW4YR9Gt1h9gEWVfot30/U/WLf8Arq9A+tx619lDehNrdc4kPLzBawj6&#13;&#10;dG51bPU3rkfqP0T60/V17MQ49DcR9u65znB1m07WWbXVW/SZWz9D+j+mkpF13o31063hvw8xuM+p&#13;&#10;0GGlodLTvb6bv3lu/wCKrrh6n0duPYf02IfScDzs/wC03/gf6H/rC3frLZ1avEnojK7MneJFhgen&#13;&#10;7t+z3V/pN3p/9NcB9XPq79bOj9TszmUUtblPBubvb6cF3qvfXWy3f7P0nppKfVUkkklKSSSSUpMR&#13;&#10;OhTqh1yjNyMK2rptgpynN/RvcJDTP9v6bPZ/ISU26aK8dgrpa1jBw1oDWj+y1edf46sSlmJjZzYb&#13;&#10;lNu2NcNHbNtl3/gVtdez9z1Eq+ufXrp36LIwq8k9ngDX/wBhLq6//Aa02F9UOt/WrqFfUPrPtqx6&#13;&#10;TLMdpGv52zYx9vpVP/w77bftFn81/LrSn0TCsfbRW+zR7mNLv6xHuXmuZT/zy+t1vTM5zvsOEwuF&#13;&#10;QO0PLfSY/wCj/pLb/wDtj9GvUFwf1r+qPU6OqD6w/V8tOVEWVOIAs09P8/ZW/fX/ADle+v8A0tf6&#13;&#10;RJTe6/8A4uejZeDYyihlFrWEssYNpa5o9nqf6Vn7/qIP+KnruR1fpBGU4vsosNYcdS5kMsr3u/fZ&#13;&#10;v9NZWd1L659epd09mEzEFg22Wkx7T7bNm+x+3/rTLrf3F1/1Q+rVf1Z6ezBY7e6S+x/G+x303f1f&#13;&#10;Yytn9RJTtJJJJKUkkkkpSSSSSlJJJJKUkkkkprdRbjPx3jN2+hHv3/RhZX1cr6I1zz0nZvj3QXF+&#13;&#10;3/r/AOk9P/oIv1s6Rd1jAdj0ECwODgCYDtv+DXPfUz6pZ/Ts37XlgVta0gN3BxeXf8U5/sUEjL3A&#13;&#10;BHiH7/7rqYMeI8nklLPLFk6ctxejL/1L/KPdJJJKdy1JJJJKUkkkkpSSSSSnyr/Hp/2g/wCv/wDu&#13;&#10;otD/ABJf8mZH/H/98qWf/j0/7Qf9f/8AdRaH+JL/AJMyP+P/AO+VJKfRVg/XrEdmdCzKmCT6RdA/&#13;&#10;4P8AT/8AotbyZzQ8FrhIOhBSU8n/AIq8tuT9XsdoPuqL2O8jvfY3/wACsrWD/jg/XbundMZrZdad&#13;&#10;Bz7jVRX/AJ/qPSq6J1/6j5dx6LS3M6fe7cKyfdWf85j97f5v1Geqyyr+c96u/Vv6sdU6n1b/AJw/&#13;&#10;WFra7GCKaBrs/dc7+c2Nr3vfX+k9X1v0n6NJT3y5j/GJl9Lx+k2N6q31Gv0qYDFjrfzHY7v8H6f5&#13;&#10;9v8Ao/8ASfzVm31Z+YzEsd05rH5Qb+ja/Rhd/LXmTvq39b8vq1fVs2ii6ysja2x7fRrH/B012/mf&#13;&#10;zn+E/Sfpf5xJTl/Vdjvq31LEv+s9VnpOrAxn2EuZj67mbq3fzfp/6P8A7Sfzvpfns9sa4PAc0yDq&#13;&#10;CFzP+MDpnUOq9O+ydPpqvL3e8WmC1sey3H99W25j/wCWsj/F70v6zdGeMLqLWfYACRueH2MP+Drx&#13;&#10;/Tf/ADf/AAb0lPdW49d202Na7adzZAO1377P3Xoi5T641fWZl1eT0B7HVNbD6HBkudP85vv/AJH/&#13;&#10;AA1X/giwX/WL685LDj19PrrtOnqREfy2evkeh/58SUh+rNLOm/XjMxMIRjurJc1v0WyKMh3t/M9L&#13;&#10;If6f/ga7z6y9Yb0Tpt+e7mphLZ7vP6Ohv/bzmLE+of1Jf9Xhbm5z/W6hkfzjpJDQT6jq97v519ln&#13;&#10;6S+3/wA7syv8YnRfrJ195wsOuo9PBa9pDg2xzg33ev6r/wDSvf8AQ/4JJTifU7pX1twsP7T00U+n&#13;&#10;ln1S6wg2O3fQc7d/25/1xVvrbi/WbAvx/rB1RtW7Ge1odWR4+oxl23/Bbv0f/XV6F9Tv28xrqes0&#13;&#10;0U01ta2kVHXT27PbZc302sWf9fMP6xdTFmB0+mizBtrAcXGLN8/8JZX/ADfsfV7ElPW4GbX1DHry&#13;&#10;qTNdrGvb8HDerC4r/F1076wdIr+wdUZW3DrYfTIcHWb3O3+n+je/9D77f+gu1SUpJJJJSkkkklIs&#13;&#10;nGqy6nUXtD63gtc1wkOBXF3f4oOgC05BNzKxqWeoPTj+u+v7Rs/9CFvfWnqvU+m0sf0vE+1vc4hw&#13;&#10;3bdg/qfTfvXH5mN9cfrc37JkVs6fhv0eQfe5v5zH/pLL7P8Ai/1aq3/CJKa3+LzFp6l9Y8vqWGwM&#13;&#10;wsdvpVACG/m0U7f69FNt1n/G/pF6D9ZsR2b0rLx2CXvosDR/K2u9P/ppfV36v4v1ew24WIPa3Vzj&#13;&#10;9J7z9O6z+UtNJTw/+J7Lbf0IVA602vaR/W23/wDo5Uf8dN+/BxMJmtlt+5re52NdV/1WUxRu+r/W&#13;&#10;/qb1G7M6BU3Jwsky6gnWs/S9rd1f83v/AEL69/6L2XV/4RG6N9W+r/WDq9fXPrCxtLKAPRoHiPdW&#13;&#10;5zf0m3bZ+m/SP9V9v/ApKe9xaPs9LKf3Ghv+aNqKkkkpSSSSSlJJJJKUkkkkpS5f669efiVjp2JJ&#13;&#10;ysjSB9JrHez/ALct/m2LqFwL+g9do6nZ1Guuu2wudtc5wgNPtZsZvr27av0ahzGQjUQfVuY/ouj8&#13;&#10;NhillM8sscfZjx48eWXtwzZf8m9D0XpLPq10x5gOtDDZYf3nNG/Zu/0df0P+mrP1a6rZ1fAZl3ND&#13;&#10;XuLgQ2dvtc5n5ywcv/nTl0vx7KadljXMMETDhsd/hlu/Vfp9vTem04uQALGbpAM/Se+3/v6ECeIA&#13;&#10;CUYRj+kF/NQiMUsmSeLPzWXNE3iye7w4uDJxuqkkkp3LUkkkkpSz/rD/AMmZf/EW/wDUPWgs/wCs&#13;&#10;P/JmX/xFv/UPSU+CfUD/AJfwv+NH5HL3P644jszouZSwS40PIA7lo9Rrf+gvDPqB/wAv4X/Gj8jl&#13;&#10;9FEToUlPG/4pMtt/1fqrB1pfYw/Eu+0/+7Cyf8c7zkVYPT69bbriWjvoG0M/6eQm/YPXfqTnXXdC&#13;&#10;pblYGQdxpJ91Z/N9u5j/ANH/ADbLK/U/RfzytdA+rPVutdXb1/6xNbV6Iiiga7SP5t7v5zZ6f87/&#13;&#10;ADnrev8A6OtiSnvq2CtoYOAAB8lz/wBfcvpeN0m39rtD6nCGMBix1n+D+z/uWM/0v+DWx1N2UzFs&#13;&#10;dgta7JDT6Yfowv8AzfUXl+V9XPrh1DqdXVM2ii59RGyt72+gz/rLLv8AriSnI+rdTvq9n4eV9Zab&#13;&#10;PsrmfqznkuZjknexz6f5H856X+C9T7R6a9vY9tjQ9hDmuEgjUEH85q5369dPz+p9MOLg003vscA9&#13;&#10;th0DYd+kodup/TMt2bHrC/xfdI+s/Q7W4ec1n7P9xO54e+vT2MxfTf8An2/4N/6L6aSn0Fef/wCN&#13;&#10;3qTziY/R8fW7NtAjxY0t2N/t5L6f+216AuDt+r3UOq/W9vUcuotwcVo9JxLYcWj9H7Wu3/0m6y//&#13;&#10;AK0kp7LpmBX03Eqw6voUsawf2Rs3IXXuqs6NgX57+KWFwHi7/BV/9ct2MV9cB/jF6R9Y+uk4GDXW&#13;&#10;cA7XTuDbHOb+Zb6r/oep+4z/AEaSnnvqd03620Yzs/pop25rvVc6wje/V/ud/wBOz/riD9ccL60Y&#13;&#10;5p651NtO7Ec3a+uJEua6v1Wt/wAH6v8A59Xe/UtnX6GnG6vTRVjVVtbV6Z93t9mz2WWt2emq/wBe&#13;&#10;sb6w54dg9Mpotwrqtry8xZvO79+yr6H6N9SSnp+l9Rr6piVZtP0LmB48tw+h/Y+grS4b/Fz0v6w9&#13;&#10;Fb+z+pV1twWNcWHcHWB7nNf6bfTe/wDRfzz/AKC7lJSkkkklKSSWb9YbOpV4bndIZW/KkbRYfbE/&#13;&#10;pPzq/f8A20lPDf43v6b0j/jbP+qwl6WvJfrB0D64/WGzHty8egOxnFzNjmt1ca3fpP0z/wDQMXWf&#13;&#10;V7J+ttmY1vV6cdmJDtxYffMfovT2XW/4T/wNJT1y4D67fXa+y/8A5v8A1fmzOsO172/4L9+ut/8A&#13;&#10;pv8ATXf9pf8Ajf5nrPrLTnX9Nvq6W4Ny3MhhJ28n9Jtf+ZZ6Xqek/wD0q80+rX1X+tv1adZZh4uO&#13;&#10;bLNHPsc1z9v+jb+nZ7ElPc/Un6mU/VfGIJFmXbrbZ/6Jq/4Fn/gv85/U6VeZ9Vxvr51eoY721UN3&#13;&#10;BxfVYK36f8Iy97/T/P8AYvS2iAATMd0lOH9bfrbi/VfF9e/3WukVVA+6x3/fKmf4W3/v65T6n/VT&#13;&#10;M69mD6y/WH3PdDqKSPa1v+Cs9L/B1V/9p6v+v2/8Jmdd+pn1lzOt2dTNVWS1thNQe8en6bT+rM9B&#13;&#10;1lT/ANH/AKP/AEv+kW0cz6/ER9nxR82/+9CSn0FJc59Q+m9T6b041dYe6zIda53uf6haw7NrPU/r&#13;&#10;77f+uLo0lKSSSSUpJJJJSkkkklKQcmqhwFl7WEVneHOA9hH+F3P/AJv+ujLmvrr0vqXVKa6MAg1y&#13;&#10;fUbIaXfR9L6X5ibM8MSQOL+qz8tjGTLGEpjBGXzZZfoOdl5eR9csg4eGTX06s/pLP9J/r/g6/wDr&#13;&#10;tv5jF02EzB6V6fTaC2txBc1k+50fTs/lrmsCn6y9Ppbj4+PQ2to0Ej/Od+m+mi9O6V1jJ6xT1LqT&#13;&#10;K2Cpjm+0jiLtns3Wfn3qCBIN1IzkfVKUfli6vMY4SiYDJhx8rghOeHFjywyZc2fh9E8v7+TL/wAz&#13;&#10;9B7BJJJWXDUkkkkpSSSSSlJJJJKf/9D1VJCfYQYTeq5JSZJB9VyXquSUmSQfVcl6rklJkkH1XJeq&#13;&#10;5JSZJB9VyXquSUmSQfVcl6rklJkkH1XJeq5JSZJB9VyXquSUmSQfVcl6rklJkkH1XJeq5JSZJB9V&#13;&#10;yXquSUmSQfVcl6rklJkkH1XJeq5JSZJB9VyXquSUmSQfVcl6rklJkkH1XJeq5JSZJB9VyXquSUmS&#13;&#10;QfVcl6rklJkkH1XJeq5JSZJB9VyXquSUmSQfVcl6rklJkkH1XJeq5JSZJB9VyXquSUmSQfVcl6rk&#13;&#10;lJkkH1XJeq5JSZJB9VyXquSUmSQfVcl6rklJkkH1XJeq5JSZJB9VyXquSUmSQfVcl6rklJkkH1XJ&#13;&#10;eq5JSZJB9VyXquSUmSQfVcl6rklJkkH1XJeq5JSZJB9VyXquSUmSQfVcl6rklJkkH1XJeq5JSZJB&#13;&#10;9VyXquSUmSQfVcl6rklJkkH1XJeq5JSZJB9VyXquSUmSQfVcl6rklJkkH1XJeq5JSZJB9VyXquSU&#13;&#10;mSQfVcl6rklJkkH1XJeq5JSZJB9VyXquSUmSQfVcl6rklJkkH1XJeq5JSZJB9VyXquSUmSQfVcl6&#13;&#10;rklJkkH1XJeq5JSZJB9VyXquSUmSQfVcl6rklJkkH1XJeq5JSZJB9VyXquSUmSQfVcl6rklJkkH1&#13;&#10;XJeq5JSZJB9VyXquSUmXP/X/AP5Azf8Aij+Vq2vVcsD6+2E9BzB/wR/K1JT5J/it/wDFJif9d/8A&#13;&#10;POQvoBfP3+LAx9Y8Qj/hf/PN6979VySkySD6rkvVckpMkg+q5L1XJKTJIPquS9VySkySD6rkvVck&#13;&#10;pMkg+q5L1XJKTJIPquS9VySkySD6rkvVckpMkg+q5L1XJKTJIPquS9VySkySD6rkvVckpMkg+q5L&#13;&#10;1XJKTJIPquS9VySkySD6rkvVckpMkg+q5L1XJKTJIPquS9VySkySD6rkvVckpMkg+q5L1XJKTJIP&#13;&#10;quS9VySkySD6rkvVckpMkg+q5L1XJKTJIPquS9VySkySD6rkvVckpMkg+q5L1XJKfMP8en/aD/r/&#13;&#10;AP7qLQ/xJf8AJmR/x/8A3ypZn+O9xd9gn/h//dVX/wDEs8t6ZkR/p/8AvlSSn0lJB9VyXquSUmSQ&#13;&#10;fVcl6rklJkkH1XJeq5JSZJB9VyXquSUmSQfVcl6rklJkkH1XJeq5JSZJB9VyXquSUmSQfVcl6rkl&#13;&#10;JkkH1XJeq5JSZJB9VyXquSUmSQfVcl6rklJkkH1XJeq5JSZJB9VyXquSUmSQfVcl6rklJkkH1XJe&#13;&#10;q5JSZJB9VyXquSUmSQfVcl6rklJkkH1XJeq5JSZJB9VyXquSUmSQfVcl6rklJkkH1XJeq5JSZZ/1&#13;&#10;h/5My/8AiLf+oerXquWf9YLCem5X/EW/9Q9JT4V9QP8Al/C/40fkcvotfOf1CMdewz/wo/I5fQ3q&#13;&#10;uSUmSQfVcl6rklJkkH1XJeq5JSZJB9VyXquSUmSQfVcl6rklJkkH1XJeq5JSZJB9VyXquSUmSQfV&#13;&#10;cl6rklJkkH1XJeq5JSZJB9VyXquSUmSQfVcl6rklJkkH1XJeq5JSZJB9VyXquSUmSQfVcl6rklJk&#13;&#10;kH1XJeq5JSZJB9VyXquSUmSQfVcl6rklJkkH1XJeq5JSZJB9VyXquSUmSQfVcl6rklJkkH1XJeq5&#13;&#10;JSZJB9VyXquSUmSQfVcl6rklJkkH1XJJKf/R9Os+kVFRzchmKx99p211tLnHwa0b3uXmXS8Pqn+M&#13;&#10;Ky3PvyrMTBa8sqrr7x/ar37Pz7n+p+k9lfppKfT0l579XuqdQ+rXWh9Xuq3HIouE0Wu+l/wfudvf&#13;&#10;+k2ej6e9/p2/zf6NehJKUkkkkpSSSy/rFX1S3F29GfXXkFwl1moDPdv2ey39J9D6daSnUSXk2TV1&#13;&#10;rpX1i6fj9SzX3utex5DXObWJd6Tmel+jr/8AAl6ykpSS5v65fWLqPQq2XYOJ9orh7rXyYqaz3e/0&#13;&#10;/wCTv965rB/xjdf6jV6+J0z1aySNzd7myElPpKS4DC/xpOoyW4nXMN+G5355mBP576rWVv8AS/4V&#13;&#10;nqrvwZ1CSlJJJJKUkkkkpSSS4/6/9Y6tiuxsDo7T6uUXNNgElu3Z7W/4Or+c99v5iSnsEl56P8Wn&#13;&#10;UjX6zuq3/bed0v2bv3d/q+t/1z/wFaH+L76z5fUTf0vqeubhu2l377QfSdv/AJdVn+E/wn6NJT2S&#13;&#10;SzvrDdlUdOyLMAF2SK3emGjc7f8Am7K/z3/yFxuD0X66ZdDL3Z7ai9odse0B7J/Mt/V/ppKfQ0l5&#13;&#10;b1S361dGzcPEt6g22zKsDWtY0aAFm99u+hn6P9IvUklKSSSSUpJJJJSkljfWDq2d07acTHNzCCXO&#13;&#10;19sf1Fi4n1y6pmsNmPh+o0GCW7iJ/dUUssYnhN3/AHW9i+H5s2P3Y8Ht95ZMcOF7NJcfb9a+sUMN&#13;&#10;lmCWsaJJIdAC6Po3UD1LDryi3aXiSPgdiMckZGhusz8llwQE58HAZcHFCcMvr/wG6kuZz/rVkW5T&#13;&#10;sHpFPr2s+k4/QH/Sr/z/AFFWyuv9e6VWbc3GrdXH0mn6J/N9T07LfZ/r6iBzRHcgbyr0skPh2aVa&#13;&#10;44TyfJhyZIQzT4v9W9eksz6udVf1bBZlWhrXkuBDePadv5yh1/6xUdEYN4L7X/QYOT/W/cYn8ceH&#13;&#10;iv0tf7tlOY4BHizRkYcMf6jrJLlG9T+suQPWqxa2s5DXaO/6dzH/APntQ6X9ccvK6hVgZFDaiS5r&#13;&#10;+d0gb27N30P/AARM96NgHiHF8txbP+jc3DKUTiye1EzyjHlhOWPgeuSSSUrnqSSSSUpJYn1q6t1D&#13;&#10;pdDLOm4py3udDgJ9rY+lsZ71xuD/AIzet9Rc9mJ04WuqIDw3e7YTu/nP+23pKfTUl54/69fWWtpe&#13;&#10;/pLg1okkh+gC6j6nfWF31j6c3OsYK3FzmloMj2lJTtpJJJKUkkkkpSSSSSlJJJJKUkkkkpSSSSSl&#13;&#10;JJJJKUkkkkpSSSSSlJJJJKUkkkkpSSSSSlJJJJKUkkkkpSSSSSlJJJJKUkkkkpSSSSSlJJJJKUkk&#13;&#10;kkpSSSSSlJJJJKUkkkkpSSSSSlJJJJKUkkkkpSSSSSlJJJJKUkkkkpSSSSSlJJJJKUkkkkpSSSSS&#13;&#10;lJJJJKUkkkkpSwfr5/yFmf8AFH8rVvLB+vn/ACFmf8UfytSU+Sf4sf8AxRYv/Xf/AD1eveV4N/ix&#13;&#10;/wDFFi/9d/8APV695SUpJJcH9cuuZ/UOqVfVro9hqseN19o+kxpHqbN/0q9tP6X2fznqVVb0lPeJ&#13;&#10;LzHrPQurfUepvVsHNsyKmOHrV2TtIcdu/Zvs9jnez/TVf6Reh9J6lV1XEqzafoWsDh5T9Jn/AFt3&#13;&#10;sSU20kkklKSSUbNwafTgugxPE/m7klMkl59X9Suvdccb+t576ZPtppPtb/mOZT/5+f8A8Kq3TM7q&#13;&#10;f1O65T0bOvdlYeVArc6S5pefSq2b3P8AT/Tfo7KvU9PZ+lSU+lJKr1XJvxcS27Fr9a5jSWVzG937&#13;&#10;q88r/wAZvW7cl2EzpwOSwS6sb97R/KZ/bSU+mpLzq7/GR1npo9bqXSnsomC73sj+3ZW+tdp0HruL&#13;&#10;1/Ebm4ZJYSQQdHMcPp1Wfy0lOikkkkpSSSSSlJJIGfa6nGttZo5rHOHxA3JKTpLyz6sn62fWXEOb&#13;&#10;j9QaxgeWQ9omW7XfmY/8tdJ0Xon1nxsuu3P6hXbjg+9gbq4R9H+Zq/6tJT16SS8++tHWOpdd6yPq&#13;&#10;50m047WN3X2t0dw2x3uZ79le+tn6P+cus9/sSU+gpLzfqn1U6t9U8d3VOl59t3ojdbVZJa9g/nH7&#13;&#10;N+z2N/656f8AN2rtfq51yvr2BVn1Db6g9zf3Xt9ltf8An/8AQSU6aSSSSlJJJJKUkkkkpSSSSSlJ&#13;&#10;JJJKUkkkkpSSSSSlJJJJKUkkkkpSSSSSny7/AB3f9oP+vf8AuqtD/Ex/ybkf8f8A98qWf/ju/wC0&#13;&#10;H/Xv/dVaH+Jj/k3I/wCP/wC+VJKfQUklC61lLHW2GGNBc4+AHuckpmkvMenU9T/xiX3Zb8mzE6dW&#13;&#10;/ZWxnLj/ACtrme/Z77bbPU+n6dStdE6l1D6qdaZ0Lqd7snFyAPQtd9IOd7a2+7e/32foPR9T/RWM&#13;&#10;SU+iJJJJKUkkkkpSS4v/ABndcz+kY+N+z7fSfbaWkgA6R/wjXqv/AM3Prl/5Z1f5v/vskp7xJY/1&#13;&#10;Zweq4VD2dXyG5NpdLS1u3a2Po/Qq3/5irfXHr3UOiVMuwMX7S07jYdYqawNduc1n7/6T3/8ABpKe&#13;&#10;hSXmuB/jI691Kv1sTpnq1zG5m9wkfmq1i/407MTIbjdcwn4m78/3afy/RtrY/wBL+XW+xJT6Akma&#13;&#10;4OAc0yDqCE6SlJJJJKUkkkkpSS5b/GF9abfq9gtGL/Ssh2yvSdv+kt2fnuZ7Nn/GLFo/xc9VuqGV&#13;&#10;kdTvbnEbtC4sY7/Rb/V3/wCZ/wBtpKfQ0lx/1E+s2VnPv6R1WPt+IYLh/hGA+nv/AOtv/P8A8J6t&#13;&#10;S7BJSkl5v9aen/WpuNk5uTnMqx6gXNro3NcWz7W72sqs/wA++1dH/i3vsv8Aq/i2WuL3n1Jc47jp&#13;&#10;be36TklPSpJJJKUkkkkpSSSSSlJJJJKUkksz6w9Xd0fDOU1oe4EAAmBqgSIizsF+PHLLMY4azmeG&#13;&#10;LppLn+i9a6p1Cyt1uK1mNYJ9QO7R7PaugQjISFhfnwSwS4J8PF/UnHL/AOk1JJJJzCpJJJJSlQ6/&#13;&#10;/wAm5X/EWf8AUPV9UOv/APJuV/xFn/UPSU+F/UP/AJdw/wDjR+Ry+g18+fUP/l3D/wCNH5HL6Ce8&#13;&#10;VtLnGGgST5JKXSXmOEOpf4xcq+9uTZi9MpdsrayQXn+V9D9Js/S2er/Nep6das9Lz+ofU3rNXR+o&#13;&#10;3uycHKgU2P8ApMcTsZ9Lf/hf0Vtfqen+krvSU+ipJJJKUkkkkpSS5T68WdcNmHj9ELmeq9wtsDQ5&#13;&#10;tY/R+m6/2WenV/Pf9trO/wCbn1y/8s6v83/32SU94kuA+pHUOtX9aysLPyhkU4rNryAA31XFuzb+&#13;&#10;jqf7NmR/mLofrd1vqHRqGXdPxTlSTv5/RtaN27az3JKd5JeadP8A8ZXXep1m7D6b61YO0uZvcN30&#13;&#10;tn/TVqj/ABpXYV7cfrmDZih/5/u4/f8ARtrZvr/f9KxJT6Cko12NtaHsILXAEEcEFSSUpJJJJSkk&#13;&#10;lR623PdhvHSyxuUY2Gz6HPv/APA/oJKbyS8g+s9HX+kZeC7qWc6119v0a3OZW303UfmM+z1/4b/Q&#13;&#10;L19JSklW6nlPw8S7Jrb6j6q3vaz99zGusbX/AG1510foHXfrmz9odUzLMah5Pp1MBbI/e9HdWyuv&#13;&#10;/R2Wetdb/wBNJT6ckvMrcnqf+L7qFFeTkuy+mZB2++d1cbd23e5/p+lv3/T9K/8A0a9NSUpJcr9a&#13;&#10;+mdf6tksxenXtxcEtmyxp/S75duZ7P0v0Nn82+r/AISxc51v6o9V+q+M7qvTuoXWPph1jXzDm/nv&#13;&#10;277K7Nv+iuSU+mpLK+q3W/2902nPja6wEOA4D2n0rdv8jez2LVSUpJJJJSkkkklKSSSSUpJJJJSk&#13;&#10;lk/WL6w19Cpa9zS97yQ1oMTH03Oco/V7q2Z1Nr3ZWOaGiNhM++f+MTOOPFwfpNj7rl9n36rDsJSl&#13;&#10;H1/3IOwkkkntdSSSSSlJJJJKUkkkkp//0uq/xk3ux+g5j28lrW/Kx9VLv/Pib/F5Q2joGI1vdhcf&#13;&#10;i9z7Eb/GDhuzOh5lTRJFe/8A7aLMn/0Uqv8Ai1zG5XQMaDrXurd5Frnbf/AvTSU4H+Nf9Wy+mZrN&#13;&#10;LGWu/wCi7Htr/wAxd71LGtysayjHtNNr2kNsAksJ/P2rgf8AGd/lDqvS+mM1e5+5w/k2OqqY7/wG&#13;&#10;5ejpKfIOonrv1c6pTR1PqN7cR7hF4l7CP3bKXv8A+3Wf9c/Srof8ZnUr6GY7+n5r67rNK6KRudfv&#13;&#10;Ldl3qVP/AJv9z+c9T/BLU/xidUwMXprsXLrF91/tppH03WfmXM2+9npf+ov8IuI+rdFn1J6lTf1+&#13;&#10;j2XVhtVxJeMcn/B/uMf+Zd/hKv8AA/o9+9Ke3+pnQus9PP2nq2Y+42Vx6LpcK3k793rPd9NjP0fs&#13;&#10;/fXVKLHtsaHsIc1wkEaggqSSnzn66f8Ait6V/wBb/wDPj16MvOfrp/4relf9b/8APj16Mkpy/rV/&#13;&#10;yPnf+Frv/Pdi4z/Ft9ael9L6O3HzMhlVosedruYJXZ/Wr/kfO/8AC13/AJ7sXH/4tPq503qPRm35&#13;&#10;eNVbYbHjc5oc6AUlOX/jF6/h/Wl+N03pE5GR6h9zQQPcNnosfZs/4yz/AAX6NeodOx3YuLVQ87nV&#13;&#10;1taT4lrdm5cR9ffqT0mjpd2di1Nx76AHNcz2g6tb6bq/5v3/AJn5/qLa/wAXXVcjqvRabsol9jS5&#13;&#10;hceXhh9j3fytqSnpUkkklKSSSSUpJJU+r9XxujYz8zMfsqZ97j+bXW38+x6SmPWus4/RMR+blOhj&#13;&#10;Bx3c78yqv/hLFx3+LDp9+Vbl/WHKG12Y47B/JLvVtf8A8X6myuv/AIpZ3T+n5v8AjHzR1DqAdV0q&#13;&#10;pxFdYP8AOfyW/wDuzk/9Zp/4L02qplLG11gNY0ANA0AA+i1qSmaSSzPrL1cdF6bfnHmth2/8Y79H&#13;&#10;R/4M9iSnkukv/wCcP1wyMzmjp7PSZ/XO6r/q/tn/AIGvQFxn+KrpZxOj/arJ9XKe6wk87R+iq/6j&#13;&#10;1v8Ary7NJSkkkklKSSSSUgzv6Pb/AFHfkXE/U36yYPSsN9OU8tebS4ANLvaW1M/M/qLts7+j2/1H&#13;&#10;fkXMf4vsaq3p9jrGNcfWcJIB/NpUGS/cjw71J1eUOMcnm90SnD3MOmOXty/T/vtno3UbfrNiZdNp&#13;&#10;DWkuYwgcNcPZuWz0fp/7MxK8Tdv9MRMRMnegdF6HX0j1RW4uFry/URt/kK/k3DHqfc7UMaXGP5I3&#13;&#10;J8IkAGXz1qWvzWWM5yx4P9zSnGcMdf5Tg9t4X6tdWr+reRkYfUgWOc4HfBP0d37vv2P+nWup/bfS&#13;&#10;+psdj+vW5tgLS0naSHe38/YhdNy8L6043q20tO1xaWvAcWn+Q/8AlKt1D6jdNvrd6LPRsjRwc6Af&#13;&#10;5bLHP9iiiJxj6OGePpbdz5OXy5ieYGfleb9Mchx8GTDHJD/Kf5z/ABHX6T0qnpOOMajcWAky4yZK&#13;&#10;5PojR1nr9+Vd7m0zsB7bT6NH/R/Sf8atD/F/nW5OE6u0lwqftaT+6R/N/wBhZv1fsHSOvX4l/tFp&#13;&#10;cGk95PrUf9uV/wDTQMhIYztC9l+PFkxS5yBPuczHH8/6U8cpfrp/4j3Sx8v6v+v1SnqbXBvpthzY&#13;&#10;+l9PZ/58WwoutYxwa5wDncAnU/1VYlES383HxZZ4iTjNGcJY5f7Ofzskkkk5iUkkkkpS8i+ov1q6&#13;&#10;f9XczqP7QeWera3ZDXPnY7J9T+b/AONYvXV5n/itxacjM6r6zGvi1kbgHR7sz95JTsfVn62v+tWd&#13;&#10;n4bSPsYYPScGlr9rv0T929bX1R+rp+rnT24Js9UhznF0bfpH9zc9BwPq1j9BzMzq9biRc3cawA1r&#13;&#10;Awb3+n/XVj6qfWJv1kwG5wrNUuc0tJ3xtP8ApNtf/UJKeU6zndR+sv1hf0DFyXYmNQzc9zNLLNK3&#13;&#10;P+jsf/h2V+nv/ftU87/Fxn4dZu6R1HIF4E7XvMP/AJHqV7Nn/XGWIv1j+q3T/rL1Sx2BlnH6rQ1v&#13;&#10;q7QeI/RP/wAF79mxnqU2/ueoxUR9RvrZQSauql0cbrbf+pe21qSnV/xWtz2YOQ3qXq+oMhw/S7t3&#13;&#10;0a/U/nf+ERfr99cbuhNqwent35+R9DTdsaT6bH+n/hLbLfZSxC/xe/WjO6pZk9N6rBysV0FwAEwX&#13;&#10;U2ss9P8AR76rGfTZ/OLF+tDxh/XXCvytKXNZtJ4H87T/ANDI96Smxj/4uOsZ7RkdT6na292u1u54&#13;&#10;Yf6/rVM/7ar9NYPWj9Yvq3nY2DlZltuO61rq3hx98Oax9djnfpfZ+fj2WWVL2RUeps6e81DqHpTv&#13;&#10;Bq9Xb/O/meh6v+G/qJKby4HL+pXX+sZdlmf1E1YxedjKS76E/o2+j+r1V+z/AI9dZ9Y+rfsbp1+c&#13;&#10;BudUwloPBcfZXu/k+o5cH9XvqbkfXHGb1XrmXc9txJZWwhoDWu2fnNfVX9D+apq/tpKR9d6V1X6h&#13;&#10;CvqeFm2ZGPvDbKrCY1/fbusr2Wfzfqey2pel03DNxm21EtFrA5p8N43McvLPr79RMD6u9N+04l1w&#13;&#10;Je1vpveCx8/yNlfvYvS+gf8AJuL/AMRX/wBQxJT5fmdT+sH1d62Om15T8217QGB8hm60ba3upc+z&#13;&#10;+Z/nPprdf/i36tlj7RldVt+1HX2h2xrv3GfpqvZ/xdVX/FKv1PLpxPr5Q+8gNNYYCeznssqq/wA5&#13;&#10;7/TXpSSnz36q/WbqXSeqf83evO9R7v5q4mSf9H+l/wANXd+ZY/8AS+t+j/4vU/xgfXKz6vVV42EA&#13;&#10;/NyNGabtjfo+r6f+Ee9/spZ/5wue+vdrcz61dOxsbW6p1W+Pzf0nr+7/AIur9Oq3+MjHuf8AWbDi&#13;&#10;z0d7KhXaRIrd6lnv/wCtWfpElOrjf4u+q9SYMjq/Urm3u12MJLa5/M+n6f8A2zX6apv6v1j6gZ9W&#13;&#10;P1K52Z024wHukvaPz9u/fYy2n/Qeo+qyv+b/AOD2P+Z/1j/8uHf9t/8AqRUup/4tur9Xa2vO6n6r&#13;&#10;GmQHV8H/ALdSU+htcHgOaZBEgp0DBxvsePXjg7vTY1knvsGzcjpKUkkkkpSSSSSlJJJJKUkkkkpS&#13;&#10;SSSSlJJJJKUkkkkpSSSSSlJJJJKUkkkkpSSSSSlJJJJKUkkkkpSSSSSlJJJJKUkkkkpSSSSSlJJJ&#13;&#10;JKUkkkkpSSSSSlJJJJKUkkkkpSSSSSlJJJJKUkkkkpSSSSSlLB+vn/IWZ/xR/K1bywfr5/yFmf8A&#13;&#10;FH8rUlPkn+LH/wAUWL/13/z1eveV4N/ix/8AFFi/9d/89Xr3lJSl5z9Sv1r62dVyH6uYX1ifAWNq&#13;&#10;/wCox16MvOPqr/k7649RxLNPXD3t8y5zMv8A89XWJKez+tFDcjpOZW7g0WfeGucx3+csD/FLe63o&#13;&#10;TWHiu17R8J9b/wBHLb+uOY3C6NmWuMfoXtH9awehV/4JYsn/ABV4bsboNTnCDa97/lPpN/8APSSn&#13;&#10;L+vfSPrDjG3qfTs211IMmlhLDWwD6Vex36bZ+f8A4RXPqx1UZ31btsf1F3rNa7fe8fpMYn8xzN/6&#13;&#10;T/gbN/6b/BLssnJqxKnX3uDK2AlziYAAXifUek3dcuyetdIxCOmtsaXVy5vrhp/TWV0s/M/0jKv5&#13;&#10;j1P0f+ESU7P1U6d9YvrCX5NfUb6sRj4ZY/cTbB/weP6mzZ/1z/g/9IvV1jfVTruD1vBZbgAMYwBp&#13;&#10;qGhpI/wWz9z/AEf762UlOV9ZPrLi/VvGGVlh7mOdtAY3cdxDn/nOrZ+Z++uF6VmD6+/WCrPJbTj4&#13;&#10;UGuouHr2Fp9Vtnpf8bs9T/B/4NenkAiDwvMP8aGFT0TLw+rdPaKss2GQwbfU2bHbtrf+2rP9J6qS&#13;&#10;n09eXY3VcXpX12zL82xtVezbudxuLcb2r1FeYYfTsbqX13zacutttfpk7XjcJDcb3JKd76x/4wOh&#13;&#10;jAurZc299lbmtraC7cXDZ73bfTYxV/8AFH0rIwelvuvBa3IfvYD+5taz1f8Arq28j6idCyGFjsOo&#13;&#10;A92jY7/Pp2OXHf4t8i7pnXc3oddjrMSv1C0EztdU9tXqfyN7H/pv+ESU+npJJJKUkkkkpSq9UBOH&#13;&#10;cBz6b/8AqXK0kkp8h+onXet4XTTi9KwDePUc82uJFeuxvps/mm/4P/Trp+h/4xXvzR0vreMcPJcQ&#13;&#10;GnXY4n6H859D1P8ABWb7a3rtgA0QNAvO/wDHPVSMLGv0GQLoafztm177f8y30ElPoq8xuzG/VP64&#13;&#10;25WbLcbMYQLCNAH+k/8A8DyKPTs/4P8ASL0jDc91Fbrf5wsaXf1o96r9X6Jhdap+z51QtZMidC0/&#13;&#10;vV2M/SVpKcH64fXPpmJ0u5tV9d1t1bmVsrcLCTYPT3u9J3sqasz/ABM2ud0q5h4beY+bKlD6w/Vr&#13;&#10;oX1OwLs6qqclzSyne4vIseNrX1Vv9n6H+e3/APBrX/xY9Jf0zolfqgtfe43EHwftZV/4BVU9JT1a&#13;&#10;SSSSlJJJJKUkkkkpSSSSSlJJJJKcj61dUu6VgOvxx+kJDQSJ27v8Iuf+pv1mzs7M+y5LvVY5pMwA&#13;&#10;Wbf+Lb9BdlktqdU4ZAaaoO7d9HaPpb9yz+ju6Sx7q+nGreRJDCN0BQyjI5AeLhj+5+86eDNijymT&#13;&#10;GcPu5TtzHD/N/wCH/k3VSSSUzmKSSSSUpJJJJSkkkklPl3+O7/tB/wBe/wDdVaH+Jj/k3I/4/wD7&#13;&#10;5Us//Hd/2g/69/7qrQ/xMf8AJuR/x/8A3ypJT6CsD6+Xux+g5j28mot+VhbS7/z4t9Yv10w3ZvRc&#13;&#10;ulol3pOcB/U/T/8AotJTR/xaUNp+r+NHL97j8S+z/vqwf8cP6uMDNbpZVa6P/Arf/RK2v8V2Y3J6&#13;&#10;BSwGXVOex3x3OtZ/4FbWsT/Gx+vZPTuls1fbYSR/WNVFf/o1JT6Bn0WZGPZTTYarHtLW2ASWOI9t&#13;&#10;m3+QvJust6/9XM+mrqHUb24djhGQ3c9v8r1Mdz/zP9H/AKP/AEv0F7AuZ+v/AFXp+D019OcwXOuG&#13;&#10;2un857/zXs/Pr9H/AEv/AH9JTlf4y+qW0Y2PdgZz6rH/AM3VT7nZO/Z6djbKn/zbP+ufzn76vfUv&#13;&#10;oXWsIjL6tmPt3160Ol2xxLXN3Wvd/OMb+4xcP9XsW76lZ+PmdexyabWBtdpl/wBmc73fQ/Ms/wBJ&#13;&#10;V/Of6H/Cr2Oq1lzBZWQ5jgCCDIIP0XNckp8//wAcId9nwi1pcReYA7mPoKd/1z+s7G/ah0nbjjWC&#13;&#10;XG3b/Z2Wf+yq74gHnsnSU4X1T+t+L9aKDbQCy1kCytxlzZ+i7d/hKnfvq91//k3K/wCIs/6h64T6&#13;&#10;vMZj/XjMqw/5kscXgfRBIosu/wA3MXd9f/5Nyv8AiLP+oekp4P8AxZfWfpnSukmjNyGVWes5213O&#13;&#10;0iv3Kr/jI+smD9ZWY/TOlfrOT60hzQYGjqvQY+zZu9Vz2P8A9H+iV3/Ff9Xum9S6QbsvHqts9Z43&#13;&#10;PaHGAK/arv14+o3SGdLvzMeluPdS3e1zPaPb/g3V/wA3+k/6tJT1/R8R+Fg4+NYZfVUxjj4uY1tb&#13;&#10;1cXK/wCLTquR1TorLMpxfZW91e46uc1v0HPd+d9P011SSlJJJJKUkkkkp8//AMbuFcaMTqVTdzcW&#13;&#10;w7h4B/pOY9/8j1Mf0/8Ari6PD+u/R8rEGZ9pqY3bLmucBYw/6N1P87v/APPn+DW3bUy5hrsAcxwI&#13;&#10;IIkEH6TXNXKZH+LT6use7Ksp2MbLnDe4VAD3Pc73exn9vYkp5D6o9aHVfrlZmUyK7xYBPJY1v6Pd&#13;&#10;/wBsVvXri8z/AMX1LerdezOsUM2YlbfSpAG1seyqlrG/ycWj9Iz/AIVemJKcH6+f8hZn/FH8rVV/&#13;&#10;xY/+J3F/67/59vVr6+f8hZn/ABR/K1Vf8WP/AIncX/rv/n29JT1CSSSSlJJJJKUkkkkpSSSSSlLn&#13;&#10;Pr7/AMlu/rtXRrnPr7/yW7+u1R5v5uX91ufD/wDdeL/awdL6uf8AJuN/xTfyLRWd9XP+Tcb/AIpv&#13;&#10;5Fop0PlHkw8x/PT/ANpP/pqSSSTmFSSSSSlKh1//AJNyv+Is/wCoer6odf8A+Tcr/iLP+oekp8L+&#13;&#10;of8Ay7h/8aPyOXtP1zvdj9EzHt59F4/zx6X/AH9eLfUP/l3D/wCNH5HL27614bs3pGXQwS51L9o8&#13;&#10;XAb2f9NJTj/4rKG1fV+h45sdY4/He+n/AKmlZH+OVmzFxMpulldxDT4bm+p/7rsWn/inzG5HQmVA&#13;&#10;602PYR/Wd9p/9HrL/wAb7zlDB6bXrbdaSB/m49f+c+9JT3tzX5eM5tTzU+yshrwNxrc4ey3b+f6S&#13;&#10;8n6/V9Yfq3l1Mzeo3/Y7HAfaG7nhv7/qY+/6bP8AR7/0lX0P9GvX2MDGho4AgLn/AK89W6f07ptj&#13;&#10;OoMFwtG1lP51r/5H+j9P6frf4L/jPTSU4/8AjH6o+nAx8jBz3UvdPpsq9zsrcGem7fU5myuv/tv9&#13;&#10;L/pPSVj6k9C65jFmb1bMseHsM47pdtLvoepY93tsZ/UXEdBwr/qbm4vUOu4xdjWNitxl/wBlc472&#13;&#10;7qvzLf8ACel/wnqVfp67K17LRfXkVttqcH1vALXAyHA/nNSUzVLrfU2dJwbs58RUwuAPd3+Dr/65&#13;&#10;Z+jV1cD/AI1899tON0XHP6XLtEj+SDsqb/1zIf8A+ApKbn+KzpzqOlOzrtbsyx1jieds+mz/ANG2&#13;&#10;/wDXV1HVf6Hf/wAU/wD6lyngYbMDHrxavoVMaxvwYNih1X+h3/8AFP8A+pckp86/xW/WXpvSel20&#13;&#10;Zt7KrDkOcGu52lmOzf8A9BD/AMZH1o6f9YMenpnTD9pyDcCC1phuj6/TY9/032+p/g0f/FV9X+nd&#13;&#10;T6VbdmY9d1gyHNDntDjt2Y7tn/TWr9cvqJ0f9mZGVRS2i6mt1jXM9mrB6npur/m/0v8ANpKeo+r+&#13;&#10;FZ0/p2NiXGbKqWMd39zWta5X1yH+K3q2R1PowOU4vdVa6sOdq5zAK7WbnfyPW9NdekpSSSSSlJJJ&#13;&#10;JKfOP8bP9M6V/wAa/wD6rDXo684/xs/0zpX/ABr/APqsNejpKUkkvPfrd9bsnq2T/wA3vq977ny2&#13;&#10;21p0YP8ACsZb+Zs/w9//AFqr9Kkpp/W3IH1063j9DwvdRjuLr7Bx+b6/u/4Jn6L/AMMWr05YX1R+&#13;&#10;qeP9WMX0avfc+DbZ3e7+T+5Sz/BsW6kpS8x+tX+MrG6vQ/pPTmOa+8+m62/bVWxp/nPpP/8AP3pb&#13;&#10;F6csn6zdEwurYNteYxpAY4h5HurIH87W/wDkJKV9VejM6J0yjCY4WbWyXjhznn1nvZ/wfv8A0f8A&#13;&#10;wa1lw3+KDNuyejvrtJLabnMYT2btrt9P+w+xdykpSSSSSlJJJJKUkkkkpSSSp9Xz3dOxX5LKza5s&#13;&#10;QxveTt/loE0LK6EDOQhH5pnhi8v9dfd1PBYdW7hp8XsXaLz3pmS/6zdYrvy3Mq9Egtr1k7D6vps3&#13;&#10;fS9/86vQlDhPEZTG0paOn8SgcMMGCX85hxS4/wB39bPjUkkkp3KUkkkkpSSSSSlJJJJKf//T9Nua&#13;&#10;HEtcJB0IK85Z9WvrB9Usm0/V0V5GHc7d6VhA9M/9csx/of6Su/8ASf4Wtej2fSKikp4v6rfVHPHU&#13;&#10;H9d689r8xwitjdW1CNn9T+b/AEdfp/8AbnqLp+stzX4djemuY3KgbDZ9CZ927/rf0P5aupJKfMcT&#13;&#10;6mfWgdWb1fIsx7LwRLnkuDW/8FV6P6P2fQ9NdV9euj9R61hDE6f6O1xPqC0dv8H6Ltlmx7HrpEkl&#13;&#10;PFfUP6vdf6C77NnW1OwQDDAS9zXn/RO9Nmytb/1lr6tZjNHRX1sv3jcbBpsh30PbZ7t/8haySSny&#13;&#10;/P8Aqf8AW3qGbT1G+3HORRHpumANp9RvsbRsd711f1ao+steQ49atofj7dAwe/fPt+hVV7F0qSSn&#13;&#10;mfrp07rnUqvs3SX1MosY9lws+k4PHp+x2y3/AAa5ro31Z+uPRMcYmFdjNqBLoPu1d9L3PoXpaSSn&#13;&#10;znL+pn1n+sJFPWc2tuMCCW194/4OunHrf/16xd50vplHScWvCxRtqqENH/Sc538t7/erSSSlJJJJ&#13;&#10;KUkkkkpS4L/GH9TOq/WTJqfiWV/Z62Rse4tiyf0lntY/fvZ6a71JJT59j9L+u2LW2mm7FZWwBrWg&#13;&#10;NAa0fm/0daP1S+r/AFvE6lf1LrNzbDbWGBrHHbILPd6Wyuqv02V/+CvXYJJKUuR/xjdE6l17Gpwu&#13;&#10;ntBrNm60lwbAb7avpfzjP0j7P+tLrkklIcLErwqK8aoQypjWN/qtGxqMkkkpSSSSSlJJJJKcfr+P&#13;&#10;1TIDWdOfW1haQ8P5M/2LFhdL6D9YOlVGnFspawu3EH3e4hrPz6v5C7VJRSxCUuK5X5t7Fz88WP2h&#13;&#10;DDKH6XHj4+P++ixBaKWDIINu0by36O78/anyavWqfX+80j7wiJKStKafEeLiGhvieC6R9Weu9MBv&#13;&#10;xnMreTBrcQd7R9F/+Eq/9GLQvxPrJ1NpovdVRU7RxadS3+x6r/8Az2utSUQwACgZ8PbidGfxTJkn&#13;&#10;7ksfLyy/o5Pa9cP5f12j0XpFXR8YY1Wvdzjy5x+k9UvrJ9WKutND2n08hn0X+I/0di20lIYRMeEj&#13;&#10;0tOHNZoZffEj718Rn+88YzE+tWOPRZY17RoHEsd/07mer/nq70j6p3NyW5/VLjde3VoBO1p/rf8A&#13;&#10;fPoLpkkwYYg2TKVbcRbM/iOWUTGMcOD3PTkngx+3kyf4akkklK56kkkklOP9ZqusWUMHRH1V27ve&#13;&#10;bB+ZH5nst/OXD9G+p/1t6I+63Ctx2uyCHWSd0lu9zfp0e3+esXqCSSngLunfXm5jqn5GMWuBadBw&#13;&#10;fb/3HW/9RugZH1f6W3Dyi02h7nHYZb7j+87YugSSU+b9W+pXXn9ev6t0u2umYLHOd9P2sY+l1Xp3&#13;&#10;fuf4b9Grzr/ry9voCrFaYj1Qdf6+31dn/squ6SSU8z9Svqefq6y27Js9bMyDutfrH5ztrN/vf73v&#13;&#10;fZb/AIRWPrf9Ucf60YwptPp3Vya7AJ2k/Sa5v59Vn563kklPnNGB9eemMGLTZVfW3Rr3FriB/Wv9&#13;&#10;O7/tz1UfpX+L3Ozs1nU/rJk+vawhza2/RBHuZud+iZXW13+Aoq/64u/SSU1eq9Nq6riW4V8+na0t&#13;&#10;Mcifz2/1F57gfV764fVsHC6ZZVdiySwuLfbP52y/9JX/AC6/0ta9MSSU+adS/wAXPWeuY78nqmW2&#13;&#10;3OgelWNKWat9X6LP9F/oqP5z/CWLp/qdg9dwWGnq9lL6WMa2oV/Sbt9nvd6dX5i6RRtLgwlgBdBg&#13;&#10;HifzUlPl31n6HV1/64fYL3Oa19AO5vLXNY+xjloO+rf10xW/ZcbqFb6OA52lm3+U9+Pfez+xfYs6&#13;&#10;zpv1wd1gdc+w0/aGt2Bu9np7YdV9H7Z6v/gi7T6r5vX8l1g65jVUNAHpmtwO4/n7tuRl/wDotJTQ&#13;&#10;+p31Ab0K53UM237RnPn367Wbv5zZ6n6Sy2z/AEz1o/W/6o4/1oxRTYfTuYSa7AJ2k/Sa5v59Vi3k&#13;&#10;klPn2PjfXjpbRjVuoymN0a95BdH9ez7Pa7/rnqKD/qT9YfrC8Hr2aGUf6Kn/AMg1tVH/AF1/2lei&#13;&#10;JJKR49LcettTJ2saGiTJho2+5yIkkkpSSSSSlJJJJKUkkkkpSSSSSlJJJJKUkkkkpSSSSSlJJJJK&#13;&#10;UkkkkpSSSSSlJJJJKUkkkkpSSSSSlJJJJKUkkkkpSSSSSlJJJJKUkkkkpSSSSSlJJJJKUkkkkpSS&#13;&#10;SSSlJJJJKUkkkkpSSSSSlJJJJKUsH6+f8hZn/FH8rVvLB+vn/IWZ/wAUfytSU+Sf4sf/ABRYv/Xf&#13;&#10;/PV695Xg3+LH/wAUWL/13/z1eveUlKXI/XP6oZPUsinq3SXirqGPxOjbGj6Lf6/9f2WM/R2Lrkkl&#13;&#10;PnGX0L60/Ww14vWRViYbHBz/AEyC6yP+Ltyff/X9Kr/g16Fi41eJUzHpG2utoa0Ds1o2sRUklPnn&#13;&#10;1v8Aqv8AWf6wWWUetT9i3l1bASz2/wCB9f8ARfpHs/r/AM4uo+rmD1LB6WMXKNIyWNLa/TB9JoA/&#13;&#10;V/U9rP8ArmxbaSSnyzE+o/1pws93Usa3HqveTu2nbW6fp78f0PT/AJf0Pp/pPpr0LrHTLeq9Pswv&#13;&#10;VNNtjADZX+a4bX+z/g3/APnpaKSSnzjHxfr10UehSa8ysfRc5zXf+CZD8XJ/z/UR+k/UrqvVeoM6&#13;&#10;r9ZrGuNRBrpbBAIO9m/0/wBCyprv+M9b/Cr0BJJTU6s3LdiWDp5Y3KLf0Zf9AO/lLzrH+p/1tx+o&#13;&#10;2dWrtxxlWja506Eez/B+hs/wTF6gkkp8/u6V9ecpvpOy8etp0Lmw0/59eN6rf+tra+pf1Kq+rNb7&#13;&#10;HP8AWy7f5yzy+l6df9r8/wDwi6ZJJSkkkklKSSSSUpUet4eRm4VuPh3Gi94hlg/NM/8Af/5tXkkl&#13;&#10;PnVf/P3p/wCiDacto0Dia/8Av78K3/txE6Z9SOq9Zz2dT+s9jXCoyyhpBGnubu9P9Cyr/tz1/wDC&#13;&#10;r0FJJSlyXX+ofWuvLfV0rEofi6bbHOG7j3+1+Tj/AJ//AAK61JJTwGB9Q+o9YzG9Q+tFwt2fQoZ9&#13;&#10;D+rZt2VsZ/Iq3+t/hbl34AAgcJJJKUkkkkpSSSSSlJJJJKUkkkkpSSSSSnA+u+b9l6Y9oPutIYPn&#13;&#10;73/+BsVP6gdI+y4rsywe+76PlW3/ANKP/wDRa1PrF9Xm9dbWx1hrFZJ0G7dK1Kqm0sbXWIa0AAeA&#13;&#10;H0VDwE5eM7RHodL71DHyI5fGf1mbJLJzH9WEf5uDNJJJTOapJJJJSkkkklKSSSSU+Xf47v8AtB/1&#13;&#10;7/3VWh/iY/5NyP8Aj/8AvlSz/wDHd/2g/wCvf+6q0P8AEx/ybkf8f/3ypJT6CkROhSSSU+eO+rHX&#13;&#10;vqrmW3fVwV34t5k0WEDYf7dmP/N/4N9d/wBD+dV36s/VLqFvUj176wOa7KAiutura/zPzf0fsb/N&#13;&#10;sZ6n+l9T1V2ySSmp1VuW7FsHTyxuSW/oy/6Ad/LXnTPqZ9an9TZ1a+3GsyGkQXkuY0fyKfR9m3/g&#13;&#10;/wDjP51eoJJKee+u3SuodXwfsnTvR95iwWjlkf4L2WbLPU/8wWP9RPq39YOgWDHy7anYEOOwEvcH&#13;&#10;H6Pofo2en7vp/wCDXcpJKeX+t3S+v5F1eV0PJFexsOpdG1xnd6vvZZXY/wDM/SrCfb9fslhxzVTV&#13;&#10;Onqg1z/5+u/9t16Kkkp5j6lfUxv1brfbc/1sy7WyzWP3vTr3+/6fvss/wqL9ccHredU2jo76mVva&#13;&#10;9tws5cHDY303bLf+EXRJJKfM+ifVb64dCx/suDdjMqLi6D7vcf5T6P5CNmfU/wCtX1gijq+bU3Fk&#13;&#10;FzaxzH/BVU0er/165ejJJKafR+k4/RsSvCxRFVYgTyZ9z3v/AJb3q4kkkpSSSSSlJJJJKcb6zZXW&#13;&#10;caph6JRXfYXHeLHbdrf5P6XG3f8Abq5PJ6D9bPrTFHVbK8PEJ97KyCXD+rU+71P+u5S9FSSU0ejd&#13;&#10;GxuiYrMLEbtrZ4/Sc78+2x3+kerySSSnzzqvRPrn1Om3EuvxjRbIIHt9v8n9B6iH0j6vfXLo+MzC&#13;&#10;xLsZtNc7Qfd9JzrX+77Pv+nYvR0klMat+wepG+BujifztqkkkkpSSSSSlJJJJKUkkkkpS5z6+/8A&#13;&#10;Jbv67V0ayfrP0q3q2E7GoLQ/c0jdxomZQTAgb02uSnHHzOOcjwwjkiZS/dS/Vz/k3G/4pv5Forne&#13;&#10;hYXWsJ1VGQ6n7LW3aQJ3wB7PzV0SWM3EaGNfvI5uIjmkRKGQTlLIJYzxfPJSSSSe1lJJJJKUqHX/&#13;&#10;APk3K/4iz/qHq+qHX/8Ak3K/4iz/AKh6Snwv6h/8u4f/ABo/I5fQa+fPqH/y7h/8aPyOX0Gkp89v&#13;&#10;+q3W/qxnXZf1bFduPkGXUPIG0/234/sr/wAFsv8A+DVr6vfVPqWX1Mdd+sLm+uwRVS3Vtf7v0f0f&#13;&#10;6P3+n77f0n6b1F3CSSmt1JuS7GsGEWtyC0+mX/QD/wA3evN3/Uv615HUWdVyLcazIrI2l5LmNj9y&#13;&#10;j0djf7H5/wCl/nV6ikkpwfrj03qHVOnnEwPR3vIFgtEtLI93p+2z9J6mxYP1E+rH1h+r1wpybajg&#13;&#10;HcXMDi9wdHs+z/o2en+k/nP8H/1xd4kkpS4s/VnPzvrV+1sxoGHQ2KfcDJaNrP0f02/prbshdokk&#13;&#10;pSwPrdiday6WVdGfUwO3C31OS1w2s9P2W/8ACb/7C30klPmXQvqp9b+gUOxsG7HZW55eQfd7iGV/&#13;&#10;4Sj92piPmfVH62deH2fqmbUzGJG5rO//AFuqmj1f+vXL0ZJJTR6J0bH6HhswcUEVsHJ+k5x+nY/+&#13;&#10;W9XkkklKSSSSUpZ3X2dRfhub0lzGZUjabPoxP6T81/u/sLRSSU+X9Z+p/wBbetvptzbcdzscl1cH&#13;&#10;bBdsc76FHu/ma10v1fxvrXXmNd1a7HfiwdwaPfMfo/T2VVf4T/wNdWkkpzfrHh5ef06/GwHirIsb&#13;&#10;ta4yI1/Se5n0N9W9m/8AMXn3QfqT9afq/v8AsD8Zhsjc4+92n5m+yj6C9TSSU+b9U+rn1z6xUMbK&#13;&#10;yaBXuDjsOw+3/iaWO/sL0do2gDmPFOkkp4Trv1b+seJ1CzqXQ8ovZaZNNjtB/IZXf+rPr/c/mbK1&#13;&#10;Ry+nfXX6xVnCzfSxMd+jyC33N/6xZk2/9b/Rb16Skkpzfq90Kj6v4TMHHktbqXHl7z/OWuWkkkkp&#13;&#10;SSSSSlJJJJKUkkkkpSSSSSni/rcBT1jCtYIeXNk+MP8Azl2i5P69dNyLfQzsVpe6kncAJI+jZW/b&#13;&#10;/IWp9XfrAetNfuqdU+uJn6Jn9xyggeHJKJ/S9UXV5mBy8nhyw9UcEZ4s2vqx/rP1bsJJJKdylJJJ&#13;&#10;JKUkkkkpSSSSSn//1PUjWCZS9IKaSSmHpBL0gppJKYekEvSCmkkph6QS9IKaSSmHpBL0gppJKYek&#13;&#10;EvSCmkkph6QS9IKaSSmHpBL0gppJKYekEvSCmkkph6QS9IKaSSmHpBL0gppJKYekEvSCmkkph6QS&#13;&#10;9IKaSSmHpBL0gppJKYekEvSCmkkph6QS9IKaSSmHpBL0gppJKYekEvSCmkkph6QS9IKaSSmHpBL0&#13;&#10;gppJKYekEvSCmkkph6QS9IKaSSmHpBL0gppJKYekEvSCmkkph6QS9IKarV9SxLb3Ytd1br2CXVh7&#13;&#10;TY0f8JTu9RiSk3pBL0gppJKYekEvSCmkkph6QS9IKaSSmHpBL0gppJKYekEvSCmkkph6QS9IKaSS&#13;&#10;mHpBL0gppJKYekEvSCmkkph6QS9IKaSSmHpBL0gppJKYekEvSCmkkph6QS9IKaSSmHpBL0gppJKY&#13;&#10;ekEvSCmkkph6QS9IKaSSmHpBL0gppJKYekEvSCmkkph6QS9IKaSSmHpBL0gppJKYekEvSCmkkph6&#13;&#10;QS9IKaSSmHpBL0gppJKYekEvSCmkkph6QS9IKaSSmHpBL0gppJKYekEvSCmkkph6QS9IKaSSmHpB&#13;&#10;L0gppJKYekEvSCmkkph6QS9IKaSSmHpBL0gppJKYekEvSCmkkph6QS9IKaSSmHpBL0gppJKYekFz&#13;&#10;/wBfqwOg5h/4I/laujXP/X//AJAzf+KP5WpKfHv8V4n6yYg/43/zzkL370gvAv8AFb/4pMT/AK7/&#13;&#10;AOechfQCSmHpBL0gppJKYekEvSCmkkph6QS9IKaSSmHpBL0gppJKYekEvSCmkkph6QS9IKaSSmHp&#13;&#10;BL0gppJKYekEvSCmkkph6QS9IKaSSmHpBL0gppJKYekEvSCmkkph6QS9IKaSSmHpBL0gppJKYekE&#13;&#10;vSCmkkph6QS9IKaSSmHpBL0gppJKYekEvSCmkkph6QS9IKaSSmHpBL0gppJKYekEvSCmkkph6QS9&#13;&#10;IKaSSmHpBL0gppJKYekEvSCmkkp8o/x4sDfsEf8AD/8AuotD/EowO6ZkT/p/++VKj/j0/wC0H/X/&#13;&#10;AP3UWh/iS/5MyP8Aj/8AvlSSn0L0gl6QU0klMPSCXpBTSSUw9IJekFNJJTD0gl6QU0klMPSCXpBT&#13;&#10;SSUw9IJekFNJJTD0gl6QU0klMPSCXpBTSSUw9IJekFNJJTD0gl6QU0klMPSCXpBTSSUw9IJekFNJ&#13;&#10;JTD0gl6QU0klMPSCXpBTSSUw9IJekFNJJTD0gl6QU0klMPSCXpBTSSUw9IJekFNVcPqmNnPsrx3h&#13;&#10;7qXbXgT7XIWFwjIgkAmMfmP7qf0gl6QU0kVrD0gl6QU0klMPSCXpBTSSUw9ILP8ArDUB0zL/AOIt&#13;&#10;/wCoetNZ/wBYf+TMv/iLf+oekp8E+oInr2GP+FH5HL6I9IL53+oH/L+F/wAaPyOX0Wkph6QS9IKa&#13;&#10;SSmHpBL0gppJKYekEvSCmkkph6QS9IKaSSmHpBL0gppJKYekEvSCmkkph6QS9IKaSSmHpBL0gppJ&#13;&#10;KYekEvSCmkkph6QS9IKaSSmHpBL0gppJKYekEvSCmkkph6QS9IKaSSmHpBL0gppJKYekEvSCmkkp&#13;&#10;h6QS9IKaSSmHpBL0gppJKYekEvSCmkkph6QS9ILH6l1i/F6ri4LNvpXhxdI93t3fQW2gJA2B+joy&#13;&#10;ZMUsYjKW2WPuQ/u8XtsPSCXpBTSRY2HpBL0gppJKYekEvSCmkkph6QSU0klP/9X0/Lyq8Ol+Rcdt&#13;&#10;dbS9x8GtG968w6P0nqH+Md9vUs/Jtx8IPLKaqz4f+B+z8+7Z+ls/c9Ndf/jKvdj/AFdzHt5LWt+T&#13;&#10;7KqX/wDRsT/4uaG0fV7Da3uwuPxe59iSnnPq/wBQz/ql1xv1e6jc7IxMgTj2P5aT/Ns93772eh6X&#13;&#10;+k9Oxn016QvNP8bv6tl9LzGaWMtd/wBF2Paz/MXoPU8SzNxbcem11FljS1tjfpMJ/wAIxJTaSXjP&#13;&#10;VcXrX1X6pRX1PqWX9ge8RkNe97TH+Dtx33P2f8Iz9N+i/Sfpv5tdD/jQ6i/bjHpudczJtH6KjHJ/&#13;&#10;Th59l7rMe2v2f6L+e9X/AAX+ESU+irK+smN1TJxPT6NbXRkFwl9gken7vU2ey79L9D/BrI+pP1Z6&#13;&#10;r0k/aeqZ1uQ+yuDS9znsqdO/d61ttvqWM/m/ZXV/1xdYkp8ey8DqnR/rL02jqGbZlPtex51cGNl/&#13;&#10;pemxjn/+i617CvNPrv8A+K/pP/W//Pti9LSU1eqdTx+k4z8zLcGU1iSf++t/ee/8xcFR9cvrL9Zn&#13;&#10;Os6BiMqxAYFt3Lo/rPZX/Yqqv9P/AEqr/wCN/Ksy8rB6Mx21trtzvMvd9mo/7b/TL0jCw6sChmNj&#13;&#10;tDaq2hrQOwakp8y6z9e/rV9WWen1TGpJfpXaAdm7/rVnp/8AWv0Ni9H6Lmu6jgY+Y8AOuprsIHAN&#13;&#10;jW2u2/5yp/W36ut+snTrMBz/AE3OLXNfG7a5p3fQ9v8AxavdJwf2bhUYe7d6FTK90Ru9Nrat+3+V&#13;&#10;sSU20kkklKSSSSUpcZ/jD6j1qt2N0/ojXB+UXB1rR9CNn+F/7T/T9R9v/ba7NJJT50P8Utxr9Z3U&#13;&#10;rznc+pJ27v8AP+0f9c9ZXv8AFz9ZszOdkdH6qd2ZhO27+72g+i/f++6qz/C/4X1GLpuv9dxugYb8&#13;&#10;7KMNYNB+c9/+Dpr/AJb/APzNcd/is6XkXvyvrFmDa/Ncdg/kF3q22f8AFvs9lX/FJKe46nns6biX&#13;&#10;ZlurKa3PI8dg37V5t9XuhZ3+MBj+q9Xyrq8dzy2qmk7Gw393f6lexn83/Nerb+fYvSOq9PZ1PDuw&#13;&#10;rDDbq3MJHbeNm/8AsrzP6q/XFv1GFnQOtsINLyWPqiwQ/wB+1/u/64z/AAn6T9LVWkpJnHO/xbZ+&#13;&#10;O5uRZk9KyHbXMtMmuNu/b+bv2fpa/T9L1P5qxeprybqnUv8Axzup4+DgtLMLGO+17yGvcDt9Rzad&#13;&#10;27/g6f8Ajf0uxespKUkkkkpSSSSSlJJJJKeN679bOrdIteX4rBjh5Yx7pO76Xp/Qf+exm9Jn1j+s&#13;&#10;T2hzcFpBEgw7/wBKIv8AjL/5Nr/49v8A1F6rZf1+xaun+nhOd9qaxrW7m+2RsbZ/0N6qSlwzkJTl&#13;&#10;EAcQegw4hmwYp4uXxZJ5JyxZD+t4IcH+Un62X/O7q+NkU1Z2K2plzwydQdS1r9nv/lrrM7NqwKH5&#13;&#10;N5itgkn/AF/Oesi7pR+sOPgZlr9j6wy4gCQ4uFdr2fS/Rqf1zwLs/pdldALngh20cuDT7mqQccYy&#13;&#10;Pz6cULaWQcvmy4oVHl5cft817fFwQ/W/6z+o5VPXevdaBu6dQyrHn2us5d/nf98q/wCuKpn/AFv6&#13;&#10;z0l7KM6mtji4Hfrtez8/b79n+v0Fb+rv136fTh1YuUTTZU0MPtJadvs3/o9/0vz961MkdI+tTG0m&#13;&#10;1tpYdwDXbX/yvZ9PZ++mC5RuM/1nZuS4cGUxz8rGPKQMh7kYT4+H9Cfv/wCVd1JJJWnAUkkkkpSS&#13;&#10;SSSnH+tPUOpdPxBd0nHGTfvALCeGEO3W/SZv9/ps/trhML/GV9Zc++3FxsCp91JIsaA+WEH03b/0&#13;&#10;3769TXjv1f8ArTg/Vr6xdWtzy4Nsuta3a3dqLbHJKd3/AJ3fXL/yqb9zv/Sy3vqD9a7/AKz4lt+V&#13;&#10;W2qyq01wyY+ix/5/9dZv1V+vb/rH1/Ixccz09tG+uW7X72nHrs3f277v/A1t/VH6qN+rFN1LLTaL&#13;&#10;rnWSW7doIa1tf0n7/wDjP/A0lO8uJ6H9Qsjpn1hyOtWXMdVa61zWgHf+md6m2z8z9Gtb61fVvN65&#13;&#10;6X2PPtwfT3bvTn9Ju2/T9K7G+guV+oz+oYX1ny+k5mZdl100Eg2OcQXbsR3qejbbf6f89s+mkp9K&#13;&#10;Wd9YOkHrOFZhNufQXx+kZ9IQd/8AmP8Az1opJKfGPrh9Vsn6p/ZrmZ91xtt2wSWRHv8A9K9ezrzr&#13;&#10;/HJ/M4P/AB5/IvRUlKSVHrnV6ui4N2ff9Clsx+8foV1f9dt2Vrzjo3S+t/4ww7qHUMp+NgFxFdVW&#13;&#10;gdHtfsb9HYz+b9e/1n/ziSn1VJeX9Z+pPU/qlQ7qfQs254pG6yp5mWN/nLNv8zds/wBHZSuy+pf1&#13;&#10;nb9Z+nNzIDLWkstaOG2N/c/4Oxj/AFElO8kkkkpSSS43/Gf9ZMroXT624Ttl2RZs9T9xsbn7f3X/&#13;&#10;AMtJT2SS4Bn+Kaq+sWZWflWZREmwPGzd/UsbZd/7MLM6D9Xeu9H+tOMzMtuycVrbNtxL3V+n6duy&#13;&#10;uze6z0f0/p/of3/oJKfUklR651erouDdn3/QpbMfvH6FdX/Xbdla846N0vrf+MMO6h1DKfjYBcRX&#13;&#10;VVoHR7X7G/R2M/m/Xv8AWf8AziSn1VJeX9Z+pPU/qlQ7qfQs254pG6yp5mWN/nLNv8zds/0dlK7D&#13;&#10;6ofWUfWrpYym/orta7A38ywD6dW7833str/zElPQJLxjNyuv/Vvrw6Zi5t2bdY0Bgtc7ZuuHte7H&#13;&#10;stvq/V/5z9xdC/8AxU5mYPXzOqXOyzruAJY138jdb6mz/tn/AItJT6MkvNvqr9Yup9A6uPq311/q&#13;&#10;h8ejcTJ1/mf0r/fbVd/N/pP0ld/6Jdz17GzcrBtp6baKcpwhj3cN19/5r/8AB+zfs9iSnQSXm1f+&#13;&#10;Kx9o39Y6na+86+12g/65lOe+3/MqTfVzI6h9VfrE36vZeQ7JxchhdU58y3Sx7Ppb9n8xbQ9n83/h&#13;&#10;UlPpSSr5+M/Kx7KK7HVPewtFjfpMJH86z+ovJOvWdU+o3U8Q39Ryc2p36RzC57Q4NO30PTsyMlj/&#13;&#10;AFElPsaS82/5ofWD63tOX1jLdh1v1rxmAnY38z1q/Up9/wDxnq3f8Ut76ifVfqX1cbfVnZIyKXFv&#13;&#10;pNBcdkbt7/0v816n+irSU9WkuV+uX1d6x12yqvp+Z9lxQD6oBc15d+9+h/nm7P8ABPuqWBb/AIqt&#13;&#10;lZdhdSu+2tBIJdALh/xb/Wq/r+rZsSU+kpLkP8WX1kyOu9NcM07sjHsNbnHlzY31vs/4T/B/9bRf&#13;&#10;rNj/AFpsygei20Mxto0ePfv/AD92+q5JS3+Lv615P1owrcjLaxr67SwbJA27WWN+m5/u966teKf4&#13;&#10;u6PrLbh2noVtNdPq+8WATv2s/eqt/MXe/V7G+tteY13V7sd+JDtwYPfMfovT2U1f4T/wNJT1ySo9&#13;&#10;c6vT0TCtz7/oVNmP3j9Gupv/ABtn6NecdG6V1v8AxhB3UOoZT8bALiK6qtNwHtdsZ+4z6Hr3+tYk&#13;&#10;p9VSXmfUv8X3U/q9U7O6BnXusqG41PP0wPpbf8Db/wATbR+kXT/UL63D604HrWANyajstaOJ/wAH&#13;&#10;cz/g7v8A0okp6VJed/4wOg9UxKsrrWP1TIrrYGuGO0vY0asp2MsqyK2f+y6zOh5v1i+ueHTh4lz8&#13;&#10;XFpYG3ZTiTbdZ+f6dn86/wD7d/4+7/BJKfV0l510r/Fr1Po3U6MzF6gX0teDcHbmue3/AAlPp7rq&#13;&#10;rvW/4TZ6f016KkpSSSSSlJJJJKUkkkkpSSSSSlJJJJKUkkkkpSSSSSlJJJJKUkkkkpSSSSSlJJJJ&#13;&#10;KUkkkkpSSSSSlLn/AK//APIGb/xR/K1dAuf+v/8AyBm/8UfytSU+P/4rf/FJif8AXf8AzzkL6AXz&#13;&#10;/wD4rf8AxSYn/Xf/ADzkL6ASUpeffXTrOf1fq9X1X6TaaSRuyLW/Sa0j1fT3N921tHv/AOG9Wule&#13;&#10;grzT6jfrX1u6tkP+kw2Vj4C30v8AqMZJTX659VuofUWkdY6Tl22trcPXrs1a5rjs37Pour3/APXK&#13;&#10;/wCc9VejdF6pV1jCpzqfoXMDo8D+fX/1uz9Gq/1qobkdIzK38HHs+/Y/a7/OXPf4oL3W9Aaw8V22&#13;&#10;NHw9t3/VXJKe2SXnP1++rfX2G7qnTM/Icydxx2OfX6bAPd9n9G3Zd/U9Jj/+MVj6q9YozPqxa63q&#13;&#10;Vnqta71b7D+mx3O+i1vvfZY3/uN+l/Tf4P07P0daU98o279h9ON8HbPE/m715J9T+g9f+sO7L/am&#13;&#10;XThtfFb3OeX37T/3H+0+nWz/AK5f+k/R/pfevXUlPnVf+Lzq/XHHI+sGe8OJ0qpPsZ/nfoWf2Kf+&#13;&#10;uqn03I6j9R+v0dHyL3ZOBlwKy/lpefRr2bnP9J1d/wDOf4L0n+p9Nd19Z/rLR9W8UZeRXZY0u2gV&#13;&#10;t3GYc/8ASbnMYxnsXA9Ez2fX76xVdQucyinDg1UF03WFh9Ztv/bv6S3/AIv0v+GSU+qrhOuf4xMh&#13;&#10;+cek/VzH+15TZD3n+aYR9P6Lq/ofn3WXVU/8Yt/67dUf0nouVl1HbY1m1pH5rrC3HY/+w61YP+J/&#13;&#10;pNeL0YZoH6XKe4l3fbW52PXX/n12v/64kpp5fWPrz0ms5mRj0XVNEva0S5rfzv5mz1P/AD8tb/F3&#13;&#10;9csn61MyX5LGM9J7dgZP0Xh/sfu+ns9P6a7Bc59Ufqez6sPyzXZvZk2B7W7dvptG/ZX9L9J/OpKe&#13;&#10;jSSSSUpJJJJSkklQ69nHp3TsnLb9Kql7x/Wa1zmf9NJTxfX/AK0dS6/1N31f+rrvTFc+vkfux7bP&#13;&#10;Tf8A4P0nfo/Z+mtu/m/Yj4/+KbHJFuZnZd1wIJcHhkn+23It/wDBlyP1F+trOgYb68PGszepZLy5&#13;&#10;7WT7a2+yr1HMZda93qerb/N/4X6a7T6u/wCMyrqOYOm9Sx34OU4w0P8Aoud+bV+kZTZVa/8Awf6P&#13;&#10;/riSntWjaAPDxXB/X3r2dkZ+P9W+jvNeRka22D6TGHd+e331/o2WX3bP0np7F3q806B+ufXzOss5&#13;&#10;qqdt/s/ZcT/qHpKQda+pPUPqjinrHSc26y2mHWtf9F7P8I/Z+cxn07KrvU/R/wCEXf8A1a63X1/p&#13;&#10;1PUKxHqN9zf3Xt/R3V/2bFZ6pQ3Jw7qX/RfW9p+DmuYuI/xK3uf0i6s8MyHR8HMp9v8AnJKfQUkk&#13;&#10;klKSSSSUpJJJJSkkkklKSSVbqHUKem0Oycg7a2cmJ59rUia1KYxMiIxHFKXpjEfpNlVs7qWN05nq&#13;&#10;ZVja2+Z5/qN+m/8AsLlP+c/VPrA51XRqRXWDBtfGn/otn/sw9W8H6iUl/wBo6pY7KuPMk7P/AEo/&#13;&#10;/qP+DUPuGX82OL+vL5HQ+5Qwa83P2j/4nxfreZ/9VYf8N0uifWXH62+xuM1+2uPe4Q10/urXQ6aK&#13;&#10;8dgrqaGMHAaNoH9lqIpY2BqbLSymEpk44nHj/RjKXHJSSSSLGpJJJJSkkkklPlX+PT/tB/1//wB1&#13;&#10;Fof4kv8AkzI/4/8A75Us/wDx6f8AaD/r/wD7qLQ/xJf8mZH/AB//AHypJT6Kh33sx63XWnaxjS5x&#13;&#10;PZrRue5EXPf4wL3UdAzHt5NW35PLaX/9GxJTxnSsDP8A8ZN12fl5FuP05jyymqsxMe7/AIv2M2er&#13;&#10;b+k/Sez8xWui5uf9S+uV9Cz73ZGDlAeg9/LHO9lbf+3f0NlX/CV3LoP8WFDafq7i7eXb3H4my1c9&#13;&#10;/jn/AFduBmN/nKrXR/4Fb/6JSU+lpKv1DGflY1lFVjqXvYWtsb9JhI/nWf1F5B17B659V8+luf1P&#13;&#10;LOBY4frDH2Oj95luM+9/v/kfpf0X0PW/mUlPs6S89/xndTJxsazp2fbXfZ/NVY5JOSH7dlm+i2p/&#13;&#10;p/6N/wCl/wCDrWl9SPqx1fphGZ1XPuvdZXBx3udYytxLX/ztttm+xn/B1M/r2JKav+NXrOd0rHxR&#13;&#10;gXOpdbaWuLfCEH/mf9bP/Lf8Ch/45K7H4+EamOe4XmA0Eknb7We399Pf9avrm1v2pvS624412kl1&#13;&#10;0f1GZDLv/ZNJT1P1X6Z1LptD6+qZX2uxzpaYja2Pobvz1o9Q6hR0zHfl5TwymsbnOP8Ar9JY31N+&#13;&#10;umN9aqHPraar64FlRMls/RfW/wDwlS5T/HLnW2nD6TUYFzy53mZZTj/+fLUlJqvrr9YvrM9x+r2I&#13;&#10;xmK0x6t3J/znsq/61X9o2f6RVOsfXj61/VhkdUxqXB8iu0A7d/8AK9GzZ/1p/or0npvT6emY1eHj&#13;&#10;jbVU0NaPh/35/wCeqX1p6Cz6xdOt6e92z1ILXxu2uaW2MdtSUm+r3UX9U6bjZtoAfdUx7gONzh79&#13;&#10;i0FR6J039lYNGDu3+jW1m6I3bRt37FeSUpJJJJSkkkklPI/4yPrVd9XsFjMP+l5LtlZidoH87a1v&#13;&#10;+k99bK/+MWNj/wCKrKtpGTk9RyB1AjcXBxLWP/d3b/Ws2f6T1a0T/HD069+Pi9ToaXDDsJcB2a/0&#13;&#10;neq/+R6mOxn/AFxb+F/jD6HlYgzHZVdftl1b3Ra0/nV+h/O2/wDWmJKc7/F/9ZczKtyOidWO7Owy&#13;&#10;ff8A6SsH0t/8rZ+j/S/4Wu6tdR1rLuwcG/Jx2epbXW5zGc7nNG5jfb7l5T9Tetftf66PzqgW15As&#13;&#10;gHn02s/Rb/8AtmtexpKfLujfUzq/1uq/aPXsy6pthJZS32kN/f8ASd+ix/5H6H9Ikbeof4uuqY+P&#13;&#10;bkOyel5R2/pOa9Wse7/g3U+qyz2fo76/8GvUV5Z1zJ/5+/WLH6dh+7CwiXW2D6LtWevtf/K9JmPR&#13;&#10;/wBct/m0lPqaSSSSlJJJJKUkkkkpSSSSSlLjM/8A7HOvMyxpjZntf4B5+m7/AD/Tu/7eXZrH+tfR&#13;&#10;/wBr9PfS0Ta331/12/m/9cZ+jUeWJMbHzR9UW5yOWOPLw5P5nPH2M39zJ+n/ANT+d2Elh/U7q/7U&#13;&#10;6exzzNtX6N/jLfoWf9crW4nRkJAEdWDNilhySxy+bHLhKkkkk5iUkkkkpSz/AKw/8mZf/EW/9Q9a&#13;&#10;Cz/rD/yZl/8AEW/9Q9JT4J9QP+X8L/jR+Ry+ibLG1NL3mGtBJJ7AL52+oH/L+F/xo/I5e3/Xe92P&#13;&#10;0PNe3n0Ht/zx6X/f0lPD9Pxc7/GXlX5V2RZj9LqfsqYzTcf+o9T09lltlnqfzvp1Kx03KzvqL1un&#13;&#10;pGZe7I6bl6VPfzW4nY36X0Nlvsu/wXp3eut3/FRQ2r6u47282Oscfj6llP8A1FKxv8ddezDxMlul&#13;&#10;ldxDT4bm+p/6IYkp9ISVa5jszFc2t5qfbWQHt+lWXt9tjP5dS8h+snTevfVfLp+2dTy3YFjgDkMf&#13;&#10;Ydv77LMV2R9P/rv6Sv8A7ZSU+zpLz/8AxldVacDGuwOoW1Wv1pZjkl2Vv2NZu9Cyl7a6/wB//hP5&#13;&#10;n1Fc+o/1Y6z08szurZ91rn1mcZ7nWNYXfR323W2fpa/+Dq/66kpP9e6+uZFmHj9Ec+ttljhdY2Ir&#13;&#10;H6P033f8H/P/AOuxZn/M/wCtn/lv+BXoCz+v9Vb0bp9+e+IpYXAHu7/A1/8AXLdjElPFfULK6xb1&#13;&#10;vMxMzLdlY+I3Y4x7Ta4t27f6np5H+Yu+zc2nAoflZLgyqtpc5x7ALkv8VHTHY3SPtt2t2ZY61xPM&#13;&#10;T6df/f7v+vLJ/wAdXUbG4+L02owL3uc4ePp7G0sd/J9S7f8A9aSUkr+vHX/rLY8fVzEa3FYY9a7v&#13;&#10;/wBOun/rLPtNiqdX+uv1s+rDJ6pjUvY+Qy1oO0P/ADd/o2f+Bvrq9Rei9I6ZV0nDqwqBFdTQ0ef7&#13;&#10;9n9ex/6R6B9ZOiM6/wBOu6e92wWtADo3bXNLba37f+MYkpb6sdUs6v0vHzrgBZbWHODfo7vztq1F&#13;&#10;n/V/pX7G6fRgb9/osDd0bd39haCSlJJJJKUqHXKs+7DsZ0qxlWWY2PsEsGvv/Nt/M/4KxX0klPjH&#13;&#10;1s6b1nouZgO6jnvyX5Fv0Wlza2em7H+g3ds9/r/6CpezrzT/ABvf03pH/G2f9VhL0tJTV6pk2YmJ&#13;&#10;dkUM9S2ut72M/fc1rn11e3/SPXm/Rvql1n65V/tHruXdTU8n06W+z2/v+j/NUM/0f6J9t384vUkk&#13;&#10;lPlmQ7P/AMW3UMcOyX5PSsh21zbDrXG3f/UfWx/qfo/57+bfWvU15Z9aMkfXvrtHRcL34mK4uvsH&#13;&#10;0fzfX2u/kfzFX791v7i9TSUxssbU02PIa1oJJPAAXiXXet5/VOp0dbZY+rFtyfRx2gls1Uur32f9&#13;&#10;ddb/ANuepX/g13P+MXqd2T6P1bwD+tZxh5/0dA/nXv8A+M/88VXrG/xkdOp6XX0bCxxFVVu1vyOP&#13;&#10;7nfy3/Tekp9PSSSSUpJJJJSkkkklKSSSSUpJJJJTy3W//FD0/wDqv/I9dSuW63/4oen/ANV/5Hrq&#13;&#10;VFj3l/e/7lu83/N4P9h/6nzKSSSUrSUkkkkpSSSSSlJJJJKf/9btfr/hOzug5lLBJ9PfH/FFuT/6&#13;&#10;JVT/ABYZzcz6v48GXVbq3eRa52z/AMBfUuqIDhB1BXnJ+qHX/qtlW2fVp9dmJedxpsP0D/1zZ9D8&#13;&#10;yxlv/GsSUj/xof5S6x0rpVery/c4fybH1V7/AOwyi9elrivqn9TM2jPf13rtjbc94hjW/RqBGz/O&#13;&#10;9P8ARfo/5v8A4Teun61Vm3YdjOmWMqyyB6b3jcxpn3b/AG2f4P8A4N6SnA/xjdawsPp7sHIrGTkZ&#13;&#10;Ptqo5c5x9rL/AGfpGek/6H59ln6OtcP9XcS//F91GrJ67jg03sDW3iX/AGZzvpVfub/9P/wf9Ge/&#13;&#10;9LXZq4X1B+tFPVW9Yuy8Z+RPue7c/wBv0XtrqfiMrr/R+xno+h/1tdZ9euh9T67hDD6bZSxrifVF&#13;&#10;zZDm/mem70sn03sf/I9T/hUlPQ1WsuY2ytwcxwBa4GQQfoua5TXD/UL6qde+rbzRmZNL8GHEVMLn&#13;&#10;kPP51brqKfSZ/wBc/wCtroPrPjdXycZrOh3V0X7wXOsG4FkO9jf0WT+f/wACkp4z67/+K/pP/W//&#13;&#10;AD7YvS15ZnfUL63dQzKuoZOZiuyaI9N+o27T6jf0deD6T/f/AKRi6v6sdP8ArPjZLndby6b6CyGt&#13;&#10;raA7fP09zcbE/N/4xJTyv+OLFtxMrB6xWJbWdhPg9jvtNH/bn6b/ALbXpHTeo0dUxq8zGduqtaHN&#13;&#10;P/fXfy2fnpuqdLxur4z8PLYH02CCP+pez917PzF50z6g/WX6uPcPq/mg47jIY8wf7dF1d2Lv/wCF&#13;&#10;SU+m3X147Dba4MY0S5zjta0fy3uSquZextlTg9jgC1zTLXA/nMe1ebN/xf8A1g+sD2n6x536AGfT&#13;&#10;rMz/AGGV04tX/G7Ll6JgYNPTsevExm7aqmhrRzACSmwkkkkpSSSSSlKh1vreL0LFdm5rttbeB+c9&#13;&#10;35tVTfz7Hq+uB/xh/UTqn1oyqrcS+ptFbI2WFzYfPvtb6VV+/wBRvp/9tpKcnpPSc3/GNmjq3Vga&#13;&#10;+mVkimkH6f8AIZ/J/wC5OT/hP5mn/gfUq621NDGANa0AADgAfmrz6j6v/XrHrbTVn4jK2ANa0MaA&#13;&#10;1o+i1v8Ak1aH1P8Aqr1jp3U8jqvWciu+y6sV/oyexZ7n1+jjVM9NlX6P02f4SxJTu/WvPt6d0nKy&#13;&#10;sf8Ana6nFp/ddH85/wBb/nFyv+Kz6u4FvSm9TvrbdlXveXvsAsc3a59Wxvqfv7PVf/pPVXd5OPXl&#13;&#10;VPouG6uxpa4Hu1w2PavO8f6p/Wb6p2PZ0C2u/De7cK7YBaf7fp/59V/6X/RJKa3+NHpuP9XrcTrX&#13;&#10;TGtx8oWwQwBgfA9Te+tn/bdv+l9X9KvUK372hxESAY8F59ifUnrHX86rqH1otYa6TLMevVv721+3&#13;&#10;9Eyt3+E991lv82vQ0lKSSSSUpJJJJSkkkklPJf4y/wDk2v8A49v/AFF61r+j09U6Y3Ff7A+tnuaB&#13;&#10;uEbLP++LF+sP1b631l7q3X0nF9TfWwy0t+k2vd6ePv8AoP8A9KrXS+m/WLHuqGTk0uxmQHNA1LB+&#13;&#10;a39Wq/8APqramcrjLhn6XZIjHlcQhmwxzcvOef5p/pcPB/k/5x6HDxm4dFeOwktrY1gJ5hg2LO+s&#13;&#10;n1gb0Ghl7qzZveGwDt7b935611gfXTo1/WMJtOKAbG2B8ExIiyv6X/XFNOxA8PzfotDlfbycxH3z&#13;&#10;+qnL9aZHgbtvSendWY3IsprsD2hwcWjcQ73N/SN965P65fVrE6PQzPwJpsa8CA46z+dXv97LGK1h&#13;&#10;9D+sXR6xVh312VR9F35p/k+o3/0aiN+qvUur3Nt63e01MMiqvj/qa2M/r/pbFBMcYrg9Z/S/d/w3&#13;&#10;T5eQ5XIJ/eYT5WH+SjKc55cf+a+7PT9MyH5WJTfZo+ytjnDzc1r3Kyma0NAa0QBoAnVkbOJIgyJA&#13;&#10;4QTpH91SSSSK1SSSSSlLzL6gVMs+s3WQ9od+ls5E/wCGtXb/AFmxuq5OIGdEuroyd4JdYNzdnu3s&#13;&#10;/msj3/Q/wS4Lp31C+t3TMq7NxczFZfkEutdq7eXO9Z/sswX1s/Sf6NJT2+H9VMfD6xd1utzhZfWK&#13;&#10;yzTY2PR97P8A2GrW4sv6uY/VMfDDOs2svytxl9Y2t2/4Nv8AN4//AJ5WokpS86+rv/i76l/xB/Lg&#13;&#10;LR6x0v65XZdj+n52PXil36Njmjc1v7r92Fk/+flhY31F+t+Ln2dVqzMVuXc3a9+p3N/R/wCCdgei&#13;&#10;3+Yq+hWkp9RSXJ/Vzp31rx8wP6xmUXYu0yxjRu3f4P6OJi/+fFqfWfG6vk4zWdEuroyN4LnWDcCy&#13;&#10;Hez+ayf/ADykp5L/AByfzOD/AMefyL0VeXdZ+ov1v642tufmYtoqduZyyHf9ZwK1pDo319nXqOLH&#13;&#10;9Vv/AMjklN//ABsU2W/V+416hr63Oj93cub+p/1T6n1PpVGTh9ZtoqII9JjCRWQXb6v6VX/57Xp1&#13;&#10;+MzKpdj5DQ9j2lrweHBw2vXnrfqJ176tXPf9W8tpxnmTTb/5myyp/wDx36vakpt2f4vetWtNb+uX&#13;&#10;ua4EEGswQf8A0MWx9R/qez6qY9tDb/XNj9xO3YGwNuz0993/AFa5+7oH116yPSzMyrFpOjhVo8/9&#13;&#10;sM3/APs0xdT9UvqpR9V8V2PS91rrHb3vd+c6Nvtr/wAGkp3EkkklKXN/XmrpGXiV4XWX+m2+wNqc&#13;&#10;J3Nt/Msa7a9rP5fq/ol0i47/ABkfVPM+s+Pj04RYHV2Eu3naNrht3/Rekpwj/ip6riezB6rYysH2&#13;&#10;j317f+2btqDR1Hr/ANS+r4uD1PJ+2YuU4NBcS93uc2nfvu/TsspdZ+/6T2f+B6eJ0z679HrGPTfj&#13;&#10;ZVbQA02TuaP67mUWf59lyL0r6kdT6h1OvrH1kvZZZTBqpr+g0tO+vd7a2/o3/pPZ6nqf4S1JTc/x&#13;&#10;sU2W/V+416hr63Oj93cub+p/1T6n1PpVGTh9ZtoqII9JjCRWQXb6v6VX/wCe16fk41eXU+i9ofXY&#13;&#10;0tc08Oa72uavPG/UTr31aue/6t5bTjPMmm3/AMzZZU//AI79XtSU27P8XvWrWmt/XL3NcCCDWYIP&#13;&#10;/oYtj6j/AFPZ9VMe2ht/rmx+4nbsDYG3Z6e+7/q1z93QPrr1kelmZlWLSdHCrR5/7YZv/wDZpi6n&#13;&#10;6pfVSj6r4rsel7rXWO3ve7850bfbX/g0lPGdWzqcD6/UW5BDWGtrNx/NdYyymv8A6b9i9PXlH1m6&#13;&#10;HR1/65/YMkuDLMflp9zS1j3sf/nLQd9S/rdjN+y4fVGnHGgLy5tgb/21kPZ/7EpKaX17vb1D629O&#13;&#10;xMX3XUur3kfm/pPtH/gNH6dbX+M/6w5uA3F6Z05/pXZjy02AwWtmuprGP/wfqWXfzn/Bq39TP8Xt&#13;&#10;P1dtdnZNhyc58zYeGbv5z0t3v9Sz/CX2f+B/pFY+vX1Nb9asZja3+lk0Euqefo+7b6ldm38x+xnv&#13;&#10;/wAGkpycT/E90sN3Z1l2RedXPLtoJ/kt+n/25bYuep6Bh/V766YWFg2PewM3OD3B7q3Obk/ofY1m&#13;&#10;39H6dv8A11a1PR/r5Y0Yr8yplY0NntL9v/GNo9fd/L/nP+EQL/8AFX1PAyaM/pGY05bJdZbfMusd&#13;&#10;/hK2elme303/AOGSU+nrzn69gO+tPRwdfe3/AM+NXVHE63+xvQ+0Vftbb/Pbf0W7d/o/S/7j/o/6&#13;&#10;N/OfpPRXFZ31F+t/UMqnOyczFfkY5mt2rduu/wChXgNrf7v9IxJT6ikuFw+kfXll9bsjqGM6oOBe&#13;&#10;A0SWT+kb/QKvzP8AhK13SSnyzKGZ9fev5XS35D8fp+GXNcxh1fsd9nd/XfZZv99vqejX+Ytmz/FD&#13;&#10;0GusuLrmbRJs9QAtj/Ce6v0kD6wfUTqmP1R/Wvq5e2q62TYxxiSf5zZuZZVZXd/OPqu/wn/gY/8A&#13;&#10;mh9Z/rDFXX81teJPuqpjc8fuO9Kuqr/t37R/xKSmH+JUAYuYGmR6wg+PtXpC86+rv1G+sP1czCMH&#13;&#10;KobgPuDnsILnvrB+j+kxvbb6P+jyl6Kkp85/xJOH7NyR3F//AHytejLze/6jde6Bm3ZX1ayGNovM&#13;&#10;uqf2/kfpWW1Welv/AEdv6O1Qs+of1l+sLv8ALueGU9669Z/6xU3Gxf7f6ZJTt/418ey76v3GuTsc&#13;&#10;xzgP3Q7/AFerv+LzLpyug4hpIhlYY4Ds9ntt3f8AnxbNXTqa8RuA4GyltYqIf7i9gb6P6X9/ez6a&#13;&#10;4L/mB1n6uZD7/qxlNFNhl1Nv/RZ7mW12/wDG/oLf+ESU+iX3Mx63W2uDWMBc5x4a0fSc5eZ/4mWO&#13;&#10;tu6jlMBbQ97A3wmb7Nv/AFquxn/biPl/VX62/WUDH6vlVUYk+5tepd/Yraz1P+u5H/W13HQehYvQ&#13;&#10;MRmDhtitupJ+k9x+nba7996SnK/xkf8AidzP6rf+rqRP8X4A6Bhxp+i/i5c/9Yvqv9busG/G+243&#13;&#10;2G1x21kbT6e71KWOezDfb7PZ/wBqEDp/1X+u/TcdmJi5+KymsbWtjdA/r2dPe9JT6Qks7oFPUKMJ&#13;&#10;lfVrGXZYne9ghp1d6f5lH+D/AOBrWikpSSSSSlJJJJKUkkkkpSSSSSlJJJJKUkkkkpSSSSSlJJJJ&#13;&#10;KUkkkkpSSSSSlJJJJKUkkkkpSSSSSlLn/r//AMgZv/FH8rV0C5/6/wD/ACBm/wDFH8rUlPj/APit&#13;&#10;/wDFJif9d/8APOQvoBfP/wDit/8AFJif9d/885C+gElKXmn1V/yX9deo4dmn2gPsZ/KLizN9v/Wr&#13;&#10;bv8AMXpa5D66/Uy/q91PVOl2CjqOP9Fx+i9o9zWPd/J/qf8ABWpKdT665zcDomZc4x+hewf1rB9n&#13;&#10;q/8ABLFlf4qMJ2J9X6nOEG577PkT6TP85lSxsn6r/Wj61vrx+vWVUYVbg5za43WR/wAXv9//ABj9&#13;&#10;lf8AoV6LjY9eLUyikBtdbQ1oHZrRtY1JTHMzKcGl+TkvFdVYlzjwAvEuodDyvrHdk9f6VhgYDbAf&#13;&#10;S9wOSGn9Paymv97/AAzKdn/A77/UXW/W/wCpf1n+sdz6zl4/2EWF1VZLq9rf8H63o4z/AFbGf8Jd&#13;&#10;aur+rvTup9P6UMTMspdlMa5tbq2xU0R+rezZRu9P/iq0lLfVH6yYX1gwm2YQFfpgNfTwaSP8Ht/0&#13;&#10;X+hf/wCcLcXlON/i7+tWL1B3VKMvFryXk7nN3NDt309+OzC+zv3/APF/zn6T+cXonWekO6x06zAs&#13;&#10;tNb7WAGxmhDhtfua39xzm/zf+j9iSnSXlv8AjaxaelZeF1TCArzTYfoaGzZ6bmPft+m7/B/9c2I2&#13;&#10;P0f689DHoYl9eVSPol7g6B/6Fend/Y9WytW+i/ULqWf1FnV/rPe26yqDXU3VoLTur9T211Mrrf8A&#13;&#10;4Kr+d/wliSnpPrx0yzqvRMrFqG6xzNzQPznVuZktZ/b9Jc9/id61VldJ/Z8gXYzne3ua7Hes23/t&#13;&#10;2yxi75effWP/ABZ3OzT1T6vXjEyCSXMksZuP03VWU7vT9T8+n0/SSU+goNOZRkPfXVYx76zD2tcH&#13;&#10;OYT+baxv83/bXnJ+r3166iPs+Vmsqq4LmlrXR/Ww6K7n/wBuxdX9T/qZi/VWlzaXGy+2PUsdpu2/&#13;&#10;Rayv/B1+7/1Ikp6FJJJJSkkkklKWX9aMR2b0nLx69XvosDR4u2u2NWokkp87/wASuNjt6ZdewD13&#13;&#10;XFrz+dta2t1LP6nvsQ/8dePS3DxcsQ3Jbdta4fS2bbLX/wDbdtdSLn/UrrHQs63qH1WtY2u8zZQ+&#13;&#10;A2fpez1P0Wz/AEf8zZT/ADf82h4f1H619YM+vO+tFrDVSZZQyCD/ACP0X6FlT/8AC/zttv8ANpKf&#13;&#10;QcKx9lFb7dHuY0u/rEe9edYP+Sfr9ex/tbl1HYT33Nqv/wDP2Laxelrlfrv9TH/WAVZeFYKM/GM1&#13;&#10;vPB13+m9zPczZZ767P8AyaSna+sGc3p/TcnKcYFdTz89v6Nv9t65T/E3hOx+iG5w/n7nuH9Vorx/&#13;&#10;/PlNqoZf1d+t31na3A6xZVRhgg2FkF1u3+RV9P8A8AqXoWBg09Ox68THG2qpoa0eTUlNhJJJJSkk&#13;&#10;kklKSSSSUpJJJJSlC6mvIYarWh7HaFrhIP8AZU0kkgkGxu8pm/UVtdn2jpFzsW7wk7D/ACf9Iz/w&#13;&#10;X/i0Bv1p6n0QivrWOXs/01cf+qf/ADwuyUXsa9pa4AtOhB4KiOKtYHgP/M/xG9HnzMcPMxjzUP3p&#13;&#10;+jmIf3OY/wDVnG1OmdYxOqs9TEsDwORw5v8AXrd7ldVHA6LhdOsfbi1NrdZG6JjT91n0K/8AravK&#13;&#10;SN16t/6rUy+3xn2uP2/0fd/nP+YpJJJFjUkkkkpSSSSSnyr/AB6f9oP+v/8AuotD/El/yZkf8f8A&#13;&#10;98qWf/j0/wC0H/X/AP3UWh/iS/5MyP8Aj/8AvlSSn0VYn11wnZ/RMyhglxqc4DxLP07W/wDga20k&#13;&#10;lPH/AOKjOblfV+lgMupc+t3+c69n/gV1axP8bf8AlDM6b0ivV9thJHk8149Tv/P/APmI1v1P659W&#13;&#10;c23J+rL63415l1Fmmw/yd+xm1n+Df6tdn+DV76rfUzPHUXde6/Y23NiK2N+jVps/qfQ/m66/+M3+&#13;&#10;qkp7dct/jB63g9O6c7Gy6xkW5A2VUfnWO/Nf7P0jPSf/AIRn+E/mv0i3erV5duJYzp7215Rb+je8&#13;&#10;Sxrv5f0/+oXnNX1A+tX7Tb1e7LxX5LSPe7c+G/R/R0fZGVM9n+i9H/raSnI6Bg5P1AzqM7rePux7&#13;&#10;mBotEvOK535v7jLf9Iz/AEfqfZ7P56tey0X15NbbqXB9bwC1wMhwP5zVhfXbo/UutYP2PptlNe8x&#13;&#10;Z6zdzXMj6LP0WTsfv/4Lf+5bWsX6hfVHr31at9LKyaX4HuJqYXPO8/RdV61FPpfy/wBJ/wBbSU92&#13;&#10;kuU+uPQuuZ11eX0TMNDq27TS4xW/Xf6v0ba32fmfpqlgvx/8YGUw47n01A6G0GsO/wDAt72f9bpS&#13;&#10;Ui+rzWV/XzNbhfzOx2+ON0Y7sj/2eTf458G2s4fVahIqcWOPg6W3Y/8A57tXUfUn6k1fVel7nP8A&#13;&#10;Wy7tbLP/AEVV/wAH/wCff8zZvdR6dj9Ux34mWwWU2CHNP+v0m/mJKYdI6rR1jEqzcYzXa0OHkfz6&#13;&#10;3/y63+x6s22spYbLHBrGiS4mAB/KcvMh/i++sX1ctcfq7mj0HGdjzB/t0213Yljv+G/R/wBREH1C&#13;&#10;+sf1hcB9Ys6McEE11mS6P+DqrpxGf8b+m/qJKfSKL68hjbaXNfW4S1zSHNcP3mPaiKr0zptHSsav&#13;&#10;DxW7aahtaJlWklKSSSSUpJJJJTF7G2NLHgOa4QQdQQfzXLlcr/Fz9WqnOzbsdrGsBe73vbUA33ue&#13;&#10;6r1PT2f+BrR+tN3W6qWfsKuqywuO/wBUxDfzfS99TFyOR9VPrV9aCKut5NePiTLq6tS7+zX7H/8A&#13;&#10;X8h//FpKQ/4uqR1rr2b1ypmzFYPSpAG1seyuljG/8Fh0M9Rn/DL09UukdIxui4rMLDbsqYNPEn86&#13;&#10;yx359j1W+tXTMrq3TL8LCsFV1rQ0OMxE/pa3OZue31a/0aSnifrT9acv61ZZ+rv1dMsOl94+jt/w&#13;&#10;rW2/9xf9Lb/2o/maf+G7P6q/VfF+rOGMXG1cdbLD9Kx/7/8AJZ/o6/zFwvQ/qD9bfq+17OnZeJUL&#13;&#10;CC7Te50fR/SXYFln9hWOo/Uv64daFdHUs/HfQ2xryGSxwLfz2+hhY+97P8H+kSU+lpJJJKUkkkkp&#13;&#10;SSSSSlJJJJKUkkkkp4ur/sc+sBr4xc7UeDXz/wClv/A8hdosD659Hd1TAJqBN9J3sjkx/OVt/rs/&#13;&#10;8E9NaHQsy3Nwab72ltrm+4EQdw9m/b/wn84ooemRh+j88XQ5ojPhx8xf62P9Gz/1pY/5nL/4V/6T&#13;&#10;b6SSSlc9SSSSSlLP+sP/ACZl/wDEW/8AUPWgs/6w/wDJmX/xFv8A1D0lPgn1A/5fwv8AjR+Ry91+&#13;&#10;teE7P6Rl47BL30v2jxcBvr/6a8K+oH/L+F/xo/I5fRaSniv8UWc3J6CykH3UWPYR/WP2n/0esr/H&#13;&#10;E85hwOlVa23Wkgf5mPV/nuuej5X1O619Xc+7O+rD6zTkGX0WaAH6Xt3/AKPYz3+n+kqsr/mla+rf&#13;&#10;1M6jb1P9vfWKxtmU0RVW3Vtf/ov9H7/Trr/471PVSU9uxgY0NbwBAXO/XzrmB0vpz6s1gvdeCyug&#13;&#10;82u/s+9ja/8AS/8Abf6X01tdTZk2YtjMFzWZJaRW54lrX/muevNj/i/+tdvUWdWuy8V+UwiHO3OD&#13;&#10;QP8AR0fY/QZ/1v0/9J/OJKcbofTcr6iZmN1TrONvxrGwHCXuxHPP7n+Du/4P/hLPS/TeovZ8bJqy&#13;&#10;6m30OD63gOa5pkOBWL9celdS6v084fTrKWWPIFnqt3MdXHvY3dXlbPfs/wAF/wBcWB9Q/qd1/wCr&#13;&#10;WQK8jJpdgHcX1NLnkvj9G6r1qKvR9/8AOfpP7CSnvl55/jbzrMhmJ0LHP6XLtaSP5IPp0td/Xvs3&#13;&#10;/wDWF6GuKH1Tzsz61/trMDfslLYpG7cdG7K/Z+Z+ltvyP66SnrsHDrwcevFqEV1Maxv9Vg2NXnX+&#13;&#10;Ovp1rqMXqNY0pe5jj4epsfS//PpXpiBnYNHUKH4uSwWU2Da5p7hJTX6F1inreFVnUEFtjQSB+a7/&#13;&#10;AAtTv5dT1dssbU0veQ1rRJJMAD+UvMj/AIvOv/V259n1bzAKXGfTeYP9uuyu7Eu2/wCl/RqR+on1&#13;&#10;m+sLg3r+cG48ya6zq6P+Bproxf8Arn6X/i0lPpOPkVZVbbqHtsrcJa5pDmuH8h7ERU+k9Kx+j4te&#13;&#10;DiN201CGiZ5O97nfyn2e9XElKSSSSUpJJZv1ho6lfhuZ0i1lOUSNr7BuaBP6T/B3/m/8DYkp4b/G&#13;&#10;9/Tekf8AG2f9VhL0teWdX+oX1u62+mzOzMWx2OS6s6t2l2zd/M4Ne/8Ama/5xdL9Xum/WzHzG2dX&#13;&#10;zKLsQB25jGjeTH6Pa5uJi/4T/hElPXLzb62/W3K+sOV/zc+rnuc6RdcD7Q3/AArGW/mUM/w9/wDh&#13;&#10;P5mn/hO2+svT8nqfTb8PCsFV9rNrXmYGv6Rvs936SrfUvPeh/wCL762fV8PHTsvEq9SNxje4x/wl&#13;&#10;+Ba/b/ISU9z9Uvqni/VfE+z0e6x0G2w82O/75Wz/AAVa3F5n1X6mfXLrdQxuoZ+O6ncHEN9hlv53&#13;&#10;6DCo37P9H6i9La3aAOY8UlPlz8T6z9O69mdVowW5LrHOZU97mw2gH9D6LW3V7N9LKv8AV9ixvrz1&#13;&#10;br+ZZhHqmGzHcy0moNM+o/8ARex36a3/AINe1ry/rX1F+t3W7K35mZi2ei8uq0LNp/61hfyGfznq&#13;&#10;pKe3+quT1XKxHW9arbTebHbWN/Nq9vp7vfd+f6i2Vl/VzH6nj4gZ1m1l+VuMvrG1u38xv83R/wCe&#13;&#10;VqJKUkkkkpSSSSSlJJJJKUkkkkp5brf/AIoen/1X/keupXLdb/8AFD0/+q/8j11Kix7y/vf9y3eb&#13;&#10;/m8H+w/9T5lJJJKVpKSSSSUpJJJJSkkkklP/1/VUkF7yDATeo7xSUnSQPUd4peo7xSUnSQPUd4pe&#13;&#10;o7xSUnSQPUd4peo7xSUnSQPUd4peo7xSUnSQPUd4peo7xSUnSQPUd4peo7xSUnSQPUd4peo7xSUn&#13;&#10;SQPUd4peo7xSUnSQPUd4peo7xSUnSQPUd4peo7xSUnSQPUd4peo7xSUnSQPUd4peo7xSUnSQPUd4&#13;&#10;peo7xSUnSQPUd4peo7xSUnSQPUd4peo7xSUnSQPUd4peo7xSUnSQPUd4peo7xSUnSQPUd4peo7xS&#13;&#10;UnSQPUd4peo7xSUnSQPUd4peo7xSUnSQPUd4peo7xSUnSQPUd4peo7xSUnSQPUd4peo7xSUnSQPU&#13;&#10;d4peo7xSUnSQPUd4peo7xSUnSQPUd4peo7xSUnSQPUd4peo7xSUnSQPUd4peo7xSUnSQPUd4peo7&#13;&#10;xSUnSQPUd4peo7xSUnSQPUd4peo7xSUnSQPUd4peo7xSUnULd+x3pwXwds8bvzdyH6jvFL1HeKSn&#13;&#10;y+zof1yd1cdc+z0faWt2ABzfT2w6r6Hr7/ou/fXa/VW/6xWvtHXaqa2AD0zWdSfz922y5bfqO8Uv&#13;&#10;Ud4pKTpIHqO8UvUd4pKTpIHqO8UvUd4pKTpIHqO8UvUd4pKTpIHqO8UvUd4pKTpIHqO8UvUd4pKT&#13;&#10;pIHqO8UvUd4pKTpIHqO8UvUd4pKTpIHqO8UvUd4pKTpIHqO8UvUd4pKTpIHqO8UvUd4pKTpIHqO8&#13;&#10;UvUd4pKTpIHqO8UvUd4pKTpIHqO8UvUd4pKTpIHqO8UvUd4pKTpIHqO8UvUd4pKTpIHqO8UvUd4p&#13;&#10;KTpIHqO8UvUd4pKTpIHqO8UvUd4pKTpIHqO8UvUd4pKTpIHqO8UvUd4pKTpIHqO8UvUd4pKTpIHq&#13;&#10;O8UvUd4pKTpIHqO8UvUd4pKTpIHqO8UvUd4pKTrn/r//AMgZv/FH8rVs+o7xWB9fHk9BzP8Aij+V&#13;&#10;qSnyX/Fb/wCKTE/67/55yF9AL59/xYmPrHikf8L/AOeb1736jvFJSdJA9R3il6jvFJSdJA9R3il6&#13;&#10;jvFJSdJA9R3il6jvFJSdJA9R3il6jvFJSdJA9R3il6jvFJSdJA9R3il6jvFJSdJA9R3il6jvFJSd&#13;&#10;JA9R3il6jvFJSdJA9R3il6jvFJSdJA9R3il6jvFJSdJA9R3il6jvFJSdJA9R3il6jvFJSdJA9R3i&#13;&#10;l6jvFJSdJA9R3il6jvFJSdJA9R3il6jvFJSdJA9R3il6jvFJSdJA9R3il6jvFJSdJA9R3il6jvFJ&#13;&#10;SdJA9R3il6jvFJSdJA9R3il6jvFJSdJA9R3il6jvFJSdJA9R3il6jvFJSdJA9R3il6jvFJT5j/j0&#13;&#10;/wC0H/X/AP3UWh/iS/5MyP8Aj/8AvlSy/wDHe4n7BP8Aw/8A7qrQ/wASziOm5Ef6f/vlSSn0lJA9&#13;&#10;R3il6jvFJSdJA9R3il6jvFJSdJA9R3il6jvFJSdJA9R3il6jvFJSdJA9R3il6jvFJSdJA9R3il6j&#13;&#10;vFJSdJA9R3il6jvFJSdJA9R3il6jvFJSdJA9R3il6jvFJSdJA9R3il6jvFJSdJA9R3il6jvFJSdJ&#13;&#10;A9R3il6jvFJSdJA9R3il6jvFJSdJA9R3il6jvFJSdJA9R3il6jvFJSdJA9R3il6jvFJSdJA9R3il&#13;&#10;6jvFJSdJA9R3il6jvFJSdJA9R3il6jvFJSdJA9R3il6jvFJSdJA9R3il6jvFJSdZ/wBYf+TMv/iL&#13;&#10;f+oerPqO8VQ+sD3fs3K1/wABZ/1D0lPhX1A/5fwv+NH5HL6LXzn9QzHXsP8A40fkcvoX1HeKSk6S&#13;&#10;B6jvFL1HeKSk6SB6jvFL1HeKSk6SB6jvFL1HeKSk6SB6jvFL1HeKSk6SB6jvFL1HeKSk6SB6jvFL&#13;&#10;1HeKSk6SB6jvFL1HeKSk6SB6jvFL1HeKSk6SB6jvFL1HeKSk6SB6jvFL1HeKSk6SB6jvFL1HeKSk&#13;&#10;6SB6jvFL1HeKSk6SB6jvFL1HeKSk6SB6jvFL1HeKSk6SB6jvFL1HeKSk6SB6jvFL1HeKSk6SB6jv&#13;&#10;FL1HeKSk6SB6jvFL1HeKSnnet/8Aih6f/Vf+R66lA9R3il6jvFNjHhJP7x4mfLm92OONcPs4/a/v&#13;&#10;+ueT/wBSJ0kD1HeKXqO8U5gTpIHqO8UvUd4pKTpIHqO8UvUd4pKTpIHqO8UklP8A/9D06z6RQ3va&#13;&#10;wS4gDxKh1HMrwabcq4xXUwvd/VaN7l5n0D6u2/4wXWdY6zbY2gvLaamGA0D6Wze2z9Gz6H79tn84&#13;&#10;kp9RSXm/RbMn6k9dZ0O611vT8oD0S/ljne2v+r+l/QWbP+DuXpCSlJJJJKUkksv6xYGd1DF9Hp2R&#13;&#10;9ltLgS+N3s92+tv7n9dJTplwESeeE68gzeg39D+s3TasjKsy7LHseXvmfp+ntbvsu/c/fXr6SlJL&#13;&#10;l/r11jrPR8duV0uut9LA43OfywDb6exnqVf9D1FzfTfrP9dOqYzc3ExaLKHztd7RO0uqf+jsym2/&#13;&#10;TZ+4kp9MSXnfTf8AGdl4WU3C+seN9mc7/CNDmgfy31W+puq/4am3/ra9Da4OAIMg8FJS6SSSSlJJ&#13;&#10;JJKUkkuP+v8A+28l2NgdH3sZeXC21k+yNm31b2f0er6f/GJKeu9Ru7ZI3eE6qS4Af4ncD0fdkXHK&#13;&#10;59WWxv8A3vR279v/AF/1P+FR/wDFz13MttyeidSd6l+G4hrzqXMa70X7n/n7H/zb/wDhElPcKL7G&#13;&#10;1iXkAeZhVur9RZ0vDuzXiW0sc+P3to9rP7a85+rf1Rs+vFbutdcvscLHOFTGHaA1p2e3e2zZX6m+&#13;&#10;v06/3ElPqKS81rGR/i86tj4vrPu6VlnaA8yanS1m7/rXqVv/AEf89V/gv0a9KSUpJJJJSkkkklKS&#13;&#10;SSSUpJYf1j+szekbaKW+rlWfRZ4T9Fz9v/QrWe2n602t9b1aq+/pkNn+r/NWf+f1GcoBoCUyN+H9&#13;&#10;Fu4+RnOAyTli5eE/5v35cHu/3HrElxvRvrP1LI6rX0/Na1n0mvaGwZa19vqf6/o11PUc+rp2O/Ku&#13;&#10;+gwTpyf3WN/ruShkjMGQ2jvxLOY5PLy+SOKXDOeWMZ4/a9fH7nyNlJchj5v1h6237RienjUH6O7U&#13;&#10;uH9uu/8A891Kp1P6w9d6M+unM9OC6RYGyHtH84z/AFqrsTTnAF1Lh/epsx+F5Jy9sZMHvfpYfc/W&#13;&#10;Re6SSSUzmKSSSSUpJJJJSkkLJyasSp997gytjS5zjwGj6S8/r+tv1g+td72fV2tlGLWY9a0cn+22&#13;&#10;1n8v0a6LfT/wiSn0VJeZda6z9cfqtSb811OTSfb6jWgitzvobvTrw/8AwSr0l2P1K6tf1no+Pm5R&#13;&#10;BusD9xAgHY+yj6P/AFtJTuJJJJKUkossa+dpBjmCpJKUkovtZXG9wE8SYUklKSSSSUpJJJJSkklF&#13;&#10;1jWkNJAJ4BKSmSSSSSlJJJJKUkkme9rBLiAPEpKXSUfUbt3yNvjOikkpSSSiLWF2wOG7wnVJTJJJ&#13;&#10;JJSkkznBglxAA7lJrg4S0yD3CSl0kkznBokmAElLpKLLG2CWEEeRlSSUpJJJJSklFtjXyGkGOYKk&#13;&#10;kpSSi+1lf03Bs+JhSSUpJJclmfWTLp+tWP0dpb9ltpLnCPdu25Fu/wBT/rDElPWpJJJKUkkoi1hd&#13;&#10;sDhu8J1SUySSSSUpJJRdY1pDXEAngE8pKZJJJJKUkkkkpSSSSSlJJJJKUkkkkpSSSSSlJJJJKUkk&#13;&#10;kkpSSSSSlJJJJKUkkkkpSSSSSlLB+vn/ACFmf8UfytW8sH6+f8hZn/FH8rUlPkn+LH/xRYv/AF3/&#13;&#10;AM9Xr3leDf4sf/FFi/8AXf8Az1eveUlKSSXnv1vzsv6xdZr+rGFYaqQN2S9vMR6uz+oyr0/0f+mu&#13;&#10;/SJKfQGWNf8ARIMeBUl5h9YfqS76m0DrPQr7Q+gj1WvIcHsnbu/Rtq3s3fztX/nv016B0LqzOs4N&#13;&#10;OfXoLWAx+676Ftf/AFu3exJTfSSSSUpJJRsDi0hhAdBgnifzUlKe9rBLiAPEqQIIkcLgKP8AFfb1&#13;&#10;N5yfrDmWZFxJgVmGN/quuZ/4HXTQs7DryfqH9YMfptdz7en5haGtd+aXn0G/yPVru2e+v+cqSU+o&#13;&#10;JKr1R+VXi2uwWtfkhp9NrtGl/wCbv+h/1a82wvrp9bs/Lt6fj0UOyKJ9RntG3afTd+kfk+k/3/uP&#13;&#10;SU+ppLzTJ+vH1o6ERb1fBYaJ1c0ER/6E025NDP8Ari7roHX8X6wYjczEJLToWn6THD6VVv8AKSU6&#13;&#10;KSSSSlJJJJKUkkkkpSg65jXbS4Bx7TqvPusdc6j9bOpv6H0Sw0Y1Mi+9vJg7LNj2/mb/ANHXXX/S&#13;&#10;P+IV7G/xSdHrAN7rrnzLnOft3H/rTWJKe2STNAaABwFzv1o+r3VOs2sGHnuxMcNh7WA73On6fqVv&#13;&#10;qf8AQ/M3pKei3CYnXwTry/8Axb4ZwPrH1DFL3Wekxzd7vpO22Vt3uXqCSlJJJJKUkkkkpSSSSSlJ&#13;&#10;JJJKUkkkkpSSSSSlJJJJKUkkkkpSSSSSlJJJJKfLv8d3/aD/AK9/7qrQ/wATH/JuR/x//fKln/47&#13;&#10;v+0H/Xv/AHVWh/iY/wCTcj/j/wDvlSSn0FJJCychmLS++0xXW0ucfBrRvekpI97WCXEAeJTgzqF5&#13;&#10;d0Podv8AjEtu6r1a2xuI15ZTUwwBH9ff9Bn8j9Nb/UR+mHI+onXKukvtdb03LgV7/wDBvcdjf5LX&#13;&#10;+t7Ltn6N9dvqpKfSkkkklKSSSSUpJcL/AI1+oZeHj4rcO6yg2WlrjW4sPH/B7FH/AMbvrH/l5k/+&#13;&#10;Cf8Avckp7xJY/wBWeiZXRqH1ZeZZmuc7cHWTLRH8231Lch//AIIqX146r1jpOM3K6TXW+tgc68v5&#13;&#10;YxobscxnqU7/APCb/pvSU9KkvMul/Wn659WxhmYeNRZS6Yd7W/RO1/6OzKZZ/wBBHwf8Zub07Kbh&#13;&#10;/WTF+z7v8I0ObH/CelZ6nq1fv2UW/wDW0lPoySZj22ND2EFpEgjUEFOkpSSSSSlJJJJKUo+o3dsk&#13;&#10;bvCdVyP+Mr6yZHRsOvHwSW5WU4sa4fSa0fzrq/8Ahf0lVf8AbWdj/wCKDEdQH5ORcc0iXWNI2iz+&#13;&#10;o9vqWf8Abu+z/g0lPoKS4n6g9ezPtOT0Dqj/AFMnEJ2WHUvrB2e535/06n1v/nPTt/kLtXTBjnsk&#13;&#10;pT3tYJcQB4lIEOEjUFcDV/iyv6rY7J+sWY++0kw2owxo/k+qz/wOqmpZjKMj/F/13GxKLn29OzHB&#13;&#10;ux5+jud6Lv5HqUvsrt9SvZ6n82kp9SSSSSUpJJJJSkkkklKSSSSUpJJVOqHLFBOAGG6RG/6MfnIE&#13;&#10;0LXQjxSEbEeL9KXyxbaS5LC+sPVK+q19Oz21e/naD+657ffvXWpsJid109LNzHLT5cxEzGXuQ9yE&#13;&#10;scuOEoKSSST2upJJJJSlQ6//AMm5X/EWf9Q9X1Q6/wD8m5X/ABFn/UPSU+F/UP8A5dw/+NH5HL6D&#13;&#10;Xz59Q/8Al3D/AONH5HL6AutbQx1thhjAXE+AHuckpk57WDc4gDxKcEESOF5d0fpNv+MfJv6l1Kyx&#13;&#10;mDW8spqYY/6r1Geyv0/Wfs/S2Wf8Gi4jb/8AF/1ujA9V9nS8zRoef5t5Oz+pvqsfV6uz6dN376Sn&#13;&#10;0xJJJJSkkkklKSXKfXjpnWOp2YdHSrX0VF7vXsrfsLG/o/Tsc1llL7v8P+j/AH1nf+N31j/y8yf/&#13;&#10;AAT/AN7klPeJLzr6gM6h+282m3Nuy8bFb6ZdY5211rj+bTbbft9P0cj89dH9depdX6ZiDJ6TXXYK&#13;&#10;w59xf+ZWxvqb2N9Snf8A9Wkp6JJeYdK+tf1y6xj/AGvCxqLKZI3e1urfpey3KZYrGJ/jM6h0vJbi&#13;&#10;/WTE9EO4sYHNj/hPTe61t9f7/oWJKfR0lGq1lzG2VkOY4AtI1BB+i5qkkpSSSSSlJJKj1vFy8vDf&#13;&#10;TgXfZ73Rtsjdt19/+exJTdLg3kwnXjX1u+rmV0PMwH5eZZmW32mS+Yb6bsf+b32Xf6ZeypKUme9r&#13;&#10;BLiAPEqv1O26nEusxm7721vdW396wNd6Vf8AbsXnnRfqBmfWVv7R+st14e8nbV9BzR/LbY39B/4X&#13;&#10;rqrSU+lghwkagp15Z1DEu/xa5+PfiXPs6bkO22VvM7Y2+p9H2b9jvUpt2f8AB2L1NJSkl5r9ZR1H&#13;&#10;qv1pb0nGzbsSt1QcPTc7aIa+3+Zqtx/pq9/43fWP/LzJ/wDBP/e5JT3iSrdNxbMPGrx7bXXPY0Nd&#13;&#10;Y76TyP8ACPVlJSkkkklKSSSSUpJJJJSkklU6q/LrxnuwWtfeI2h3HPv/AHPzP5aBNC10I8chGxHi&#13;&#10;PDxS9MIttJcv0P60ZV2b+zepVCu4g7SNNQN+1zff+Z+exdQhCYmLDLzHLz5afBkr1R44yieOE4S/&#13;&#10;TgpJJJOYFJJJJKUkkkkpSSSSSn//0ep/xl2mnoGW5vJDG/J9lNTv+rUv8X1TaegYjW8Fhd83OfY5&#13;&#10;H+vmC7P6LmUMEu9PcB4mstyP/RSzv8WOe3M6DQ0GXUl1bh4EOc9n/gNlSSnE/wAbf6HI6blN+my1&#13;&#10;0fI49jV3vUsL7fjWYu91fqNLd7DD2z+cxy4H/GOf2p1rpnSq9XB+548GvdX9L+pVj3WL0dJT431r&#13;&#10;6v5f1T6jTbmZOQ/prnj9NW472n9y1nv9/wD59q/mv0n6Nbn+MjMo6l9lr6bkW2Zlo/RVUO9j2v8A&#13;&#10;+1F+36K3Pr/1+jExT0ttYyczLGyuiN30v8PY1v7n+B/4X/PXH9HwMv8AxcZleZ1GltuLexrH2sG5&#13;&#10;2O4/Tr/8n/3I/wAF/o0lPZfUz6nXdAP2jKyrLrrK9rmEzU10+p7N303s/m/U/wCM/fXVIWNlVZdT&#13;&#10;b6HB9bxLXNMghFSU+c/XT/xW9K/63/58evRl5z9dP/Fb0r/rf/nx69GSU4P18/5CzP8Aij+Vqq/4&#13;&#10;sf8AxO4v/Xf/AD7erX18/wCQsz/ij+Vqq/4sf/E7i/8AXf8Az7ekpH/jO6XVn9EutcB6mPFjHdxq&#13;&#10;1tv+fUif4teoPzug0G0kur3VyfBh/Rf5lPpsVb/Gj1qrA6PZilw9fJhjW99s77rNv7np+z+ur/8A&#13;&#10;i/6U/pXRMem0EWOBscD2Nh9Rrf7NXppKeiSSSSUpJJJJSkklmfWH6w4v1exXZeW7ThrR9Kx3+iqS&#13;&#10;Ux+sn1ixvq7huy8g6jRjPzrH/mVs/wC//uLmf8WPR8iMjrucIvzXEtH/AAZPqus/69Z/N/8ABVrO&#13;&#10;6B0HL+vGWOudcEYgP6Cj81zf/ef99/8A2q/4lekteyfTaRLQPaOw/N9qSmj9Yumu6r07IwmGHW1u&#13;&#10;a3+tH6P/AMEXDf4v/rlidGxD0bq7jjXY73AbwYIc51z2O/ctZa+z6f8AIXpSy+q/VfpfWHepm47L&#13;&#10;H/vEQ/8A7dr2WJKfKv8AGb9bMf6wW1V4Evx8cmbIIDrLP3N37jaf7fvXs1Bc6tpd9ItE/FeWfWLE&#13;&#10;xOsdaxPq50mtrcbHcXX7B7ZO37Rv/fdTTX6e/wD01vpL1ZJSkkkklKSSSSUpJJJJTxH1aH7S67k5&#13;&#10;lupr3bZ7a+hV/mUrt1wnR7B0Pr92Pf7a7iQ0nj3H1cf/ANJf8Yuq6z0ZvVmsa62yrYSfYYmf31Xw&#13;&#10;kiBrWfFLiDr/ABKMZcxj4j7fLyw4/anw8fDi4Ej+j4z8xvUC39Oxu0Gf7H0f6j1U+tnTreo9Ospo&#13;&#10;E2CHAfvbT9Bcp1HoxxOrUdObkXGu1oJcXe4SbWe3/tpdV9YutnoGNXY1nqEuDPce0fS3fv8AsS4g&#13;&#10;YzEhwD9NRwZMeXl5YZ/eckwJ4Izj7fDjxy9EPXL++43RPrtjYeOzDzWPrspaGHSR7fZ7m/zjH/2F&#13;&#10;quzujfWUNoc9thB3Bp3Vun+Tu9PetH0MPqtTL31stY9oLS5odof6y5X669Cw8DGbmYrRTaHgDaYD&#13;&#10;p/k/v1/yEJccI68OSA/6K/F925nOBEZ+T5rJL0yxz9zHDN/6Ve2SVbptr78Sm236b62Od/WLWuer&#13;&#10;KsA2LceUeGRif0TwqSSSRWqSSSSU8J/jh6g/H6TXjsMevaA7zYwert/7d9JdN9VenV9N6VjY9YgC&#13;&#10;ppPm949W5/8Aaseud/xt9KszekC+oEnHsD3R/oyHVWf5n6P+wtj6j9bq6z0mixjgbK2NrsHdr2DZ&#13;&#10;7v8AjP51iSnYz8GnqOPZi5Dd1VrS1w8ih9J6Vj9HxWYWKC2msHaCZPuLrH+7+u9cT1//ABfV4mJl&#13;&#10;Z7M3LL667LQ0v9sta+7Z9FF/xS4bnYDuo2XW2PtcWFrnbmNFZ+kxv76SnP8A8Yf1Wf0/HyOs1ZmQ&#13;&#10;XOsB9Mu9rfUdt2M2/wCDr3folDpPTutfXfEpbkXPxOm1VMZpJsyXMa2u29/+kZZZ/pf0X/B22epY&#13;&#10;ui/xp/8Aifu/rV/9WxbP1V/5Hwf/AAtT/wCe60lPMdE/xYnoXVKs7Ey3+iydzCPc/T+bc9n6N9f/&#13;&#10;AFpE/wAYf1ry8Gyno/StM3Jj3D6TGuPpVen/AMJc/f8ApP8ABMXbrzH62WDpX1xw8/K0x3tb7j9F&#13;&#10;v85jv/7Z9Rlr0lN/E/xRYlrPU6pkXX5TtXua4AT/ACfVZbbZ/wAZZ/22srqFPUv8WuTVfj3PyOl2&#13;&#10;O2mt/wCb/wAH/o2XbPfTdV6f/CVr1QEESOFwf+ODPpq6UzEcQbrbWlre+1m7fb/6L/64kp3vrF0t&#13;&#10;n1l6cw05FlLIFzX1mN7dvs3/AMj3rF/xQ5NuR0i11z3PIyXAFxLtNmP7fcuh6HiWYnRaMe0H1GYz&#13;&#10;WuHcO2fzf9hcx/iZe09JuYD7hkuJHka8fb/1CSml/jF+rFmDRkdarzL9xe0+nu9jd7m17W/yGfmL&#13;&#10;t/q8XZPRsQ2OdvsxqpdPvl1bN1m//SLC/wAa97K+g2MeQHWPYGj94h3q/wDUMW79Vf8AkfB/8LU/&#13;&#10;+e60lPl2dh9T6B9YW9M6VkW3XWNhrrCXbfVDt9r2/Q/QM/S79n8tdKf8T+LkMNmXl32ZTtTZLdu7&#13;&#10;+pY2y1//ALEKl1rqdPTPrzTfkENr9NrC4/m+oyypj/8APf716akp81+rfVeofVTrDfq71Sw3Y9se&#13;&#10;hYe27+Y9Pf7/AErH/oPR/wAFd9BelLy765ZDer/WvAw8T3WUOYHkfmkP+02/9sUs3vXqKSlJJJJK&#13;&#10;QZ+ScTGtyANxrY54HjtG/avM/qj9WqPrvVZ1PrORZddvLRW120Vj+p+Z/wAGyv0616dk3sxqn3W6&#13;&#10;VsaXO7+1o3vXnFH+L3o/1mrHVOi5FmMywu9sBwY78+v091dlP9T1v+L/AEaSmt9a/wDFbbhY7rei&#13;&#10;PtsrJG+gmSf5dWzZ6uz/AEb/ANIvSukVWUYVFVuljamNcD+8Gta9ea9X+o/Vfqthv6lhdSe70BuL&#13;&#10;YdX7Z/4/Irs/4uxi736odYs630nHzrhFljSHRpLmOfQ9/wD1z0t6SniurdV6j9dOsWdF6bccfCok&#13;&#10;Wvby7YfTte/b9P8ASfo6Kd/6T+cs/kX3/wCJ3pgqim+9l41FhLT7v+K9Nn/nz/ri5P6pfV13UOrZ&#13;&#10;mBblW4mQwu/mztNm1zm2/ne7Z9Ndn/42t3/lpmf5x/8AJpKaf1H+sWfg9Ts+rXWHmy1k+lYTud7R&#13;&#10;63p+o73WVW4/6en1P0n/AKLF/jX6TZjVfterJua5zmV+mHEVjR/ur2/R+gtLpP8Ai/xOl9Vqzrs2&#13;&#10;y/KbJa2wt3v9rq/zv0z2VsTf43/+RG/8ez/qbUlOb0v6lZf1vx6+odeybWse0GqmsgbK4/RWfpfW&#13;&#10;Zvt/nP5v1P8ASWqn1j6v5/8Ai8c3qnSb324e4C2t/n9H1tn6Oxj/AKHrenXZU9d/9Vep09U6Xj34&#13;&#10;5Bb6bWkfuvYNllTv6ixv8aXU6cPoltFhHqZBaxje52uZbY/+rWxn/ntJT0nSepVdVxKs2n6FrA4D&#13;&#10;wn6Vbv8Ai3excT1f/F8zOzbMzrnUXeg55NbJFe1pPsr9TIc+qv0/ofo6Ve6BkXfV76nsyHNm2qh9&#13;&#10;jQf+EdZdj7/+3q1ifUz6k4/1nxR1rrVlmTbc50N3FoaGOdV+k2fpPzPYxj662VpKaP1g+r2L9VqW&#13;&#10;9Y+ruaS+p7Q9vqNs9rv+J27mb/5ym399ep9MzRn4lOWBAurZZHhva21ebf4xPqb0PonTTkYrPRyC&#13;&#10;5rWN3udv1/S+y99v0Kl331V/5Hwf/C1P/nutJTxn+MP6qvxMbK63XmX7g5pFe72De+ujYz/g2ep7&#13;&#10;FU6Jhdb+uuHTVZc/E6bVW1hcCTZkuYNlj/zPUr/r/of+OsXVf4zv/E7lf9a/8+0K/wDUz/kTC/4h&#13;&#10;n5ElPN9I/wAV37F6nTnYeW8VVmXNcPe4f6L1K9jPTt/4tdd13CyM/BtxsS449zxDbBy3X/v7P0av&#13;&#10;rg/8aPWcvHGJ0vDeaTlvIfYDt9oNdTa9/wC5+m/TJKaFf+LXotBI6t1AvyT9I+oyr/oX+tb/ANNR&#13;&#10;+rZt+qv1iZ0Wm834GSwurk7tuljmO9ns9T1Meyl/p/zi3MH/ABU9Cx6w2+t97+73Pc2T/Ux31LmG&#13;&#10;dI6f0b654mJ00+wNl7d2/ZaW5G6vc7/gvRSU+i/WHF6hl4hr6Vc3HyNwO9w3Db+ez6Nm3/MXluX0&#13;&#10;rrzfrNj4tmWw9RdWSy6Pa1m3I9m30v8ARsu/wX+EXsq886q4M+vmGXaA0kfezMY3/pJKTj6u/XL/&#13;&#10;AMs6v83/AN9l3GO2xlTG2u32BoDnARudHvfs/N3IihXayydjg7aYMGYP7rklPmvVeqdR+uvWLOjd&#13;&#10;NuNGDRItsby7afTte7b9P9J+joo3/pP51/8AI0Hf4neliuK7r23DUPlp9373p+n/AN//AOuLN/xY&#13;&#10;Wt6Z1fqHTcn25D3DbP53pOu9TZ/Xbd6v/Fr09JT5z9Vuu9R6B1j/AJt9YsNzHfzNpknX3U+93v8A&#13;&#10;Su/m/wDgr/0a6z6z/Vr/AJwVMq+0W4/puJmsxun/AEjf+oXFfWi1vVfrng0Ynufjmv1CO3pvfmXM&#13;&#10;/wCt0/8AkF6ekp8Z6Dm9Zw+oZ3ROlOfdc6w1i2wyKa6X21WZLt++tj3/APnG+z01vZP+J77VWbbs&#13;&#10;6x+YdS9w3MJ/tO9f/rnq/wDW0b/F7/y/1r/j3f8An3JXoSSmj0Pp9nTcGnEutN1lbQ0vP53/AJz9&#13;&#10;BXkkklKSSSSUpJJJJSkkkklKSSSSUpJJJJSkkkklKSSSSUpJJJJSkkkklKSSSSUpJJJJSlg/Xz/k&#13;&#10;LM/4o/lat5YP18/5CzP+KP5WpKfJP8WP/iixf+u/+er17yvBv8WP/iixf+u/+er17ykpS85+o/6f&#13;&#10;61dWvf8ASa6xg/q+rs/9EMXoy84+rp/ZP10zsW32jKa57P5TnFmZ/wBR9oSU9r9Zqm3dKy63cGiz&#13;&#10;/qHrnf8AFJabOhBp4Za9o+Hst/8ARi2frtntwOi5drjBNTmN/rWj0K//AD4s/wDxYYLsPoNJeINp&#13;&#10;dZHk47a/8+qtiSnI+vf1Iz8g29T6bk3PsJ3Gjcfogf8AaXZ/55TfVfrXTbPq1dTfl3VuY1wuLnfp&#13;&#10;6nP/AO4v/Bv/AMCu66j1HH6Zjvysp4rqrEucf9fpryLM+rvUPrVZf9Y8LFYyneHV0uHuyWtP6S30&#13;&#10;/oWOf/hf9P7/AE99n84lNz6n/UrN640512Vk0Yu79D7j6tjQf579yv8A1/6560sH6o/WvF+sWNNQ&#13;&#10;FV9Yiyk81ke32N/0P7i3SQ0SdAElOV9Zeuv6FjDJZj2ZJLtu2sTGjnepZ9PZWuC6B1Fn1y+sLM3q&#13;&#10;D2UOxf5jFM73Ob+k3eo9ldb9ln6X/S/ov5n0l6mvM/8AG5XXi5GDmYwDc7eYLfpODPT9Hf8A8Xb/&#13;&#10;ADaSn0xec/Uv/wAVvVf+uf8Anxi9GXnP1L/8VvVf+uf+fGJKfQ7qWXsdVa0OY8FrmnUFp+k1y8x/&#13;&#10;xbl3SfrBn9IaT6I3wPOl/p0u/wC2bV6Xl5dWFS/IyHBlTBLnHgBecf4sqX9V6xn9dIIreXtZPja/&#13;&#10;19v/AFmljP8At1JT6akkkkpSSSSSlKh1/Nd0/p2TlM0dVS9zf6zWu9P/AKavrO+seG7O6ZlYzNX2&#13;&#10;Uva0D94td6f/AE0lPlf1G+st/SsR2J0nEdl59zy+wwdrGN/R0sfs9z/z3/4P+eXW9E/xi2vzW9M6&#13;&#10;5jHDyHwGO12OJ9tbdln0fU/Mt9SytA/xNNoHTLiyPW9Yh/723bX6P9j+d/8ABEL/ABzspGDjWGBk&#13;&#10;C6Gn87Ztf63/AIJ9nSU+iJIOGXuorNv84WN3f1o96Mkp85+pf/it6r/1z/z4xejLzn6l/wDit6r/&#13;&#10;ANc/8+MXoySlJJJJKUkkkkpSSSSSlJJJJKUgZ1V11D68d/p2uaQ137pR0DOxnZVD6WPNbntIDxy3&#13;&#10;+Ugdl+M1MEmvUNZev/mPM/sH6w/9zm/ef/SaX7B+sP8A3Ob95/8ASaX/ADJzf/LG37nf+9KX/MnN&#13;&#10;/wDLG37nf+9Kq8Ev3Z/+Gu794xf57lf/AGil/wCq3U6F07qeHY92fkC5hADQOx/e9zWLZWN0LoN/&#13;&#10;SrHvuyn5AcAA1wIA/l++25bKsYxUdQR/ePG5HNyE8pMZQyDT14sf3eH/AIUpJJJPaykkkklKSSSS&#13;&#10;U+Xf47v+0H/Xv/dVaH+Jj/k3I/4//vlSz/8AHd/2g/69/wC6q0P8TH/JuR/x/wD3ypJT6Cuf+v8A&#13;&#10;aaeg5jm8mvb8nuZU7/q10CyPrfgu6h0fLx2CXuqcWjxc39Kxv+exJTQ/xa1Nq+r+Lt/OD3H4my1c&#13;&#10;/wD45P0NeDlN+nXa6Purs/8ARS1v8VWe3K6FXUDL6HPY4fFzr2f+B3LI/wAaJ/aXUOndIr1e95c4&#13;&#10;eDXmumt3/QyElPoGfi/bcezH3ur9RpbvYYe3cNu+t3768h+sX1azPqtm1XZOTk2dNc4TbW4ixh/d&#13;&#10;f+Zv/wBH/pP+MXsq5f69/WLH6diHBNYycrKGyuiN27d7PUtY337P9H+fZb/N/wCkrSnC/wAZHUMX&#13;&#10;qVOKOn5Fr8q3Wiqh3tsD/wDDZG39zZ+j/wCuV/6T09j6l/UzI6GRl5mVbbe+va+sumppJ3/9cfX+&#13;&#10;+uN6T0vN/wAXWVV1HqFLbsa5gbY9g3PxnO/N3fv/APgd/wDN+ovWcPMpzqW5GM8WVPEtc3ghJTxP&#13;&#10;+NnCycujDGLU+17bjowF3b2/QUL+ofXkN+1NxqA0a+iIc6P+3t7v7Fq79JJTzX1L+ulX1nqex7PR&#13;&#10;yqf5yv8A9G1/yP8Az0rn1z/5Ezf+If8A9SuO+r5ZZ9ecx+HrSGO3kcboobf/AOzq7H65/wDImb/x&#13;&#10;D/8AqUlOX/is/wDE/T/Ws/6t6N/jH6XV1Dol7ngb6G+qx3dpZ/Of59W9iD/is/8AE/T/AFrP+rep&#13;&#10;f4y+tVdN6NdS5w9bIHpsb3O7+ef/AFGVJKY/4ruoPzehVCwkmlzqgT+6331f5ldnprrVzH+LjpT+&#13;&#10;l9EpZaCLLZtcD29T+a/8A9JdOkpSSSSSlJJJJKeD/wAbPSsjIxcfqOM0udhvLnACYY703ett/cqf&#13;&#10;j171oYf+M7ol+IMm27037ZdUQ4vDv9Gza39L/XXWEAiDwuezvql9Xsbf1DJxaWCsF7nEQwR/wH8z&#13;&#10;/wCBpKeB+p3VbOq/XB2dtLG3iwhpH+D2foN3/bdS9fXm/wDi7qf1vrOZ9YXM20n9FUI/qbGt/wDC&#13;&#10;+LTVX/11ekEgCTwkpy/rH1p3RMX7UyizJO4N2ViTqHfpLP3KvavPuk9UZ9dfrDVf1F7cYYpmnGM+&#13;&#10;o97T6v8AOPZXX/Oe+z/Cfo/T9H/Cr1Vea/44aqaBiZlMNzRYQ1zfplrff/4Dd6Xp/wBdJT6Uko1l&#13;&#10;xaC8Q6BI81JJSkkkklKSSSSUpJJJJSkkkklPF53/AIqqf6o/6ixdouLzv/FVT/VH/UWLtFDh3n/t&#13;&#10;C6XxH5eX/wDOXH/3akkklM5qkkkklKVDr/8Ayblf8RZ/1D1fVDr/APyblf8AEWf9Q9JT4X9Q/wDl&#13;&#10;3D/40fkcvaPrtaaeh5jm8+i4f536P/v68X+of/LuH/xo/I5e4/WXBd1DpeVjMEvspeGj+VH6L/wR&#13;&#10;JTjf4rqm1/V7HcOXmxx+PqW1f9TWsb/HMwDCxbxo9lxAP9Zu/wD9FMWh/ilz25HRBjg+6ix7SO4D&#13;&#10;z9oZ/wCfXrN/xtPOddgdIqM23WboHbdtx6n/APTu/wC20lPfW1/bsV1Zc6v1ayNzDD2b2/Tqf/pG&#13;&#10;fmLyP6z/AFWzfqxkVX25OTb05zgHWMcRbX/0vT/4l/8A1textaGgNGgGgXOfXf6x43ScQ4z2DIyc&#13;&#10;kbK8cjd6m72fpK/9F/58/m60lPP/AOMTqeH1DCxTg5Nr8izWiuh387v21+plM+n+iczYz/C+r6tX&#13;&#10;+k9LT+pP1LyejFmbm5Nr73MIdVumtu7838/1X1/+fFx/S+j5/wDi+yKer5tDbsexu23b7n4xef3v&#13;&#10;9L/L/m7P0mP6n+EXrWDn0dRobk4rxZU8S1wSUnWd9YurN6N06/OdzUwls93n2UM/t3bForz7/Gpl&#13;&#10;vzHYfQaD+kybA50fuz6NO7+R6jn2f9YSU6X+K7phw+jtyLNbcp7rXE8x/N1f9Bnq/wDXVt/Wr/kf&#13;&#10;O/8AC13/AJ7sV/FxmYlLMeoQytoY0fyWjYxUPrV/yPnf+Frv/PdiSnB/xTf8hN/42z8q0P8AGB0u&#13;&#10;rqXRMkWAF1LDaw92uqHq+3+vXvrWf/im/wCQm/8AG2flVz/GJ1qrpfRr2PcPVyGGpje7vUHp2/8A&#13;&#10;bdSSmn/in6g/M6G1lhJ9Cx1QJ/dhl7P8z112S5P/ABYdKf03olfqgtfe51xB8H7WVf59FVdi6xJS&#13;&#10;kkkklKSSSSU+cf42f6Z0r/jX/wDVYa9HXnH+Nn+mdK/41/8A1WGvR0lKSJAEnhIkASeF5r9Y/rHl&#13;&#10;/XDLPQOgH9B/h7x9Et/wnv8A+4v/ALdfzdf6L+dSkXWcn/n/ANdp6die7p+Id1tg+i/X9Ltd/L2f&#13;&#10;Z8f/AK7b/Nr09ZH1f6Bh/VjDGNRAEgvsdobHn273/wDouta6SnzT6x09Xo+tgzOlYxusFIDS4H0v&#13;&#10;c19O6y3dUz2/8ajZ31i+t/QG/bOo49NuKD79n5g/rVv31/8AGendWvRVX6i+hmLa7KgUBjvUnjZH&#13;&#10;6X/oJKa/Qet4/XsNmdjH2P5B+kxw/nKn/wBRaC89/wATDbB03ILv5s3e3+tsZ6v/AKKXoSSlJJJJ&#13;&#10;KUkkkkpSSSSSlJJJJKeL6wdv1nxiNPa3/wBGrtFxn1+qqpspzGWlmW3RjQJ3Bp3sf/wfp2f562Pq&#13;&#10;x1PqHUGPPUKfS2xtdBZvn6X6OxV8cuHJKB3keJ1+bxHLymHmIkCOLH7E4z9E/RP/ACf+d/wHbSSS&#13;&#10;VhyFJJJJKUkkkkpSSSSSn//S9Os+kV59f9R+r9Fy7Mn6s5LKqbjLqbPotP8Awe6u9j9n+D/m7Gfz&#13;&#10;f6Reg2fSKikp5L6qfUq7puW/q3Vrhk9QsEbh9BgP0vT+h+b+j/m6vTr/AEbF0HWcbJy8OynCt9C9&#13;&#10;wGyyN23X93+Wz9GrqSSnzjB/xcdZxeoDqZ6g05G6XPLS9xH5/wDO/wDB/o/+guo+uPQc3r2KMXDy&#13;&#10;BQ0k+oHN3Cxp/N/sLfSSU8b9SfqZ1L6tWkW5YsxSD+hAMbzt/SfpP5v+wtv6y9O6h1HGbV0zJ+y2&#13;&#10;h4JdE7mw79H/ACFrpJKfNcr/ABb9dzMivMv6i199UbHlp3Ng7/b/AGl0v1a6H1rp2Q63qWf9pqLY&#13;&#10;DNv50/zm9y6VJJTzf1z+rvUOv0tx8PJFFRDhawtkWTt2e76XsXPYX1B+sWBQ3Fxupiulsw1ocI3H&#13;&#10;1H7f7b16Kkkp4no3+LGnHyhn9VyH514MjePZP/Ceo+6y7Z/X9P8A4NdskkkpSSSSSlJJJJKUuJ+v&#13;&#10;P1ByfrPlV5FWQ1jK2bdjgSAZ3usZs/0n5/8Axa7ZJJTwLPqd9aK2hjOqhrWiAA0gABaH1T+puZ0j&#13;&#10;qF3U+oZIybrqwyQDPLPp7v8Aia11ySSkGcL3UWDELReWn0y+dgfH6P1Nv5m5cNd0H66dSBpyc6mm&#13;&#10;o8mvR39n0aKrP/B616Akkpwfqp9T8P6sUllE2XP/AJy1w9zv5Lf9FV/wa3kkklKSSSSUpJJJJSkk&#13;&#10;kklOX136u4/W6w2322N+i8fSH8n+XWsevof1hxG+lj5jDWNBv1dH/XKcj/z4usSUcsUZG9Yy7x9L&#13;&#10;bxc7lxQ9v0ZcQ+XHmhDNCH9zjeX6b9UchmYzP6hkm61nAH/k7PzP+D9NXvrZ0W3rOIKKC0PbYH+7&#13;&#10;QaB9f/oxbSSXtRETHpLdJ57NLLHMSOPD/N+nhxw/wHkMf6sdZ6Y0M6fmN2d2vHtB/O2NczJRafqj&#13;&#10;k5tzb+s5Hr7eK2/Q/wDRft/qVLqkkPZj41+7xelkPxPObP6uOSXzZoYscM//AIaoAAQOEkklK56k&#13;&#10;kkklKSSSSUxextjSx4DmuEEHUEFcHmf4tcnAyXZn1dyziufzW6dn9Xezf+i/4O6m1d8kkp88yvqh&#13;&#10;9berMNHUOpVilwhwrBG5p+m17KaML1P7b11v1X+r1f1cwW4NbzYGkuLiIlzvpez8xq1kklPn3WPq&#13;&#10;H1/qwspyOpB9D3Tsc0gc76/Yz91Pj/Ur6zY1TKKeqhtdbQ1rQDDWtGxjF6Akkpp9IxsjFxK6cy31&#13;&#10;72th9kRuKq/WT6s4n1kxvs2WCCDLHt+nW7+R/wB/YtZJJT59R9UfrZ0pgxum9SrOO3RosHua381r&#13;&#10;PUozdn9i1Wui/wCLhzcwdT65kHMyWkFoP820j6H0/wCc2f4Ov9FV/IXbpJKUvPMr/Fz1TpuZZlfV&#13;&#10;3MbQy0ya3y0N/O2eyvIZcxn+C9Sr9GvQ0klPneb/AIss/q9DrOqZxuzNBXz6Nev6X2ez+cZ/wdS6&#13;&#10;T6n9C6h0Sh2Pn5QyGAMbU0NgVMYNm3f9P/R/9t/y10Cjbv2H043wds8T+buSU+Zdf6Pj9b+uQwss&#13;&#10;E1WUawYcCGPex7HfyHK47/Fz1mhv2fD6ta3F4DSXgtb+5+jt2f8AnpVH/VH62u6kOr+rjfag3aHT&#13;&#10;7dsen/N+hs+guu+q9P1gqdZ+3LKbGED0/THuB/P+jXV7UlIPqj9Q8P6sk3BxvynCDa4RA/ObTX7v&#13;&#10;T3f13vXTpJJKUkkkkpr9RxTmYt2MDBtrcwHw3tdWvPOjf4uev9DZ6mBn11Wu+myHOqP7v84x/qf+&#13;&#10;wq9LSSU8Bl/U36ydeAx+tZ9YxZBcyluro/e/Q43/AIJ6v/Frt+ndPp6bjV4mMNtVTQ1oVhJJTyX1&#13;&#10;q+oFfWcgdRwrnYuc2P0jeHR9Dfs2PZZ/wtazv+bv10sb6L+pUiv95o/Sf5/2Suz/AMHXfJJKeQ+r&#13;&#10;X+Lqjo+UOo5d78rMEkPdo0Fw2Oft3WWWP/4y3/rar/43/wDkRv8Ax7P+ptXbrhvr59WuvfWF/wBn&#13;&#10;xn0/Yfa4NdLX72j3b3+m/wDfSU1q/wDFxdXWzL6Hm2YbrWNc9gLthJb+9W9n+ZZ6yJ03/Fb6mUMz&#13;&#10;rmU/Ne3hpnaY+j6ttr7LH1f8D+jRuldP+uWPbSy+/GOMwtDhGvpt+m320Mfv9P8AlruElIcrEqy6&#13;&#10;H41zZqsaWOb/ACXDY5efU/4v/rB0V76+h57WYzjO2wkEf9b9HIp9T/hWekvR0klPnt3+Ky7qFFtv&#13;&#10;Usx1+e9oDHun06oLX/R3b37v5v8Awf8AOfzK3fqh9XuqdEmvOzBkUNY1ldYbozb9H3u/4P2LpUkl&#13;&#10;PA9a+o/X+rerTb1IOxrXE+mWkDbu9Wpm1n+j9ihi/Uj6y4lTaKOqBlbAGtaAYa0fmr0FJJTR6Li5&#13;&#10;WHh10Zt3r3tB3WRG7Vzm/wCYz9Gs364/VGn60Yzanu9O6ok1vidpP02Pb/o7F0CSSnzur6n/AFtc&#13;&#10;0Y1vVGtoGm5pe62P63pU2/8As0mv/wAVFmJbTkdJyjVfWDvseCXOef8ACt2/Q9j9mxeipJKaXRsX&#13;&#10;JxMOunNu+0XtB3WRt3a+32/yGfo/5aw/rn9Sv+cL6svFtOPm0aMfrqJ9RjXbPfX6b/5uxi6lJJT5&#13;&#10;1Z9S/rX1AejndTa2ng+mXSR/LYyrE3/27V1P1T+qWN9V6HU0OdY6whz3u7kfuMb9Bq3EklPKfWv6&#13;&#10;g0dduGdj2Oxs5sRY387b/N+p9B3qM/MuY/8Az1lu+rf1zsb9nf1KoU8bgP0kf8Y3FZb/AOzK79JJ&#13;&#10;Tzf1S+o+L9Wt1ocbsqwQ+1w/tOZUz/Bsd+eifWjo/V+pOrPS8z7K1oO8R9In6Lt66BJJT5th/wCL&#13;&#10;nr2DdbkY3UWstvO6xwaZe6XP3P8A7b10v1Y6J1np177Op532qoshrI4fLf0u7+oukSSUpJJJJSkk&#13;&#10;kklKSSSSUpJJJJSkkkklKSSSSUpJJJJSkkkklKSSSSUpJJJJSkkkklKSSSSUpYP18/5CzP8Aij+V&#13;&#10;q3lg/Xz/AJCzP+KP5WpKfJP8WP8A4osX/rv/AJ6vXvK8G/xY/wDiixf+u/8Anq9e8pKUuY+uP1NP&#13;&#10;XnVZmHb9nz6P5uzsQDvbXZs97dj/AKFn/QXTpJKfPX/Unr/X7K2fWLLY7EqM7KubD/Yqx2f9d/M/&#13;&#10;wda7+qplLG11gNY0ANA4AH0WqaSSngPrR9QOr/WC95sz2nG3l1dbmkCsH6DNtftd6bP0fqLp+hdL&#13;&#10;zun9N+x5OQLLwHBlgYAKxG2hvp/4T0f/AFGthJJT5nX/AIsutV5h6izqDW5JMmwNIcZ+lu2+125d&#13;&#10;51fozOsdPf0/Ke6LGgOe32u3N2v9T/txn0FoJJKfN8f6n/Wzog9Hpeex1A0aH/mj/icinKrq/wCt&#13;&#10;WLQ6D/i+yftzerdfyPtWSyCxoksaR9B25/p/zf8Ag6q6aq/UXcJJKa3U6L8jFsqxbPRuc0hlkbtj&#13;&#10;v3tq8+xf8W/XcPIszKOotZfbO94adzpO/wB39pelJJKfPX/4s+odUcP2z1Ky6sGdjQY/seq/0q//&#13;&#10;AGHXcdM6XjdJx2YmIwMqYIAH/Vv/AH3vVpJJSkkkklKSSSSUpJJJJTwnVfqH1DDzn9S+reSMZ9sm&#13;&#10;yt30Cf5H6O6v/rVtX6P8xD6Z9QOo5+czqP1lyW5DqiCytv0ZH7/6Omquv/g6qv0q79JJSlzP1l6H&#13;&#10;1vqOQ2zpuf8AZqQwAs2/nS79JvaumSSU+a4v+LfruHkWZlHUWsvtne8NO50nf7v7S7T6tdO6h07G&#13;&#10;dV1PJ+1WlxIdG3a2P5v+WtZJJSkkkklKSSSSUpJJJJSkkkklKSSSSUpJJJJSkkkklKSSSSUpJJJJ&#13;&#10;SkkkklPl3+O7/tB/17/3VWh/iY/5NyP+P/75Us//AB3f9oP+vf8AuqtD/Ex/ybkf8f8A98qSU+gp&#13;&#10;JJJKeCy/qP1XpGbZm/VnIZSy8y+mz6M/8H+jur/4v+b9JXvqt9SsjCzXdY6zcMnPcIBH0K59ns9t&#13;&#10;fu9P9H/NV11Lr0klNTquPkZOLZTh2+je5sMsjdtP9VcDR/i261VnjqZ6g05M62Fhe6Pof4X2/wA3&#13;&#10;7P8AoL0lJJTh/W/omb1vE+y4V4o3H9JubuFjCP5tY31K+pPUvq1fL8wPxSCXUtaYc8j2v/Sfzf8A&#13;&#10;YXapJKeX+t31W6h1e6vL6Zmvxrq27dsuFbtd+79F9F/+k/R2+osN/wBXvrvksONdn1NqOhc0w6P5&#13;&#10;NtWLXkf+CL0RJJTgfVD6n431XodXUTZfZBssIguj6LGM/wAHUxR+uXQM/ruO3GwskY9Z3C1pbIta&#13;&#10;4N2t3fS9nv8A+3F0KSSnznB/xf8A1h6dQMbF6mK6hMNaHCN30le6V/iwqryhndXyX51zTID/AKGn&#13;&#10;0fV9R91l39T+bXcJJKUkkkkpSSSSSlJJJJKcb6zVdasqYOiPqrs3HebB+b+b6XstYuWf9Reu9fe3&#13;&#10;/nBnA0Az6VPf/wADx6Wu/wCE9PIXoSSSmv07p9HTMdmJisDKqxDWj/X6aH1fpdXV8O3BuLhXa3aS&#13;&#10;0w4f1VcSSU+b0fUz61dD/RdJz2Oxx9Fr/wA0f8RfVlU1/wDW3q90b/F9l25zeqfWHJGVdXBYwSWA&#13;&#10;j3M+m2r2M/0FdLK/UXdJJKUkkkkpSSSSSlJJJJKUkkkkpSSSqdUoycigsxLfRtJEOI3f1kCaC6ER&#13;&#10;KQBIgD+lL5YvLZ3/AIqqf6o/6ixdouXwfqrmM6jX1HMyG2uZ4NgnRzGrqFHiBHESOHilxN74hkxy&#13;&#10;9qOOQy+zghinKHy8ceL99SSSSlc9SSSSSlKh1/8A5Nyv+Is/6h6vqh1//k3K/wCIs/6h6Snwv6h/&#13;&#10;8u4f/Gj8jl9Br58+of8Ay7h/8aPyOX0Gkp4TqH1H6n03Ps6j9WshlPrmbKn/AEJ+l7PZcz6f8j9D&#13;&#10;/grPzFa+rX1JysfPPWet3jJzohob9Cv83c321fmezYyquqtdikkprdSovyMayrFs9G5zSGWRu2O/&#13;&#10;f2Lz5v8Ai1639uHUndQacoHSwtL3D8z2+p7PoL0pJJTi/Wro+b1jC+yYeQKHOPvJbuFjIcx9P8nc&#13;&#10;sH6mfUXqX1ayQ52YHYpkvpa0w90bGO/Sfze36e9n+j9NdwkkpS5Fn1Ry7vrK7rmW+t1DGxSwFxe3&#13;&#10;2+kz1GOr9P8APvt/nf51dckkpSwfrf0TP63jDGwckY7XbhaCJFjHjZ6e76S3kklPnPT/APF99YOm&#13;&#10;U/ZsTqQqqkna0OGp+krnTf8AFcw5Izes5T861pkNdOzT6Pq+o+6y2v8A4P8ARsXdJJKUAAIHCSSS&#13;&#10;SlJJJJKUs7r+FmZ2G6np9/2a8kRZG7QH3t/tLRSSU+a9R/xb9d6m6t+Z1FtrqSSwuafYTt+j/wBt&#13;&#10;sW/9X/q917BzG3Z/UfXoAO6vb9KR7Pc76Gx/6RdWkkpzvrF0uzq/T7sGmz0X2t2h8TGvvZ/UtZ+i&#13;&#10;f/XXDdL/AMW3XOkNc3B6gykPMu2tPuj95elJJKfOeof4vOvdWrFGf1IW0hwdtLTyPzl6K1oaA0cD&#13;&#10;ROkkp4brH1O68zNtzujdQc0WuLzXY521pP5jPbfS9n+i/Q+xUb/qX9aOvRR1rPYMafc2sauj/gqa&#13;&#10;cWp//XXr0dJJTT6R0nH6PiswsRu2qsQPEn8+yz/hLFcSSSUpJJJJSkkkklKSSSSUpJJVOq5d2HjP&#13;&#10;ux6jdY2IYOTJ/wC+oE0LXQiZyER80jwh5brfv+suK12oDWQPna9douL6L07qHVOrDqufUaWMGjSN&#13;&#10;vb062NY/9J/wm9doosNnil+9LR0PiRjH2sQMZywYIwycB4oRyKSSSUzmqSSSSUpJJJJSkkkklP8A&#13;&#10;/9P1MsB1KXpt8FJDuyKscbrntYPFxDf+qSUy9Nvgl6bfBO1weA5pkHghOkpj6bfBL02+Ckkkpj6b&#13;&#10;fBL02+Ckkkpj6bfBL02+CZ9rGENc4AuMNBP0j/IU0lMfTb4Jem3wUkklMfTb4Jem3wUkklMfTb4J&#13;&#10;em3wUkklMfTb4Jem3wUkklMfTb4Jem3wUkklMfTb4Jem3wQzmUCz0TYwWH83cN3+YjJKY+m3wS9N&#13;&#10;vgpId19dDd9rmsb4uIaP+kkpl6bfBL02+CTHtsaHMIc08EahSSUx9Nvgl6bfBSSSUx9Nvgl6bfBS&#13;&#10;SSUx9Nvgl6bfBSSSUx9Nvgl6bfBSSSUx9Nvgl6bfBSSSUx9Nvgl6bfBSSSUx9Nvgl6bfBSSSUx9N&#13;&#10;vgl6bfBSSSUx9Nvgl6bfBSSSUx9Nvgl6bfBSSSUx9Nvgl6bfBSSSUx9Nvgl6bfBSSSUx9Nvgl6bf&#13;&#10;BSSSUx9Nvgl6bfBSSSUx9Nvgl6bfBSSSUx9Nvgl6bfBSSSUx9Nvgl6bfBSSSUx9Nvgl6bfBSSSUx&#13;&#10;9Nvgl6bfBSQxkVE7Q9u7iJEpKZem3wS9NvgpJJKY+m3wS9NvgpJJKY+m3wS9NvgpJJKY+m3wS9Nv&#13;&#10;gpJJKY+m3wS9NvgpJJKY+m3wS9NvgpJJKY+m3wS9NvgpJJKY+m3wS9NvgpJJKY+m3wS9NvgpJJKY&#13;&#10;+m3wS9NvgpJJKY+m3wS9NvgpJJKY+m3wS9NvgpJJKY+m3wS9NvgpJJKY+m3wS9NvgpJJKY+m3wS9&#13;&#10;NvgpJJKY+m3wS9NvgpJJKY+m3wS9NvgpJJKY+m3wS9NvgpJJKY+m3wS9NvgpJJKY+m3wS9NvgpJJ&#13;&#10;KY+m3wS9NvgpJJKY+m3wS9NvgpJJKY+m3wS9NvgpJJKY+m3wS9NvgpJJKY+m3wS9NvgpJJKY+m3w&#13;&#10;S9NvgpJJKY+m3wS9NvgpJJKY+m3wXP8A1+YB0DMI/wBEfytXRLn/AK//APIGb/xR/K1JT4//AIrh&#13;&#10;P1kxAf8Ahf8AzzkL3702+C8B/wAVv/ikxP8Arv8A55yF9AJKYem3wUNoRTwhExqUlMgxsSVEgdgo&#13;&#10;UZNWTPova+OdpDo/zUcMCSke0JQETaFFzYSUprWnspem3wUAYKKkpj6bfBL02+Cjfk1Y43XPaweL&#13;&#10;iG/9UpMe2xocwhzTwRqElK9NvgolrR2UnOhQ5SUsQEtoUwzxUtoSUigKTWtPZJzY1CYGElM/Tb4J&#13;&#10;em3wTp0lMfTb4JnMaBwpqL+ElI4CmWNHKigPzsdr/TfawP4guAP+akpMQOwS2hEDAk4NAk6Ad0lI&#13;&#10;4CmGNPZAqyqbyRTY18c7XB3/AFKOzlJS/pt8EvTb4KSSSmPpt8EMtEoyCkpk1jYkpiG9gkJOikGe&#13;&#10;KSmG0JbQibQoubCSlNa09lL02+CgiAykpb02+CXpt8FJJJTH02+CiWtHZSc6NFDlJS0BLaFMM8VL&#13;&#10;aElItoUmtaeydzPBQSUk9Nvgl6bfBJpkKSSnyn/Hk0N+wR/w/wD7qK//AIk2h3TMif8AT/8AfKlR&#13;&#10;/wAen/aD/r//ALqLQ/xJf8mZH/H/APfKklPoTmNA4UICI/hQHKSmRY0KBA8FG/IrpG+1zWN8XENH&#13;&#10;/SRGBrwHNIIPBCSmO0JQETYEwZBSUoVt8E/pt8FJJJTH02+Cb02+CmhudOgSUsQ0cBNtCcCVMMCS&#13;&#10;ke0JQEXaFBzYSUoNaeyl6bfBQBhEBlJS3pt8E3pt8FNMeElIoHgpitpHCgijhJS3pt8EvTb4KSCc&#13;&#10;ukWeibG+p+7uG7/MSUk9Nvgl6bfBSSSUjc1o7JmtBPCdxkpse1lo3VuDhxIMpKZ+m3wS9NvgpJJK&#13;&#10;RuY0DhRgeCKRKbYElI4HglA8FMsACgkpmK2kcJ/Tb4JwnSUx9Nvgl6bfBSTEgCTwkpb02+CXpt8F&#13;&#10;WwOq4vUg52JY2wMMOjsrLnQgCDqF0oygeGQMZDeMmJa0dlEgJ+VIM8UVrDaEoCLtCg5sahJSmtae&#13;&#10;yo/WGtv7My9P8Bb/ANQ9XQYVP6w69Ly/+It/6h6SnwX6giev4Y/4Ufkcvon02+C+dvqB/wAv4X/G&#13;&#10;j8jl9FpKY+m3wTem3wTXX10N32uaxvi47R/0lEWttAcwgtPBGoKSlyG9gmgJw2VMMCSke0JbQi7Q&#13;&#10;m2BJTBrQdIU/Tb4JNbCkkpj6bfBL02+Ckkkpj6bfBL02+Ckkkpj6bfBL02+Ckkkpj6bfBL02+Ckk&#13;&#10;kpj6bfBL02+Ckkkpj6bfBL02+Cay1lUb3BsmBJiSfzVImElMTW0KJDewSJlQttrobuue1jfFxDf+&#13;&#10;qSUy2hLaFKp1drQ+shzTwQZCntCSkW0KTWg9lIsChbfVjNm17WDxcQ3/AKpJTP02+CXpt8E1N9d7&#13;&#10;d9Tg9vi07h/0VNJTH02+CYsaFImEMmUlLEDsEtoUmsnlT2hJSLaEgB3CIWAqBEJKZem0p/Tb4KLD&#13;&#10;2RElMfTb4KLmNA4RFCxJTENBKTmtHASBhSazxSUw2hSa1p5CTxBTAwkpdzWjso7QptbOpTPEJKYw&#13;&#10;EkkklP8A/9T03qGbX0/Gty7v5upjnu+DBvXmX1Y+q7vr+beudcssNbnltNTXbWtaPpbP+CZ/N+z/&#13;&#10;AAldllq63/GZaavq5lubyQxvydZTW7/q0X/F3U2r6v4bW8Gsn5uc+x//AEnpKeU6ObvqJ9Ya+ius&#13;&#10;dZ03Mj0t5+g9x2V/yPU9b9Dbs/nfUrtXpy80/wAcP6G/pmS36bLXR9+PZ/31eg9TwG9SxbcR7nMb&#13;&#10;a0tLmHa8T+45JTaSXinXvqlZ9UOo05OTZfb0svH6St221h/ct/N/9LM+h6di3P8AGVl4XXjiU9Mt&#13;&#10;tyM60foq6Xfo9j/d62V+472f8F/w/wBBJT6esr6ydLzOq4n2fBynYdhcCbGjc7Z7t9X0q3s/rsf+&#13;&#10;Ysj6k/UUfVo/aLciy3Isr2vaT+hBn1P0bPpez6Hqf8Z/pF1iSnxrN+rR+r31o6bU/IsybLX1vdZZ&#13;&#10;zO91f71n7n+kXsq80+u//iv6T/1v/wA+2L0tJTyf12zPrFhxf0ZtRx663PtL43gt9/8AhHfQ9L/R&#13;&#10;rleh/WT669fx/teC2h9QcWyQxvub/Jsf/LXo31h/5My/+It/6h68u/xe/XmvoPTDivxci4m1zt1T&#13;&#10;Q5uor9n0vpexJTo9U6z9eek4z83KZQ2msAuI2O5Oz6LLF3/1c6hZ1PpmNmXQLLamPdHG5w921cd9&#13;&#10;Sr7/AK7dGzcbqlr3NsuLQRAexsVXsY327f0di7jpfT6+l4lWFUSWUsaxpd9Iho2+9JTaSSSSUpJJ&#13;&#10;JJSlifW3pGf1jDGL07J+yuc8eo/WTXDt9bHM9620klPn7v8AEz0o45YLbvtBE+qSPpf8Tt/m/wDw&#13;&#10;T/hlL/FV1zMyWZXSs9xsswnhrXk7jtmyr0t//BWU/o/+M/4NH+uv166j0KyyjEwLHta0EZLg70QX&#13;&#10;Ddu/R17X+l/LvqUf8VOFh14VuZTkDJysh4deQC3Y73OZT6dm2z/CWv8AV/wqSntb72Y9brrDDGNL&#13;&#10;nHwa0bnLy36v9Ef/AIyMm/q/Vn2DDY8soqadoH53/gdfp+p6f8/d/wAWu5+vVpq6FmubyaXN+Tv0&#13;&#10;bv8Aq1nf4qqm1/VzGcOXmwn4+pbX/wBTWkp5ymq3/F116jErse/pWcdoa8z6b59Pd+5uossp32f9&#13;&#10;x7f316ivOP8AHYwDAxbho9txAP8AWa53/opeiUPNlbXnlwB+9JTNJJJJSkkkklKSSSSU8N1/rvXu&#13;&#10;j2j1DUK7HuFcCdB/50rbn/Wxg3baXR2G3X/qED/GU4NGI48B7j/57Wq/699GaCRcXEdgx8n/AD61&#13;&#10;V0E5CU5REa4fU7/rly+HJh5fFmlk9z3eHB7n83Pgx/Ii+rX1rf1K5+DnV+llsnQTDtv0/a76D2ra&#13;&#10;6p1GrpeM/Lu+gwTA5J+ixn9t6436uNt6315/WGMLMdswT+d7PsrGf8Z/hbF0n1t6Xb1Tp1lFGtgh&#13;&#10;zR+9tP0E+E5HGT8xHFwH99rc1gwQ5vHA/qYZBilzMBL/AHPkyfz2NxcW/wCsfXmfaqLK8Sh30ARJ&#13;&#10;cP3v5u2z/wA9/wDFqj1frn1g6E+urLewtc6RY1oO9o+nV9Bn/nplv/CKz0b69U9Ox2YPUarK7KWh&#13;&#10;kgdm+xu+t+yxj1rt6v0P6zbcaxzXuDg5rHgsO7+R9Df/AMXvUYqUfTM+5/Wk3JceDKfd5XHLk48W&#13;&#10;uLDHJ+r/AEMnv/8Aq16FJJJW3nVJJJJKUkkkkpxfrT+2vQZ+wvS9Xd7/AFP3I/wf5n0lwX1f+tP1&#13;&#10;w+sXq/Yjjn0XBr9zQ3U7v/IL1dePf4tfrX0z6vuzW9Ru9I2WNLfY987fV3/zFdv76SnVzvrh9avq&#13;&#10;u5l3Wsaq3Fc4Avr8/wA31K3/AKN//HUL0PpvUaeqY1eZjHdVa0OafI/vfyl5r9ffr/gdewD0fpAf&#13;&#10;k3ZDmCQxwja5t36NljWXPte+vZ/NLt/qV0i7o3RsbCyP51jSXD902Ofken/1r1fTSU7iAzOx7H+m&#13;&#10;y1hf+6HAu/zV5fmZuf8A4xOsW9MxbnUdLx5Dy388NPp73/6V99n8zW/9FXV7/wCcW1f/AImujup2&#13;&#10;UPuruA0sLg73fy69jG/5nppKe9SXnH+L/wCsWfh9St+rHV3myyrd6TydzvZ7/S3u99lVlH6ejf8A&#13;&#10;+q7f+Mf61ZuJbR0PpBIzMqJcPpNa8+jWyt3+DfY//Df4GtiSntrs2ihwbbYxjjwHODT/ANJE3tAB&#13;&#10;kQePNee4P+JnBNe/qWRddku1e5rg1u4/u+pXba/+vZ/mLlPrL9Ucz6rZ+JTXdZbg2XsNUk+ywOb7&#13;&#10;H1t/R+v+5Yz+dSU+3qFtzKW77HBrR3JgLM+tPXmfV7ptue4bnMEMafzrHeypn/k/+DXA/Vv6lZP1&#13;&#10;zrHWfrFfa5tpJqqadvsn6X/A1O/wddP/ABnqJKfT6MmrIE0va8Du0h3/AFKKvNut/wCK0dLqd1D6&#13;&#10;u3XU5VILgzdO8N+lXW9v6T1Hf9crt/m10H+Lz62O+s3TvUyI+1Uu2WRpu/Oqv2/mer/58ZYkp6lJ&#13;&#10;eZf4yfqXTjYuX11mRf625jthcPT976qNrfb6mxrbP0fvVXoPRusfXfBory7X4vSqa21gN1sySwbL&#13;&#10;Lvd+Z/xn6L9yuz9JYkp9Spy6byW1Pa8jkNcHR/moq4Lpf+Keno3U6eoYWVaK6jJY4Avf/wAH69Xo&#13;&#10;t9Oz/CfoEv8AGR9Z8yi6joPSSW5eXEvBhzGPd6VTa3/4P1Hep6ln+CqSU9tbl47HejZYxrz+aXBr&#13;&#10;tf8ApryL60/UvC+qvVelnCfa718j3eoWu2+m/F2en6ddX+n/AD966DF/xL9O9H9cvvsyHCXPaWtb&#13;&#10;u/kMfXa7/tx65PrnR8/oPWen9NyrnX4tdzH47ndmvfSy2r/rfoV/o/5v8/8AwqSn3BJJJJSkkkkl&#13;&#10;LEhok6AINOdj3u2VWMe4dmuDj/0V5t9Z3f8AOL61fsPqN7qMCljSGh2wXPLGX/n+z1P0vp/9Z/R/&#13;&#10;pFqdR/xQdIup/UHWY94EsfuL27vzfUY//wBFPrSU9zXay2djg6DBgzBH5imuI/xW/V7P6Dj5VPUG&#13;&#10;bHOu9ush4aNvqs/kPTf4zPrdk9Grq6f03TMyjAcPpMZPp/o/+Fus9lf/AFxJT2V+ZRjwLrGMnjc4&#13;&#10;N/6pFa4PAc0gg8ELz7pn+KDDfX63WLrcjLfq8h8NDv6/87b/AMZZ/wBtrF6xg5v+LDMqy+n2vt6b&#13;&#10;c6H1PPf86t/+D9T0/wCj5DP+uf8ACpT64ksXrfRsf629PZWbbK6n7bWuqO0uEfo9/wBPfX+k+gvK&#13;&#10;fqD0jqX1ppt6cch9PTmP33Fv07HOGxmPud+btq3/AOj/ANJXZ+jSU+1VZlF7iyqxj3DkNcCR/moy&#13;&#10;846l/ibxaqvV6RfdVls1YXuBDnD+XUymyl//AAv/AIGtL/Fp9bMjrdFuF1D+mYhDXE6Oe36G6z/h&#13;&#10;qns9O7/raSntCY1KAzPxrH+my1hf+6HAu/zVzX14+qJ+sLqn35pxsOoH1GfmOM/zu91lde/8z9L6&#13;&#10;i5u76gfVK6k0YnUGDJA9rjkVvO/831aW/wAv/R+mkp9RSXE/4qOuZPVOmPpzHF9uNYWbidziyN7N&#13;&#10;7/z9n6Rn9TYtj61fVGn6zsqZdddT6RJHpuADt23+da5r923Z+j/64kp3kGzLpqeK32Na88NLgHH+&#13;&#10;yvF/qs/rLMvO6H0Zztz7Q117z/MVUuvqdZ/Itv8AUZ9D9J7P0X+kq6XI/wASuNdSXfbLjlnU2OAc&#13;&#10;xx/4n+e/9mklPpKhbcylu+xwa3xJgKt0fAd03Cpw32G11TA0vdy7b+cuF6x/i+wLs+3O6/1I7LHu&#13;&#10;cxjnNp2sJ9lXq5D7P0df83+hrqSU+g0ZVOSCaXteBztId/1KKvG/rN0Hpf1epb1n6s5oN1L2hzWX&#13;&#10;Mt9rvb/gvf8AT2erU/8AR2Vr1npOb+0MKjMiPWqZZHh6jW2/9+SU4f8AjF63l9D6Q/LwXBl29jQ4&#13;&#10;gOgOPu9lm+tbnScl+XhUZFn07KmPdHi5rXuXlf8AjA6B13C6c/I6h1D7Tj+o39Ht26k/o37foMWr&#13;&#10;0r6p/Wi7Dosp6rsrdUwtbB9rS1uyv+w1JT6UksX6r9M6l02h9fVMr7XY50tMRtbH0N356wv8Zf1t&#13;&#10;yekMp6b0z+m5RgEfSY2fTb6X/DX2/o6/+uJKexvzKMeBdYxk8bnBv/VIjHteNzSCDwQvP+mf4ocN&#13;&#10;9frdYttyMt+ryHw3d/X/AJ63/jLH/wBhZHXeiZ3+LexnU+j3PswXPDbKrDIk/wCl2ezZZ9D19nq1&#13;&#10;f20lPrKSzarafrF0wPrc5tOVV9Jp22NFg/Nf+bbWvJ/rL0c/Ufq+E7BsuyXOO8Me7V7g7YylvpN/&#13;&#10;wqSn2e26uhu+1wY3xcYH/SSrtZa0PrcHNPBBkLzyn/Frl/WL9e+suVZ679W1VFobSP8AR/pG3V/2&#13;&#10;Kmf9etW79SPqSfqn67RkOuruLS1pbtDNu73fTs/Sv3/+BpKepSSSSUpJJJJSkkkklKSSSSUpJJJJ&#13;&#10;SkkkklKSSSSUpJJJJSkkkklKSSSSUpc/9f8A/kDN/wCKP5WroFz/ANf/APkDN/4o/lakp8f/AMVv&#13;&#10;/ikxP+u/+echfQC+f/8AFb/4pMT/AK7/AOechfQCSmL+F5t9bsrJ+tHXK/qxi2OqxmDdkub309XY&#13;&#10;795jK/SYz/uxb+k/m16RYvNvqF+n+tfVrnfSa6xg/q+rt/8ARFaSkP1o+obfqjjDrXQbba7sYgvD&#13;&#10;nbt7J2ud+Z/16r+asqXoP1e6wzrfT6OoMEC1kkfuuH6O6v8A63cx7FH6z1Nu6TmVu4OPb/1D1zX+&#13;&#10;J602dBDTwy54Hw9ln/oxJT3Ci4aLzv6/f4u8jPN3VOm3WvyCdzqS72loG3Zi/wAv/gkH6r9d6OPq&#13;&#10;xfiZORdS5gcLmuf+na5/t/Uvb9Cx383Xs/4/99JT6MpvDnMIYdriDBImD/VXkP1N/wAXtvWWnqGV&#13;&#10;bkY+MXTQ0O/TPZP89ZZt9n8j9F/wn0P5z2BvCSnz/E/xUMzXuyvrBlWZeQ7907WD/P8A0n+Z6Nf/&#13;&#10;AAaysfGu/wAX/wBY8bAxrX2dPzS0bHHgvd9n/qerVb6b/V2fzP6Nd/8AWfrd/RMUZGNiWZjy7bsr&#13;&#10;mWiHO9WzYy5+z/rS886B1Jn1t+sbMzq7xj3Y2lGIQ4GW/pG7rbGs97H/AKX/AE1v+j9GtJT6N112&#13;&#10;eMK09LDDlwPTD/o8t3/+Bb/T/wCEXnFX1r+uL+pu6M0U/bGDcWwyI2sv/nd/p/zdi9VXk/U+uDof&#13;&#10;13ycx1VlwDGt21jc/wB1OOkp2fW/xg/6Oj76/wD0otH/ABefWXqfWbs7E6rs9XDe1nsEe4m+u5nt&#13;&#10;9j9r8ZZXTvr7ldZ+s2JjUttx8R9Tw+q1oaXvDcm71v8AwOn/ALbeut6L9W8fouVl5lDnl+bZ6jw4&#13;&#10;ja0zbZ+i9v7+Rakp20JS3lRSUkZwpKLOFJJSlB6msr6yZrsDpuVlMMPrpe5p/lBrvT/6aSnh+qdW&#13;&#10;6h9duq2dF6RaaMGjS+5vLoOx/uZ+Zv8A0dNLH/p/52z9F/N7GJ/ij6DQ0C1llzu5fYRP/bHoriPq&#13;&#10;H9ZM3p2G7C6Hh/as61xste6djGD9FRW7a6r+v/PVfzq67ov+MfLqz29L+seMMS6yAx4kVkk7We2z&#13;&#10;1f0b3f4dl9laSnvWtDQAOAvOes/VjrH1t63dj59llHSaY2bdG2aN2+l+ZZd9P1L7fV9H+bXo6SSn&#13;&#10;zH6y/wCLXG6JiP6n0W22nJxWmzV07ms99vu+kx/p/wDW/wDB+muu+o/Xn9f6VVm2gC0gtsjjew7N&#13;&#10;/wD1z+cWB/jM+s5ZX+wen/pc7Khjmt1LK3fmf8bk/Q/4nfZ/o10v1Q6EPq/0ynBkF7RLyO9jv0lv&#13;&#10;/kGf8Gkp2kkkklLO4QkR/CgOUlJAITpJJKUmIkJ0klIUDqebZg4r8imo3vZ+Y0wTr7vzX/R/qI6I&#13;&#10;zhA7aLoECQMhxxB9UP33D6T9dOn9SPpud6N3Gyz26/ybP5v/AL+t0mBKzOrfVrA6uCcisep++32v&#13;&#10;/wA/8/8A64uay8Hqv1UYbcXIbdiN/wAHaYj+Sze7/wA8W1/8SouKcPmHHH96H/eN8YOW5k1gl93y&#13;&#10;y/yHMfzcv9lzH/q17TlTYIWD9WPrNX15rgGGuyuNw5br+5YugUkZCQsbNPNhngmceQcE4/NFSSSS&#13;&#10;cxKQnCCiob+UlLsU0NnKIkp8q/x6f9oP+v8A/uotD/El/wAmZH/H/wDfKln/AOPT/tB/1/8A91Fo&#13;&#10;f4kv+TMj/j/++VJKfQnqvl5LMSmzItMV1Mc9x8GsHqPR38rnv8YFpq+r+a5vJrDfk5zK3f8AVpKe&#13;&#10;O+rX1dd/jCtu6z1p9n2feWU1NdDWgf8Aouv+R/O3b3o2A27/ABffWCnpgtfZ0vOgMDzPpvcfT/qb&#13;&#10;2Xen6r/9Bd/wa6j/ABZVNq+ruIG9w8n4my1c5/jq/RU4OS36ddrtv3V2f+iWJKfS0lX6hhtz8azF&#13;&#10;c5zG2sLC5h2vbuG3dW/99eN/Wb6mW/VPMqyrbci7pZc3c+t226s/y/zP+Ks/P/mv0ViSn2xJeZf4&#13;&#10;yeoYHXacSvp11t+bbrRXQ72lr/8AC5bNvs2en/wdn876n8jd+pH1CP1cIy777LMl9e17J/QtLi1/&#13;&#10;tb9N/p/vpKc//G/m5ONjYjMa19PqXEOLHFk6f8GoD/Fjmn/vXyv+l/70Kf8Aja6dmZ9OIMKl9z23&#13;&#10;HRgLo09u/b9BiFbZ9fdpymtxxGvoN2l39X3/APvWkp6v6rfV63oND6bsq3LLnbg6w/R0+hXudb/1&#13;&#10;ao/XTJ+sOMGW9DbUamtc60vjcNvu/wAK76Gz9xR+o313b9ZmWU31+jm0fzlesR9D1a9/vb+k9llX&#13;&#10;+CW/1b+hX/8AFP8A+pckp8z6D9Z/rp9YaHZWA2l9bXlhJDG+4Bln+Ef+7axWOpdW+vXTMazLyWUN&#13;&#10;prG5xHpnT+q2xZP+Ln67V/V/p1mM/FyLy65z91TQ5ollFez6X0/0S6T6lZt/106f1HG6lY812Wlr&#13;&#10;eGvrY8bvTb7f8Ekp6f6r9St6r0vHzL49S2sF0aCVsM4VDpHS6+kYlWDSS6ulu0F30j/W2q+zhJTJ&#13;&#10;MeE6Z3CSkSKhIySniv8AGj9ZMno+FVi4JLcnLeWNcPpNY3b6vpfu2O9WqveqON/ie6Z9mDcm212W&#13;&#10;RLrQ7QWfyK9v0N3+k/SIn+Nvo+RmYlHUMRpc/Ce5xA19jtjn27f+Cfj1f2EfD/xrdEtxBkX2Gu4N&#13;&#10;91W1znbv3KnNb6T/AOR+k/4z00lI/wDF51zMqy8n6udTebb8STXYeX1AtZ+d/wAZTbT+f6dv/Bru&#13;&#10;yYXjX1J6pd1X64nOcw1+u2x209qtn6vu/sej7/z17FdY2thc4gNAkk9gElPL/X7rtnTMIYuJrm5j&#13;&#10;vRpA5l3sst/sb/Z/wtla5j/FT089K6z1HBLtxpaGE9iWu27lpfVRrvrX1u76w2j9Vx5pxQfL+cyP&#13;&#10;+n/4P/wCH9Rv/FT1j+sf/PiSn0VJJJJSkkkklMX8KA5UrEzOUlJEkkklKXMfWPJyuq3novT5GgOR&#13;&#10;YfosY76NX/XGf6/zq6dNA5TZx4hV13Z+XzDDP3OETlH+b4vkhk/zjxWR9Xr/AKrWM6j0vdbW1sX1&#13;&#10;nlzfz7W/9X/wX/Frq8TLrzaWZFRllgDh81ZedEMAAQOEIwEDp8v7q/PzUuYiPcHFmhp736WTH/rE&#13;&#10;jBAUkPeUt5T2qkTKG8pbykpiqfXv+S8r/iLf+oerip9e/wCS8r/iLf8AqHpKfBvqB/y/hf8AGj8j&#13;&#10;l9D33sx63XWGGMaXOPg1o3OXzx9QP+X8L/jR+Ry9u+vVpq6FmubyaXN+Tv0bv+rSU8J0Hoz/APGN&#13;&#10;k39X6s+wYjHllFTTAH53/Qr9P1PT/n7v+LRKKrP8XnXaMSux7+l5x2hrzPpvn0937m6mx9O+z/uP&#13;&#10;aui/xW1NZ9Xcdw5ebCfj6ltf/U1rI/x01gYGLcNHtvIB+LXO/wDRSSn0gCE6rW0jPxHVPLmC6stJ&#13;&#10;Ydrm727d1T/zHs/wa8d+tf1Ht+q2RVlm2+7phc0WOY7bfV/6K/4mzZ/wP6P6aSn2tJeZ/wCMXqnT&#13;&#10;et4WIzButuyrJ+z1Uu+nv21+pms2vf8Ao/T2f6b1PWZ/pfT2PqP9QHfV8szcm+x+U6stezd+ibu9&#13;&#10;2z/hfT/rpKT/AF76J1brVmHR0211NAsd9oex+wsafT9OzZvr9f8Aw/sWZ/41+b/5cZX/AEv/AHpX&#13;&#10;oCy/rP1gdE6ZkZx5rYdv/GO/R47f+3nsSU8R/i6xspvXM5n2u7JxcRvpS9ziH2OP0vTdZaz9H6F6&#13;&#10;6f643fWCltb+hNqc0Bxt3xu02+ns9VzG/wCkVP8AxV9KOD0Rl9k+rlOdc4nmHeyn/wACZ6v/AF1d&#13;&#10;Vl/zNn9V35ElPlnQPrV9c/rDU6/p4pexjtpJDGe6N/8AhHq5n9U+vfT8ezLyGUCqppc4/ozDW/S9&#13;&#10;rbFif4uPrpX9XsK2h+NfeX27t1TdzR7WM2O/lLp/qT1PI+uNHVcbqD3ml7y1jSA19Vdvqt9Jv/Fb&#13;&#10;GJKeo+p/Vrus9Ix87Ij1bGku2iBLXPr/AO+LZVDofSKuiYVWBQXOrqEAu+kZO/3bf66vpKUkkkkp&#13;&#10;SodcwsnPw7MfCvONc6NtoG4t19/+ez2K+kkp8U+uP1Uf9Xs3p9l+Vbl3X2nc+z/g3Y23Zvfc/wDw&#13;&#10;3+lXs7jJXnH+N7+mdJ/42z/qsJeipKQdRdfXiXWYjd17a3mtp/OsDXeiz/txee9A/wAW1/XmnqX1&#13;&#10;otudfYTFRO0tb/wv+j/4PHp9L0v/AANenAQEnODAXOMAaklJT5R1fAf/AIsuo4+Z0+17un5DtttT&#13;&#10;zP0du/8A8D/mLP52v016wvK+p5B/xi9eqwsX3dMwjuss/Nfr+k/7f9P0Mf8A67evVElPJ/4wPrg/&#13;&#10;6vUV4+EN+fknbUI3bfzPW9P892/2UM/Ps/4tZXTP8VVeY0Zf1ivtyct+rm7/AGM/4Lf/ADj9v8h9&#13;&#10;dX+jXO/Wj6wVYf1yfl5DHXDEa1tNY/Ps2NdUz+R+s5Nly2cj6/8A1n6W37Z1LpjW4c67dzXtB/0t&#13;&#10;nqX+n/13HqSU9x0L6u4P1foON09mytztxlznEu+ju/SOd+axaSo9F6zjdbxGZ2I7dVYO/wBJpH06&#13;&#10;7G/vsV0mElMHmTCTRKiiNEBJTJJJJJSlF40UlF/CSmCKgrG679bqulXDEqqffkkA7G6RP8v3/wDn&#13;&#10;tNlIRFnQMuHBkzy4MY45bu+hv5XK0/4xKGO2Z2PbQ7/O/wCr9B//AEEdv13xMrIrxsNllz7HAGBt&#13;&#10;DR+dZ7/3E0ZoHq2JfDuajvjlVcXH/k//AA3+bejYJRFFnCkpGkjfykwSUn8p60lM1CxTQ38pKYpJ&#13;&#10;xwUklP8A/9XuPrz093Ueh5eOwS41lwHiay3Ia3/wJZ3+KvqLM3oFLAZfQXVuHhDnWV/+A2Vrrl5/&#13;&#10;l/4v+qdKzLMv6r5bcZlxl9Vg9gP/AAf6LJZ/xf6D9D/pElNT/GOf2v17pfSKvc5r97wOzXur+n/x&#13;&#10;dGNbYvS1yP1R+oz+kZNnVOpXfauoWiC/81gP0vS3/wDV/o/0f6KutdB1rDyM7Dsx8S441zwA20Dc&#13;&#10;Wa7v+n/NpKed+v8A9ZKsWj9j49Yys/LGxlMbgGu/w9zf/PX/AG7/ADda5DpfTM7/ABY5TM7Mrbfh&#13;&#10;3say2xgl9Dj9JjXf1/8ArWV/xq18D/Fb1PDzx1IdTPr7pc/YXPcPz27rLfz11H1y+ruX9YcZuLi5&#13;&#10;RxmyfUG3cLWkfzdnuYkp2cLNoz6W5OM8WVPEtc0yCEdcX9SfqJm/Ve4udmm3GIM0hpawvO39N77L&#13;&#10;Nrvb+Ytz6z9JzerYzaen5bsOwPDi9onc2Hfova6t6SnjPrv/AOK/pP8A1v8A8+2L0teZ5P8Ais6t&#13;&#10;lXsy7+quffVGx7muL2Qd/wCjf637y6T6sfVrq3Scl12f1F+XWWbRW4GN0/zu6yyz6KSnY+sP/JmX&#13;&#10;/wARb/1D1yn+Jv8A5Dd/x7/+ppWp9b/qz1HrrmjDznYtOwsfWAS2zd+/sfX+Z7FzvT/8WPWemV+j&#13;&#10;h9WdTXM7WNc0Sfzv55JTv5uJR9ROj5mV0xku3G2LCXN3vNdP5uz9FX+5/wCCLa6B1F/VOnY+bYA1&#13;&#10;91TXuA4BcPdsXE5f+LjrudU7HyesPsqf9JrmuLT+d7m+uu56J039lYNGDu3+jW1m6I3bRt3bUlN1&#13;&#10;JJJJSkkkklKUTaxrgwkBzpgTqY/dUlyv10+otf1nNeRXc7Hy6RDHjVsTv9zNzPz/APC1v/7cSU9S&#13;&#10;ROhXmP1KbXR9ceo04GmJsfIb9AODqfo/mfo733V1o3/M365WM+zWdUZ6B0Lg55tj+v6DLf8A2aXU&#13;&#10;/U/6nYv1VxzXSTZdZBstIgvj6LWt/wAHUz9xJTd+suA7qXS8rEYJfZS8NH8vb+i/8EXM/wCJ/qDc&#13;&#10;jon2affj2PaR3AeftDHf+CWf5i7lcH1T6gdQxM+zqf1aym4tl5myt4/Ryfc5zf0eQ36Xv9Oyj9H/&#13;&#10;AINJTR/xuP8A2jkdP6LSZtts3EDsHFuPS/8A8/8A/ba9Ja0NAA0A4XHfVb6iX4Oc7rPWcj7VnkQ0&#13;&#10;j6Fc+z9Hu2f4P9Gz9HVXWz/BrsklKSSSSUpJJJJSkkkklPFf4yQCMQHje7/0UtXrn1PwuoYzmY9V&#13;&#10;dNwEscxoZ7v3bPT/ADHrO6p9SM7qVpfdmlzQ4uYHNPs3H839It/ofTsrp9TmZeQ7JcXSCR9Efu/S&#13;&#10;eq4gZTlxR9M3ZyZ44eXwjBmHu8sZylCAyx4/dnx/uON9R+uPvrd0zL0ycfQA8uY32f59K0PrX1+z&#13;&#10;oWOy+tgeXvDSCe0Oeq3W/qgc7LGfhXHGviHED6Wmzf7XM2v2ex6J9Yfq7kdW6bVhi0Ourc1xe/QP&#13;&#10;LWvqfu2b/wDSJfrBAx/Sj8k/3lpPJ5OZx5iQMWaX9J5c8f6mf6f/AFJ1axi9VoZe5jLK3tDhuAdo&#13;&#10;f6y5H6+dDwcLFbl4zG03B4ADPaHT/Ib+4j0fU7qvTG7enZ21p5a4HaD+dt/nmf8AQRsb6lW5N7cn&#13;&#10;rGQckt4Z+Z/5x/IYytCfFkjwmHqP6X7q/lzh5TL7seY4sEDxDDAZfdy/6r2/5t6Lpdtl2HRZd/OO&#13;&#10;qYXf1i1u9Wk3CdWBoHHkeKRIHDZ2/dUkkkitUkkkkpS8p/xUdHwepfbzm49V5bY0NNjG2bZ9bds9&#13;&#10;VvsXefWno+d1ehlXT8t2G9rpc5oneI+h7HVvXKdC/wAWXU+i3i3H6mWML2usa1hHqbT9F/6XY7+2&#13;&#10;kpy+v9Of/i66zV1jp7T+zrztsrH5s/ztH/o/F/7b/m16niZdWbSzIocH1WNDmuHdrvoqv1ro+P1v&#13;&#10;DswcoTXYI82n8y1n8ut65/6mfUzO+rVhbZnOvxQ0tZTt2taS71PV91luz+x++kp87+ov1Vr6ln5f&#13;&#10;TczJuxsmo6Nrds9TY6yvI37vp+n+j2f9cXb/APjUU/8Ac/M/zx/5BXPrX/i7o63kDqOHa7Ezmx+k&#13;&#10;Zw7b9Bz9jq3+r+Z61b/+3FmH6n/W65vo29WDauJaD6n+e1lNn/g6Sm30L6h9K6J1evK+2WW5zQ4t&#13;&#10;rsezeZb6L3+lt9ezZS9Yf1ztHRfrjhdSytMZ7W+4/RbG/Hu/7Y9Wu9/9ddN9Vv8AFxhfV6/7c+x+&#13;&#10;Tma/pH6Bu4bLHV1fvPZ/pbbVsfWP6t4f1kxTiZrTEy1zdH1u/wBJW5JTqNcHgOaZB1BCzeq/WHpv&#13;&#10;S7aqM65jLLXAVtMucSTsY7azf6bf+Ff+jXE1f4vfrH01v2bp3VS3GGgDt7S0f8HX+n9P/rdjFpfV&#13;&#10;/wDxYUYOUOo9Uvfm5YIcC/6Af/pHb3W2X2M/M9R//WklJP8AG1hWZXQXuqE+lYyxwH7o3Vv/AMz1&#13;&#10;d60fqB1OjqPQ8U0EE1VNqeBy19TW1P3/ANf+cXQWVttYa7AHMcCCDqCD9JrlwGR/ixyem5Dsr6uZ&#13;&#10;rsTfzW6XM/q7/wA+v+RdTd/xiSnuOo9Qo6ZjWZeS4MqqaXOJ/wBfpv8AzF57/iUxbBTm5rhtrusY&#13;&#10;1vxr9V9m3/2JYjv/AMXHVutPb/zg6k62lpn06xof870qq3f8J9nsXd9O6dj9Lx2YmIwV01iGtH+v&#13;&#10;0nfnpKed/wAaX/iby/8ArX/n7HWh9Sf+Q8L/AIhn/Urmes/4u+s9WNtd3VXux7XE+m5p2xu9Wtmz&#13;&#10;1vT/AEahj/4u+vYtbaaesWMrYAGtAcA0D81v6dJT6IvK/rlc3ov1yw+o5WmO5rfd2b/OY1v/AGz6&#13;&#10;nrPXovQ8HI6fhV42Xecm5gO61wgvkue39/6DP0arfWj6r4n1mxfsuWCCDLHt+nW7+R/6MrSU67XB&#13;&#10;4DmmQdQQvLf8ZPVaMrr/AEzCqIdZj2tNkfmm1+Psqd/L207/APriLj/4tPrDhD7Ni9VdXi8ANdY0&#13;&#10;gfyKGv8ATZ/YuRMv/E2wNodhZRryKyXWWuaXOsslj67GbbP0PpbP/UiSn0pJZ/QcDJ6dhMx8y85N&#13;&#10;zZm1wguk7m/vfQ+gtBJSkkkklPDfWLpnQPrd1Z/SMn1K+o49YPqNhu5pDbvRbu9T1/TZb6n81/xV&#13;&#10;n86sv/xlK6iXY+dYw9js/wDIW1q59Yf8WWT1jrNvVqcz7NuDCwtaTY17GV0fm2U7P5r6e9EP1Y+u&#13;&#10;Jb6H7WZ6XG7YPUj/AIz0fV3f+hKSkP8Ai06v1BudmdC6hacj7KTtsJLiNjvQez1H/pPTf/g9/wDN&#13;&#10;rH/xuYcdbwcnIc6vGexrHPb9Jmyx1mRZX/wldWQx67r6n/UzG+q1Twx5uyLSDZa7Quj81jPf6bP7&#13;&#10;avfWH6vYn1ixDh5rZYTLXDR7Hf6Wp37ySnlm/wCKvHeA5vUMwgiQRYII/wA1V+of4q+m11b8/qGQ&#13;&#10;KWmZtsYGA/1rmbE2P9Q/rJ0lvodL6oBjj6LbAfaP3WM25TP+29inV/iqt6hcMjr+fblkcMEtb/V9&#13;&#10;Sx1ns/4mulJT3PTManExKcfHO6mutjGGd0sa1rKnb2/T9i80/wASfV6GMyOmvIbc5wtYD+e2PTs2&#13;&#10;f8VsXqGNj14tTKKWhtdbQ1rRw1rRsYz/ADV45/i9+pOJ9ZumW2ve+nKqviu1h1b7K3bXs/PZu/4u&#13;&#10;z/hElPsWVlVYdTsjIcGVMBc5x4AC8z/xVbuo9Y6l1djS2i1zonxus+07P+t1qzZ/inzs4hnUeq3X&#13;&#10;0NOjSHOP9n18i6ur/MsXddG6Li9DxW4eEzZU3XxLnH6Vlj/z7HJKfNm4R+vn1ny8TqNr24mEXBlL&#13;&#10;Tt3em77N7f8AjP5y+7+c/m6v6nU5n+Lr6r4uO6y/HbXUwEuebLBtA/P9T1VU+s3+Lm3Mzz1fo2Sc&#13;&#10;TLd9PkNc7/SNfV769/8AhWfpGWqtR/i26h1N7T9YeoWZFTTPosLtjv7b9m3+xR6n/CpKQf4lNv2X&#13;&#10;M2fR9YR8Nq9JXA9H/wAW2d0XN9bB6g6rFNvqGprD7mA/zFn6X03/AKP9Fv2La+tX1d6p1e2t/T+o&#13;&#10;Pw2MaQ5rQfcZ/nN1b60lPPf4rf8AlPrX/Ht/6vOXoq80wv8AFd1fAfZZi9VdU+4zYWtc0vPu91n6&#13;&#10;b3/zli6b6q/V3qnSLbLOodQfmMc0BrHA+10/zm6yyxJTpfWbqVnSul5ObUJsqrc5v9b8z/NXA/UP&#13;&#10;6j4X1jwx1rrLn5d97naOe4Bux3pfpPTcy31PZ/pPT9L0/wBGvTMrFrzKX497d1djS1zT3a4bHtXn&#13;&#10;TP8AFp1npFr29D6iasZ5na7cCP8Atv1KrH/8L+iSU1f8Zn1T6B0TpvrY1TactzmisB7jvE/pv0L3&#13;&#10;v+hX/hF331T/AORcH/wrT/57rXJP/wAUgzMe1/UcyzIz7GgNtdJbVBa/21vs32f6L+c/m/oVLc+p&#13;&#10;/wBV+odA3My852TSGNZXWWw2vb9HZvfZ+Z+j2JKaP+N4E9AfHa2v8q6P6tWNs6VhvaZBx6oP9hiL&#13;&#10;1rpFHWsOzAygTVaIMcg/SZYz+XW/3rgqf8Xf1i6cz7J0/qhZig+0e9jmg/uMZ6mz/rdqSn0V+VSy&#13;&#10;xtLntFj9WtJG50fuV/SevM/8ZR/Zn1j6b1a4H7M3YCY49Kx11v8A4HkLb+rX+LGjpOW3qWbkWZWW&#13;&#10;0yHH2t3H893utttf/Xt/62ul670HE6/iuw81u6s6gjRzHD6NtT/zLElN6q1lzG2VuDmOALXAyCD9&#13;&#10;FzXLi/8AG71OjF6G/EeR6uQ5gY3v7HsyLLP6jfT2f9cVGj6gfWDo4NPR+qbcefaywH2/1W7cmv8A&#13;&#10;7b9JWuk/4sZyx1HruS7OvaZDXT6Yj6O/1N7rWf8ABfoqv5CSnd+ouFZg9DxKLhDxXJB5G8uu2/8A&#13;&#10;gi5j68/+Kno/9Yf+fF2/W8LIz8KzGxLjjXPADbWiSzVrv+mz9GuCyf8AFd1fLuryb+qufdV/Nvc1&#13;&#10;xcz879G71vakp9LSXC4f1I+sFN9dlnWbXMa4FzYcdwB9zPfdt967pJSkkkklKSSSSUpJJJJSkkkk&#13;&#10;lKSSSSUpJJJJSkkkklKSSSSUpJJJJSkkkklKXP8A1/8A+QM3/ij+Vq6Bc/8AX/8A5Azf+KP5WpKf&#13;&#10;H/8AFb/4pMT/AK7/AOechfQC+f8A/Fb/AOKTE/67/wCechfQCSkb+V5v9XCOj/XbNxbfaMtrns/l&#13;&#10;OeWZn/vSvR3crm/rf9Sm/WL08rHtOPnUfzdo/wA/07Nvv/nP5uz/AASSm19e+os6d0PLtcYLqnVt&#13;&#10;/rWj0Gbf+3FR/wAVvT3YPQKN4h1xdbHk8/ov8+llb1kf+N/1vrdtY+smc27FqMiur8//AIz9Di/9&#13;&#10;u/prV6FXW2porYA1rQAAOAAkprdV6rjdIxn5mY8MqYJJP/UM/fsf+YxeRZf1Z6n9bX3fWbGorqaX&#13;&#10;tdTQ5onIYz/C2Nd+je9/8v8ApX6T/rnT/Wf/ABbdR+sGS+y7qJNBeX11OYS2oO/MY1tuz9G39H6i&#13;&#10;6XovSMzpvTvsORlG64BwbbtjYCNtLWs3e/0ElNT6n/W/H+sdG2PSy6tLaTo5pHs31td/gf8Az1/N&#13;&#10;2LpXvbW0ueQ1oEknQBeZV/4qepjM+3t6mRkzJtDDv/c+l637i7/q3RausYD+nZbnOZY0Nc4e10t2&#13;&#10;v9X/ALcZvSU3wQRI4Xl/+OJtdORgX40DP3naW/TLWlno7v6t38z/ANcRqP8AF/8AWfo36LpHU2+h&#13;&#10;2bZubH9Wn082pv8AYV/oH+Lq3Hzh1XreSczLbBYNSxhH0H7rfdZ6f+BZsqrqSU9w0SV5vht/9eFk&#13;&#10;D/gh/wCeMZd11jCyM/DsxsS441zwA20CSzVrnf57P0a4Vv8Ais6s3LOeOquGU4QbdrvUIj0/5z1v&#13;&#10;3GJKe3v+rWHkdTq6w8O+00sNbTPt2u9T6TP+v2rM+qv1mu63n9Sw7mNYzCu9NhbMubuyKv0u78/9&#13;&#10;V/M/fWP/AMw/rH/5dW/c/wD9LrX+pP1Nu+rT8q7IyPtNuU5rnO27dW+q5z3bn2b32vyElPT7AlsC&#13;&#10;kkkpYCE6SSSlLJ+seG7qHTcrGZq+ymxrf6xa70/+mtUoSSngv8Svofsu8Nj1xed/723bX6H9j+d2&#13;&#10;f9dQv8dvo/YMUmPtHrHZ+96e1/r/APgn2ZW+sf4vMyrOf1T6u5X2S62TYwyK3E+530G2+17/AH+l&#13;&#10;ZTZ71DpH+LnNyM9nUvrJlDKsqILK2yWSPobvUbT+j/4GuhJT3WF6noV+t/ObG7p/ej3rkvr39e/2&#13;&#10;LHTenD1epXQ1rQN3pb/5tz2fn3v/AMBR/wBcs/4Xs15rlf4qM39oW9SxuoGu173PDth9Ru//AIRt&#13;&#10;v9hJTqfUb6j/ALGnqXUT6vUrZLnE7vS3fTYx/wCfc/8Aw93/AFuv2fzvY419WQwWUua9pnVpDhp/&#13;&#10;KavP3/UP6wPaWu6zYQRBEP8A/S66n6m/Vr/mz08YJs9V25z3Ojbq7+Ruf+Ykp3EkkklMLEzOUn8p&#13;&#10;60lM0kkklKTO0CdQeeySmCjmZtPT6TkZDgytvJKm0SUsjGqyqzVe1r2HlrhIKButN10OHiHHfBfq&#13;&#10;4fn4Xk7frfndWcaeh45cJg2vHtH/AKKZ/wBcf/1lSx/qU/KsGR1q92RZ+4CQwfyd3/pP0V1lVTKW&#13;&#10;hlbQ1o4AEAf2Uz+VH7V6zPH4foN4897Y4eViOWj/AJz+c5mf/V//AFUiwsSnDYKqGNYwdmiFZUGc&#13;&#10;qal2aBJkbJsnqpJJJJCkN3KmTAQklM61NM0QE6Snyr/Hp/2g/wCv/wDuotD/ABJf8mZH/H/98qWf&#13;&#10;/j0/7Qf9f/8AdRX/APEn/wAl5P8Ax/8A3ypJT6CVl/Wzp7updGy8Zgl76nbR4ub+lrb/AJ7Fpoo4&#13;&#10;SU8Z/ik6izL6DXSDL8d72OHf3OdkV/8AQuWR/jTP7V6n03otXue5+548GvNdTHO/sV5D1d6h9QOp&#13;&#10;dPzrM/6s5bcU3mbKnj9HP8j9Hks/qMfR+i/wdivfVP6i29My39X6rf8AauoPEbvzawfY709/0nbP&#13;&#10;0f0KvTr/AEfppKewXJ/X36zU9Ox/2bVWMnOyhsrojfId7PVvr/0f+j/0j/8Arj10HVsS/MxLKMW4&#13;&#10;49z2w2wDcWH97auBxv8AFZ1SnOHUR1Q/aZk2bC6z9x385d/o/YkpyOm9H6h/i0yKuqZVTcjFtYGX&#13;&#10;OYJfjlx+ix//AH/+ZyP5r/RL1nA6hj9SoZlYrxZU8S1zf9fpfyFlfW/oGX1/EGLi5JxgT7/buFjC&#13;&#10;Nnov9zPasX6l/UDN+q+RvOcbMYg7qQ0tY5xG1tnusf8AQSU9keVNnC5L63/U/J65dXmYOZZi5FTd&#13;&#10;ogu2ETv/AME5j6rP5f6RYh+p/wBcsphx7+psFB0Ja52+P7OPS/8A9mElIvq45mT9e827C1oDHbyP&#13;&#10;ozFFd3/s4vROrf0K/wD4p/8A1LlmfVH6n4n1VxzTjkvtfBstIhz4+j/xdTPzK0H63fVzqPXNgwc5&#13;&#10;2JWGuD2gEizd+9sfWkpw/wDEp/yLd/4af/57xVs5WDj/AFK6ZnZ3TmS9xdcQ8lzd5+i3839Cz/Wx&#13;&#10;c507/Ff1jpdZpwuquprLtxaxrmjdG3f7bv5CJmf4u+u5VTqMjrFllbxDmua4tcP5X6dJT131b6o/&#13;&#10;q/TcfOtaGvtYHODfoz+ds3LWZwszoHSv2RgUYG7f6LA3dEbv7K1UlKTO4TqLuElMBypuMBQHKTjJ&#13;&#10;SUoDdosLqn1c6Bhb+pZWNQwVjc55YI0/O9P6D7P7G+xF+s2J1rIpY3od9VFu4l5sG6W/m7P0WT/5&#13;&#10;6XLO/wAXXWOtPa76x9QNtTTPpVfRP/Qx6qv/AGFSUh/xbU2db6xm/WO1u2t811A/2P8A23xqqav+&#13;&#10;uLsPrl0/L6n0rIw8Aht9jQ0Sdo27meuzf/wmP6la0On4NHTqWYuKwV1ViGtHZHJkpKfOOk9L+u3S&#13;&#10;cVmHiNxW1ViGj2/1nf2nvXP/AFcq+sl3Ws6vCfXXmF/6y/2w33+/0N7Xt+mvVfrJ0nM6piCjAynY&#13;&#10;doeHGxokloDv0PtdX/X/AOtrj+m/4seq4GWc2vqjm2WOBtcGHdZrvd6m679J/bSU+jpJJJKUkkkk&#13;&#10;pG/lPWou5U2cJKZJJJJKUkkkkpG/lJokpP5SZykplsCWwKSSSmOwJbApJJKY7AqH1gEdLy/+It/6&#13;&#10;h60Vn/WH/kzL/wCIt/6h6SnwT6gf8v4X/Gj8jl7x9ZsB3Uel5WKwS+yl4aP5cfov/BF4P9QP+X8L&#13;&#10;/jR+Ry+iXcJKeF/xRdQbkdF+zT78exzSO4Dz9oZ/58sVD/G279o5HTui0mbbbNxA7B23Hpf/AOf/&#13;&#10;APttXOqfULqGJn2dT+reU3FsuM2VvH6OT7nOb+jyG/S9/pvo/R/4NXfqr9RbsHNPWesZH2rPIhpH&#13;&#10;0K59n6Pds/wf6Nn6Oquv/RpKexa0NAA0A4XMfXn60UdIxvsbWDIzMkbKseN+/d+j331f6H/z9/N/&#13;&#10;6T097qeNdlYtlGPaaLXtIbYBuLHH/CbV57X/AIquqNzB1E9UP2oH+dLC5/Gz6T7v9H7ElOR07oXU&#13;&#10;v8XN1PWciluRQ9m28NEvxt5/Mf8Avf8AC/zNn6TH/wBFavWem9Txuq47MvEeLKniQR/1Lv3H/wAh&#13;&#10;Z31q6Hl9bwhiYuUcZxPvcG7vUZDmPpf7mex6wfqZ/i9zfqxlC0Zxfjmd9IYWtscRsY526x+30/p7&#13;&#10;/wCRsSU9yvOf8bGW/Ptwvq9jn9Jk2Bzo/dn0KP7G/wBaz/rC9GXI1fU3Is+szuv5djHVNbFLBO5v&#13;&#10;t9Bu/d7P9NZ/xqSnqcbHZi1MoqEMraGtHg1o2MTZf8zZ/Vd+RGXPfWzoHUetCtuBmuww3dvDRPqb&#13;&#10;tu3dsfX9BJTzf+JL/kzI/wCP/wC+VLorum431QwuodSwWk22B97g8y3eA97Wf8Vvf/5muX6d/iu6&#13;&#10;v0thrwuqupY4yQxrmgn9723I+R/i769lVupu6xY+t4Ic0hxDgfzXfp0lPXfVTrFnW+l4+fc1rbLW&#13;&#10;kuDZ2yHOr9m/+otZZn1a6N+wunU9P3+oamkF0bZJLrPof21ppKUkkkkpSSSzfrD07K6lhux8LIOL&#13;&#10;c4gixokgA+5n5n00lPDf43v6Z0n/AI2z/qsJejDleb9Q/wAVvVuoOrfl9Uda6oksL2udsJ2/zf6b&#13;&#10;/g2Lc+rv1W6x03NZk5nU7MmloINRBh0ja3+csfs2fziSnsHODAXOMAakleX/AFh+sOZ9es09B6Cd&#13;&#10;uIP5+/8ANc387/0G/kf9q/8AiV3/ANY+kO61067AZYaTc3bvAmNd30f3LP5qz/g1wvTv8VnVulNc&#13;&#10;zC6oaWuMuDGObuP8rbckp7TofRcD6qYTcektrrBG+x5DTY8+31LbP33/AJn+YthebZ3+LDq/U2Cn&#13;&#10;P6s+6oODtrmudqPzm77vp7V6Q1oaA0cDQJKfLMrCrw/8YNb8ofo7ofWXcb/S9Gv/ANmqv0f/AAnp&#13;&#10;r0zqIoOLaMqPQ2O9SeNkfpd39hY31x+ptH1ooa1zjVkVGarRy0/uP/erXK3/AFC+tPUmDC6h1Nrs&#13;&#10;PQGC5z3D/hG+lT6v/XclJSX/ABJGz9m5G6fT9f2/1tlfq/8AopeiP4VHoXRMfoWHXg4gitg5P0nO&#13;&#10;P07bP5b1efwkpGjISKkpSSSSSlKL+FJDcZKSlhqVIUsDzYGgPIguj3Ef1kzBrKIkq6R30V3t2Wta&#13;&#10;9vg4Bw/6Sr42Dj4kjHrZXPOxob/1Ctu4QkKG67ikBw2eH91K3hOkmPCK1GVNnCGijhJS6E7lFQUl&#13;&#10;Mh9EpJ49qSSn/9b1VJBe4hx1Udx8SkpsJKvuPiUtx8SkpsJKvuPiUtx8SkpsJKvuPiUtx8SkpsJK&#13;&#10;vuPiUtx8SkpsJKvuPiUtx8SkpsJKvuPiUtx8SkpsJKvuPiUtx8SkpsJKvuPiUtx8SkpsJKvuPiUt&#13;&#10;x8SkpsJKvuPiUtx8SkpsJKvuPiUtx8SkpsJKvuPiUtx8SkpsJKvuPiUtx8SkpsJKvuPiUtx8Skps&#13;&#10;JKvuPiUtx8SkpsJKvuPiUtx8SkpsJKvuPiUtx8SkpsJKvuPiUtx8SkpsJKvuPiUtx8SkpsJKvuPi&#13;&#10;Utx8SkpsJKvuPiUtx8SkpsJKvuPiUtx8SkpsJKvuPiUtx8SkpsJKvuPiUtx8SkpsJKvuPiUtx8Sk&#13;&#10;psJKvuPiUtx8SkpsJKvuPiUtx8SkpsJKvuPiUtx8SkpsJKvuPiUtx8SkpsJKvuPiUtx8SkpsJKvu&#13;&#10;PiUtx8SkpsJKvuPiUtx8SkpsJKvuPiUtx8SkpsJKvuPiUtx8SkpsJKvuPiUtx8SkpsJKvuPiUtx8&#13;&#10;Skpo/WXH6rk4mzot1dGTvBLrBubs929n81ke/wCh/gVwnRPqL9b+gVOo6dmYtVb3bnDV8ujZ/h8C&#13;&#10;1ek7j4lLcfEpKQ9EqzqcKuvqljLcsA+o9ghjjLtm32Vf4PZ/gmK8q+4+JS3HxKSmwkq+4+JS3HxK&#13;&#10;Smwkq+4+JS3HxKSmwkq+4+JS3HxKSmwkq+4+JS3HxKSmwkq+4+JS3HxKSmwkq+4+JS3HxKSmwkq+&#13;&#10;4+JS3HxKSmwkq+4+JS3HxKSmwkq+4+JS3HxKSmwkq+4+JS3HxKSmwkq+4+JS3HxKSmwkq+4+JS3H&#13;&#10;xKSmwkq+4+JS3HxKSmwkq+4+JS3HxKSmwkq+4+JS3HxKSmwkq+4+JS3HxKSmwkq+4+JS3HxKSmwk&#13;&#10;q+4+JS3HxKSmwkq+4+JS3HxKSmwkq+4+JS3HxKSmwuf+v/8AyBm/8UfytWxuPiVg/XxxPQczX/BH&#13;&#10;8rUlPkv+K3/xSYn/AF3/AM85C+gF8+/4sTH1jxf+u/8Anq9e9bj4pKZKTDCFJSkpKbKSr7j4pbj4&#13;&#10;lJSZzoQ1GSlJSUmaICkq+4+JS3HxKSmwoPHdC3HxKW4+KSmY0RAZVeSnkhJTYSVfcfEpbj4lJTYS&#13;&#10;VfcfFLcfFJTYSVfcfEpbj4lJSZ/Cgobj4pSUlNhJV9x8SluPiUlNhRfwg7j4lLcT3SUzHKKq8lLc&#13;&#10;fEpKbCSr7j4lLcfEpKZnlO0wUKSlJSU2UlX3HxS3HxKSk5MIZMqElNJSUnYI1UlX3HxKW4+JSU2F&#13;&#10;B4Qtx8SluJ7pKZgwUVVpKfcfFJTYSVfcfEpbie6SkjnSk1soUlPuPikpsJKvuPiUtx8Skp8y/wAe&#13;&#10;n/aD/r//ALqK9/iV/wCS8n/j/wDvlSzf8dxJ+wT/AMN/7qq//iXP+TMj/j/++VJKfRQiqvJS3HxK&#13;&#10;Smwkq+4+JS3HxKSmwkq+4+JS3HxKSmwkq+4+JS3HxKSmbhBTsMIckppKSmykq+4+KW4+JSUnJhDJ&#13;&#10;lQkppKSkzB3U1X3HxS3HxKSmwov4Qdx8SluPikpkpMElCkp9xHdJTYTESEDcfEpbj4lJTJO0SUOS&#13;&#10;nkpKbCSr7j4lLcfEpKbCSr7j4lLcfEpKbCZA3HxKW4+KSmSK3hV5KfcfFJTYSVfcfEpbj4lJTYSV&#13;&#10;fcfEpbj4lJSV47qKhuPimkpKbAMp1XkhLcfEpKbCSr7j4lLcfFJTYWf9Yf8AkzL/AOIt/wCoerG4&#13;&#10;+KofWBx/ZuVr/gLP+oekp8L+oH/L+F/xo/I5fRR1Xzp9Q/8Al7D/AONH5HL6E3HxKSmakx3ZCkpp&#13;&#10;KSmykq+4+KW4+JSU2ElX3HxKW4+KSmwkq+4+JS3HxKSmwkq+4+JS3HxKSmwolwCDuPiUpKSkwfKk&#13;&#10;q0lPuPiUlNhJV9x8SluPiUlNhJV9x8SluPiUlJniQhqO4+KaSkpO10qSryUtx8SkpsJKvuPiUtx8&#13;&#10;SkpsJKvuPiluPiUlNhM4SEDcfEpbj4lJTJEaZCBJTyUlNhJV9x8SluPikpM50aBQ5Q5KeSkpOBAT&#13;&#10;qvuPiUtx8SkpM/hQbyobie6UlJTYUX8IO4+JS3E90lMwiqvJS3HxKSk7uEJR3HxTSUlNiNISQNx8&#13;&#10;Skkp/9f06z6RVTN6nidPAOXdXSDwbHtrn/t1yl1fPZ03GuzLfoUsc8jx2jdt/tLzj6n/AFVr+uDb&#13;&#10;eu9d3XG55FbNzmtDW+3/AATmP2Mf+iqr3/4NJT6XRfXkMFtLmvY7hzSHNP8AbaprzTCqd9RPrHX0&#13;&#10;+p7j07Oja1xnY9x9Jn9uu7Yz/iLff9BelkxqUlKSQ25NTjAe0k+YUn2sr1eQ34mElMklBlzLPoOD&#13;&#10;o8DKzvrF0azrWL9lryLMY7gS+v6Tmjdupd9H2PSU3LeoY1NraLLa22vMNYXAPcf+Dr+m9WF5BnfV&#13;&#10;ij6t/WbptGO99nqPY9zrCCS7e5n5jWL19JSklzv1vp689tb+h3V0hocbd4BLvo+ns9WnI/lrifq3&#13;&#10;1X65fWSl+Rh5dYYx2w72VNMxv/NxX/vpKfWEl5vnU/XrAx7cq3Mp9OljrHQ2udrB6j9v6mur+o/V&#13;&#10;cjq/RsfMy3B1zw/c4ANnZZbS32M9n0K0lO6kkkkpSSSSSlJJLG+tfQbuv4gw6ch2M0vBeWjdvZDt&#13;&#10;1H060lNp3X+mts9B2VQLZjYbGbv+29+9X1xh/wAU3Q/sxpDbPVjS4vO+f3vT/o3/AICqf+KrqeSW&#13;&#10;5fSMpxf9jeAxx1hs2VPq/wCLY+n9F/XSU9+h35FWOw2XPaxg5c4ho/znIi8v+uH+L+vD6fk9Tycu&#13;&#10;/JvrALN5Ee5zGe/6f5j/AMz0klPpmPkVZVYuoe2ytwlrmkOa7+o9iIuc/wAXX/ifxP6rv+rsXRpK&#13;&#10;UkkkkpSSSSSlJJJJKUkuE6h1H6wY3UG4Hrs326shrNu0l7WfTp3/AODXV4tXUG4Gy6xhzdrofHs3&#13;&#10;f4Ld7P8A0Uo45eIkAS9Ldz8icEYSlkwyGb5OCU/k/wA58nyOgkuD+3fWIZ46achnrEbvos2RG/6X&#13;&#10;oLsOq9SZ0rEflW67BwPznH2sZ/npRyiQJoxEN+JWfkZ4ZQiJY80uY/m44TxfN8n6MPnbiS4/Exuu&#13;&#10;ddrGW7IGNU/VjWD83+z/AN/tVDrOZ1zoTq2X5G+oulrwBJ2/Trs9u9MOahxGMuH95nh8M9yftRy4&#13;&#10;Dn/Sxev/AKfA9+kkkp3LUkkkkpSSSSSlJLnPrzZ1jHwjldHtZV6LX2W7gHOdWxvqfovVruYsD6g9&#13;&#10;Q+s3W315+Vk1vwJc17S1jbCWj8z0KK/8J/wySn0JJcZ9fbvrFgB2f0vIrqw6q5e0ta6zdPud+mou&#13;&#10;/kf4RG/xeZnWeo4hzuq3MtquANIDWte3abGXep6NVLP/AD4kp61JQF1bnbA4F3hOqq3dc6fRb9nt&#13;&#10;yaWWzGx1jGv/AO23P3pKbqSSRIAk8JKcrrv1o6d9X/T/AGhZ6ZtJ2gNc76P03fomv/fWoCHCRqCu&#13;&#10;Y+tv1RwfrW6l115rdVuA2Fp3B+z9/wDqLp2MDGho4AgJKXSSXGWdczG/XBnTRYfspok1wIna+7f/&#13;&#10;AF96Sns0kkklKSSSSUpJJJJSkln2/WLpdL/Ssy6Gv/dNrA7/ADN6sM6li2WNpZdWbHjc1oe0uc3/&#13;&#10;AEjK9257ElNhJJAy87Hwm78m1lTfF7gwf51iSk6SqYfVsLPJGJfVcRz6b2v/APPblbSUpJQbdW87&#13;&#10;WuBPgCqmR13p2NZ6N+TTXZ+66xjXf5j37klN5JMx7XgOaQQdQRwnSUpJUMj6wdNxXbL8qit3g6xj&#13;&#10;T/03q3j5NWUwWUPbYw8OaQ5v+exJSRJJDbkVPMNe0k9gQkpIkq+Z1DGwG78q2ulp7vcGD/wRSxcy&#13;&#10;jNZ6uNYy1n7zHB7f8+tJSZJQtuZQ0vtcGtHJcYH+c5UWfWPpdj/TZl47n8bRawu/zN6SnRSSSSUp&#13;&#10;JcZ/iu65mdawLrc6w2vbcQCQNGltb9ntXZpKUkkgZedj4Td+Taypvi9wYP8AOsSUnSVTD6vhZ524&#13;&#10;mRVcR2re1/8A57craSlJKD762GHOaD4EhO6xrW7yQGxMzpH9ZJTJJU8XrWBm2GrGyKbbBy1ljXu/&#13;&#10;zK3K4kpSSSSSlJJJJKUkkkkpSSSSSlJJJJKUkkkkpSSSSSlJJJJKUkkkkpSSSSSlJJJJKUkkkkpS&#13;&#10;SSSSlLB+vn/IWZ/xR/K1bywfr5/yFmf8UfytSU+Sf4sf/FFi/wDXf/PV695Xg3+LH/xRYv8A13/z&#13;&#10;1eveUlKUbLG1NL3kNaBJJMABSXnH1ofb9bfrAz6use5mHQN9+0/SMeo7/M9Smiv/AEdr7ElPeYfV&#13;&#10;sLPJbiX1XFvIre15H9b03K2vNvrf9RMboOGOr9D30ZGKQ4w5ztzfovf+l3+9n/bXp+p+jXbfVrrA&#13;&#10;6502jPAg2N9w8Ht/R3N/7dYkp00lB99bDDnNB8CQpB7XDcCCPFJS6SEMmomA9s/EKdjS5pa07XEE&#13;&#10;A+B/eSU18zquHgR9rvqpnj1HtZ/58ci42VTlsFuO9tjDw5hDm/57FxvTv8VWAHOv6vZZnZDzLnOc&#13;&#10;6tv/AIHZ627/AK+sR2CfqN9ZsWjAe44eaWtdW4z9N32f/wABs2XVWfzn+DSU+pJKr1VmVZiWtwHN&#13;&#10;Zklp9NztWtf+bu9r/wDqF5fZ1j6419WZ0Q5df2l7dwOyrZG19/0/sv7lX7iSn1pJeffs36+/9zKP&#13;&#10;82v/AN4kb6k9a61b1fK6V1i5trqKw72ta0B01/QfTVR+Zd+ekp7tJJJJSkkkklKSSSSUpZ1n1i6X&#13;&#10;W/0n5eO18xtNrA7/ADN64XOzMz/GB1SzpmHaael45i17ebddv9v1XN/V6/5r/Dv/AHF0eJ/i06Bj&#13;&#10;NA+zeo4fnPc5xP8AWbv9L/wNJT1ChbcyhpstcGMHJcYA/tOUgA0QNAFy/wBY/qMPrJnMvzMmwYjG&#13;&#10;gChunv8AzrPU/l/8T6n/AAiSndxOtYGc/wBPFyKbXj81ljXu/wA2tyuLzf65/wCL3p/S+nv6l0oP&#13;&#10;x78aH6Pc7cAfd/Ove+u389nprrvqb1azrPR8bNu/nHtIcfF1bn477P8Arnpeokp2kkkklKSSSSUp&#13;&#10;JJJJSkkkklKSSSSUpJcjn5XVup9Ut6dh2iiqoAkx2IZ+f9Pf7/5CFn4/W+gV/bG5P2iphG9rvD+q&#13;&#10;/wDN/wCLsUJzbnhlwx3k6Mfh18MTlwwzZoxnjwy4/wDK/wA36+D23s0lV6Xnt6li15TBAsEx4H6L&#13;&#10;2f2Xq0pQbFhoSiYSMZCpQPDIf1lJJJIrVJJJJKUkkkkp8u/x3f8AaD/r3/uqtD/Ex/ybkf8AH/8A&#13;&#10;fKln/wCO7/tB/wBe/wDdVaH+Jj/k3I/4/wD75Ukp9BSSQM7MZg49mVb9Cpjnu/qsG9ySmOb1LFwG&#13;&#10;h2XdXS08Gx7WA/8AbrkXHyaspgtoe2xh4c0hzT/bYvNPqj9W2fXV93XeubrWveWVV7nNa1rf+L2P&#13;&#10;9Ov+ar/656ilXQfqB9Yacehzv2bnQ3a4zsfPpf8AgFj6v0n+gs2JKfTUkkMZNTjAe0k+YSUkSUX2&#13;&#10;NrEvIaPMwmZcyzRjg74GUlM0l59/jfe8Y2JW1zmh9xBgx2Rf/Giw/wDuXk/5zf8A0mkp7xJY/wBW&#13;&#10;fq1V9XKH0U222h7txNhmNNv6PagfWzG67e2r9g3V0kF3qbwDu+j6Wz1achv+k3pKd9JeS/VvrH1x&#13;&#10;+stb7cLLrDa3Bp3sqbqRu/NxXrTy8b694lL8izMp2Vtc8w2uYaN7v+0aSn0dJc99Qur5PWej1ZeY&#13;&#10;4PucXgugNna57G+yv2LoUlKSSSSUpJJJJSlRd13pzLfs7smkXTGw2M3z/wAXv3rl/wDGl1zJwMSn&#13;&#10;Bw3FluY8s3AwdjdnqMa78z1H3Vf2E+L/AIpuisxRTc1779vuuD3Ndu/eqq/mP6nqVWJKe1SXBf4v&#13;&#10;+p5OBnZX1azXmw40upeefTBb+j/7bsptqZ/g/wBIu06m4txLnNMEVvII/quSU2Ul5F9R/qNT9Zen&#13;&#10;nNyMm9jxY5kMcIhoY789r/3113Rf8W+L0jLrza8nIe6syGucNp02/pNrPoJKevSSSSUpJJJJSkkk&#13;&#10;klKSSSSUpJJJJSkkkklKSSSSUpJJJJSlQ6//AMm5X/EWf9Q9X1Q6/wD8m5X/ABFn/UPSU+F/UP8A&#13;&#10;5dw/+NH5HL6DXz59Q/8Al3D/AONH5HL37KyGYtL77TDK2lzj/JaN70lMMzqGNgND8u2ulp0Bsc1g&#13;&#10;/wA6xTxsqnLYLcd7bKzw5hDmn+2xeafVToLfr3fkdb61ufUXllVW4ta0D3f4PY/06tzGez+cs9V9&#13;&#10;ildi/wDjfdex/srnfs3NO1zHGdjpbW7/ALY9Sq1ln856Xq1JKfTkkkIZNRMB7Z+ISUlSUX2NrEvI&#13;&#10;A8zCZl1dhhjg4+RlJTNJcr9ePqxmfWOzDqos9PHY9xvIdtdtPp7X1fvv2+t/24s3/wAaLD/7l5P+&#13;&#10;c3/0mkp7xJea/wCLnpTaet5z8e2yzFxh6LS8zve4+937nt+z2f8Aga63614/W76qx0K6ul4cfULw&#13;&#10;DubHs2epVkMSU7qS8l+r3WPrl9YvV+x5dY9Bwa7eypup3fQ/VX/6Nat+H9fKK3WvzKNrGlxhtfDR&#13;&#10;u/7hpKfRUlzX+L3rWV1rpLMrNcH3b3tLoDZDT7fZXsrXSpKUkkkkpSSSo9b6dZ1TDfi1XPx3viLK&#13;&#10;/ptg7v8Ap/QSUmyeoY2I5rb7a63OIDQ9waXE/RazerC8a+t/1Qo+rWZ091Vtl1l9pL3WEH6DsbZs&#13;&#10;2t/4X/hF7KkpSrZnVMTAg5d1dM8eo9rP/Pjkup/aPsl32OPtHpv9Kf8ASbXeh9L/AIVcJ9W/8WTc&#13;&#10;thzvrJvuyrSSay8+0f8ADW0v3vs/67+jSU99i5tGaz1MaxlrP3mOD2/51aMvK/rH0xv+LzqGN1Pp&#13;&#10;TnNxrnFltRJcIbt3M93vfvr/AJvf/M2r1RJSklwfVP8AF7kdc6xk5mbe+vFcGekK3e7RrK3Ncx7d&#13;&#10;tf0FS6z/AItMDpWFdm2ZeTtqYXRubqR9Cv8Am/8ACP8AYkp9JSXJf4rsK3F6HXZc4ude91okztad&#13;&#10;tVf/AEafV/64utSUpJJJJSkkkLLbc6l4xyG2lp2E8B35m5JIFkDa+qVJcDi9Q+sWVm2dPZkM9WoE&#13;&#10;ulrNuhY32u9D/hFayMz6zdKBvv2X1N+lAaQB/wBZbTcoBnBF8M68nTl8KnGQj7vLccgJQh7kuKfH&#13;&#10;8nz43tElm9B67V1uj1qxte0w9h/NP/kFzv1mzuu9Jc7JF7Bjus21hrWlwB3vr3epT+4z99PllEY8&#13;&#10;Wso/1Wvh5HJlzHATDDmjpw5v0pf1OD3HtElyFWP9abWNsbkVQ4AjRnf/ANB0F+f13pmbi1Z1zHsv&#13;&#10;sDYa1vG6tln+Bq/0yb71amMwO7MPhpkTGOblpzAkeCE58f6v/qT2qSx+vUdXtcw9LtZW0A7w4CSf&#13;&#10;zfp13Lmem9Q+sXUrraKchm6kw6WsA5cz2foP5CMsvCeHhke39ZZg5A5sZyjLghGP85HJKfHi/Q/W&#13;&#10;fq3vklS6RXmV4zW9Qe198mS3iPzPza/+oV1SA2LaU48EjGxPhNcUPkkpJJJFapJJJJT/AP/Q6j/G&#13;&#10;bYa/q/llvMVj5OspY5E+oFYr6DhhvHpz83Oe9ys/XXpzup9Iy8asS91ZLR4uZ+nrZ/bfWsj/ABW9&#13;&#10;SZm9DqqBmzHc6tw/tOtq/wDArElOP/jd/R29Nvb9Ntr4Pzx3/wDfV3vUun1dSxrMO+fTtaWugwYP&#13;&#10;8pcD9fiOs/WHpvSKvca3b7I/Na812Wbv6mNjep/1xejpKfHPrH9R6/qnnVdQLLMjpYeN0GLaj/wj&#13;&#10;2/yv5t//AFj9H/OLT+vuX0762PxcbpQdlZ1glhY6K6q3e5/2pv7/API/R+l/hv8AB1rofrv9ZjWP&#13;&#10;2H05gyOoZI2bIDm1scPfZfu9n83/AKT/AI679H/OczjdH6h/i1ub1CBlYVrWtyNo99Z/4N30/T9T&#13;&#10;+bf/ADdv83f6b/RsSU9d9UPqHi/Vj9OxzrMl9ex7ifZy2x/pVf12fnrp1W6b1LH6pjtysR4sqeNC&#13;&#10;P+pd+4/+QrKSnzn66f8Ait6V/wBb/wDPj16MvOfrp/4relf9b/8APj16MkpFlfzL/wCqfyLyL/F3&#13;&#10;9Z8vo2HbVj4F+Y11u4vqDi1p2sb6btlV3uXruV/Mv/qn8i4P/Ex/ybkf8f8A98qSUz+oOfkfWNnV&#13;&#10;KeousNdlhb6byZqZaLmW4zN381sZ+j2LsejdIo6LiV4OLPpVzG4y73Oda/c7+vYo9M6Hh9KfdbiM&#13;&#10;2OyH+pYZJ3O/t/Q+n+Yr6SlJJJJKUkkkkpSSSDbm0U2NossY22z6DC4Bz4/0df03pKeR+uf1n670&#13;&#10;x9lXTsIupDRGRBs5Hvs9Gv6Ho/8ADf1/5tR/xV19OGDZbiXG7JscHZBeNr2u93pM9Pc/9H/OfpfU&#13;&#10;s9X9L/xdfbLzT6mmt/1v6g/B/oux87fobt1P0f8Ar/remkp9LXOf4xf/ABP5f9Vv/V1ro1zn+MX/&#13;&#10;AMT+X/Vb/wBXWkpX+Lr/AMT+J/Vd/wBXYujXOf4uv/E/if1Xf9XYujSUpJJJJSkkkklKSSSSU8f1&#13;&#10;3/xS4f8AUb/1WQuwXGfWl4wuuYeZbpVDWk+G1z/U/wAz112YIIkcKHF80x/WdLnheHl5fo+xw3/W&#13;&#10;hkm8lZ/4qmf8V/3x62PrN0t/VcB+PV/OaOb5lv5n9tYuO8Zn1oe+rVtNZDj5hvpu/wDBLdi0/rZ1&#13;&#10;u/ouMy6hrSXWBp3AxEOf+b/UTYkcEzL5eKTPljkPMctHFXvxwYOES/f9WT1uJ07642dHpZhdSx3t&#13;&#10;dUA0EaS1vtZ7LNn/AJ8WrR9ZOj9dLce4a7gWttb+d+btd769/wDbWzh5VXUcdl7IcyxoMc/2f7C5&#13;&#10;b6/dOwqcVt7GNrv3gDaA0uH5+/b9JCXHCN2JwHSQ/RTiPL81n9s48nK8zklXuYcnyZv9k9kkq3TH&#13;&#10;WOxKXXfzhrYXT+9tbvVlWAbFuPKPDIx/dPCpJJJFapJJJJTl/Wr/AJHzv/C13/nuxYP+Kb/kJv8A&#13;&#10;xtn5V0fX8Z+X03Kx6xL7KLGNH8pzHsauT/xP59V3Sn4oI9Wm1xc3vtf7q7P/AD4z/raSnd+vn/IW&#13;&#10;Z/xR/K1C/wAXX/ifxP6rv+rsUP8AGRm14fQcn1CAbAK2j95zj+b/ANb32f2FY+omM/F6Fh12aO9P&#13;&#10;d/nl1zf+jYkp84+sX1THS/rHjdO6M99T76w4PLpcw2OyKr3sf9P2Y9f/ABn8tdbb/ii6Q7GNTTZ6&#13;&#10;5GlpdJ3fvuq/mtn+vqKt9Yf/ABcdO/4gflzl6Ckp4X/FN1HIuwr8DJJc7Es2tJMw13+B/wCt2VWL&#13;&#10;sepdPq6ljWYd8+na0tdBgwf5S4f/ABUfz3U/+PH5b16Ckp8e+vX1KwPq03FtwjYXWW7TvcHaD3fm&#13;&#10;sYvYV59/jf8A5nB/4/8AgvQUlOX9Y+kZPV8X7PiZT8OzcHepXO4gbv0Xssof/wCCLy6z6r5w+sze&#13;&#10;mHqNxyDXuGT7vUA2vf6X9I9T+R/SF7KvO8uwU/X2nfoH0wJ8TXakpsD/ABedYBn9uZP3Wf8Avcu6&#13;&#10;qYWMDSS4gAEnk/yk73trBc4gNHJPCr4PUsXqLXPxLWXNadpLHB4Dv3fYkpspJJJKUuG/xt9QycTp&#13;&#10;ldVDiyu63ZY4fuQ53pf9c/8ARa7lc59dur9N6fjV0dWqNuPk2Bh8Gf8AD/v/AKL/AIL9IkpycD6m&#13;&#10;fVC7Gays1XSP5z1jvcf+t2s2P/4P0/8ArapdD/xd3dD+sNGdhuFvT2iw7i4b2bmW0ei7/S++z+cr&#13;&#10;/tqxb/if6NkRbRdc1jtRDmPZB+j6f6L/ANGLDu6Xd9Quu4VOBkPspyntDqzzDnNof6lbPY/6f6C3&#13;&#10;Z9NJT6N9Z+tjoPTbs8jc6tvtHi9x9Kn+z6j/AHrhPql9Sz9a2ftvr9j7jaT6bN20bAdu52z3117/&#13;&#10;AOZpp9JdL/jNwbMzoN3pCTWW2ED91h/S/wCZX+kXK/Uz6hdD+sXTWZTn2+uJba1rwNrwf3PT/PZ7&#13;&#10;2JKdH60f4tMTExXZ/RN+Pk44NgDXuO4MG5+x9jn3V3f6P9Itr6hfWJ31n6UTla3Vk1Wke3fp7bvZ&#13;&#10;9D1K3/8Abm9Z9n+KToVTS+x9zWgSSbGgD/wJa/1L6b0fp1FtfRbRcwv97t4s90fyPYkp846j9XLO&#13;&#10;k/WZnS+hvdW+1gAe47nMbY1/2l+//g6PU/4RdpV/il6KKtlvqvsI1sL4dP7+z+a/6Fiw/rD1irov&#13;&#10;12qy8jSoVta4/uixr6vU/wCt7969PrtZawWVuDmOEhwMgj95rklPmXRLsv6i9dZ0S6w24GUR6ZP5&#13;&#10;psPp1Pb/AKN/r/obv+3V6B17pn7WwbcM2upFjYNjeWwd/wDmfmWf8GvO/rLmM+sv1rwsTBIsbjOb&#13;&#10;ve3Vvsd9pyfd/wAFWz/t72LQ/wAbWdd+p9NbYaqMl59V3aGmpnv/AODr9b1bGf8AFpKauP8AVr6k&#13;&#10;9OHpZeUzIs7uNp0P8n7E5jP8/wBRA+rlmN0H60V4XSLxd0/LYSQ1wsDXRbta7b/haraP+M+z2rss&#13;&#10;D/F90LCqFYxmWEDV1n6Rzv5Xv/8ARa4ptPS8f66YlXSA0VMBFgYSWettyPU2/wDWvR/m0lPqGdh1&#13;&#10;5+PZi3Sa7WljoMHa4bXe5eQ/Wn6vVfVDq+CekNfba4h7WPO7dYHbKmfo21r2VeffXf8A8U/SP6w/&#13;&#10;6tJTPD/xZftOc36xX2X5lmpax0Mr/wCCb7fzP+D9On/q1t/VH6lUfVZ15otfY24t0dHtDN236H07&#13;&#10;P0n84ujSSU8n9d/qvg9YfVk9Tyzj49QILS5rGOJ/dfd7GXf2Hrnrvq/9R8ik49GSyu6IFptd9L95&#13;&#10;/rO+zIOJgV/XH605dPVXF1WIXtrpktDm1v8AQ/ren/hrfT/0i67qP1V+reBiuty8aiulgkuI2n/t&#13;&#10;xv6bf/00lOb/AIpuq35vTLMbIcXnGs2NcTPsI3sZu/kP9T/ra0PrJ9U+odYyRfi9TuxKw0N9Ngdt&#13;&#10;kf4T9FkY30lg/wCJotOLmbNG+sI+G1eipKfGv8X31XzutYlt2J1G7Ca2zaWV7ocdrHer+iyMZd19&#13;&#10;X/qf1HpWY3KyeqX5VbQQan7trtw2+71cnI+h9P6Cxv8AExYBg5VJ+m24EjwDmtZ/6Keu8zeo43T2&#13;&#10;erl2sqZ4vcGj/ppKaX1o623oPTbs8jc5jfaPF7j6dX9nf9NcN9U/qUfrSz9t/WCx9xuJNde4tGwH&#13;&#10;6T9nuZX/AKGmn0vYuj/xj4buqdAtdje/bttG3Xcxp3vez/rP6VT/AMXPWKOpdGorrcPUx2iuxvdp&#13;&#10;b7a3f1bWJKcvr3+KvBNJv6LvxsusbmQ9zmucPzN1rn21v/csZYrv+Lb603dfwn1ZhnKxiGvdwXNd&#13;&#10;/M2P/wCE/R2Ms/qLpupdRo6Xjvy8pwZVWJJP/Ut/lv8AzFwP+KDGttOb1J7drL3gN8yDZbd/metW&#13;&#10;kpL/AIxPqT08YuX1seoMmGu+l7Jmun6G39z+Wsz6sfVrqH1uwcdvULHUdLpaG11s0deWn+ffu/8A&#13;&#10;Pj/+tV/4Zdl/jF/8T+X/AFW/9XWi/UP/AJCw/wDih+VySnIxf8VfTsHOozsS22v0Xh+wkODi33N/&#13;&#10;SfTZ/wAL++u1SSSUpJJJJSkkkklKSSSSUpJJJJSkkkklKSSSSUpJJJJSkkkklKSSSSUpJJJJSkkk&#13;&#10;klKSSSSUpJJJJSlg/Xz/AJCzP+KP5WreWD9fP+Qsz/ij+VqSnyT/ABY/+KLF/wCu/wDnq9e8rwb/&#13;&#10;ABY/+KLF/wCu/wDnq9e8pKUvOfqJ+l+tHVrXfSa+xoP8n1dv/oli9GXnHRyOifXXKx7vazNaXVng&#13;&#10;Oc/bk/8AVsyaf+NSU9t9ZKxb0vLY7g0Wj/oPXN/4orC/ocHhtzwPh7H/APf1rfXzqTOndEynvMGy&#13;&#10;s1N83Wj0fb/58Vb/ABa9OdgdCoFgh9u60jyef0X/AIB6SSnJ+vH+LRnVfV6jgF321x3Fjj7LIG3Z&#13;&#10;X/orP3Pf6azvq79YOiYv1dv6bnB9L6w5t1JcfVse72fqv9d3+C/7T/4f9H+kf6D1rrWL0PFdmZjt&#13;&#10;tbeB+c935tVTfz7HrzO36p9W+tnqfWMNZRc5zX49JaP0jGfQddv9u5/s9N9/8/8A8Hj+kkpJ9Tv8&#13;&#10;WVXUmHqHUm2U1PM00h0P2fSbZkW7d/v/AOtf6T9xerLmvqf9cq+utONkj0eoVSLaj7TLfp20td+Z&#13;&#10;+/X/AIH/AKa6G/Iqxqzde9tdbRLnOIa1o/lvekpzfrL1LO6bjC3p2Mcq0ugtBja2Hfpf3rFwH1e6&#13;&#10;gOtfWNuR9YXOozaobj47mFlc/wCD/SWe/wBT/CM3/wA9Zs/S/wCAXqdVrLmiytwcxwkEGQf7S82/&#13;&#10;xvGt1+AzHj7dvO2PpbZZ6X/sx/Nf9dSU+lryv6z9Qt6Z9dK8qml+S9lQiqud791d1fs2Ns+hv9T6&#13;&#10;C9UXnGZ/+UDH/wCKP/nnISUjf9cOpdR6/wBPpfRkYNRcQ6uzc0Xbvz3MfXT6uxdxifV7ExOoXdVr&#13;&#10;DvtGQ0NfJ9sN2/QZ/wBbYiZnQsPNy6c69m6/Hn03SRG7+S32v/tq+kpSSSSSlJJJJKUs36yZbsLp&#13;&#10;eVkMMPZTYWkfvbXen/01pKh17BPUOnZOI36VtT2t/rOa70/+mkp8o+o3Weq1Ybun/V/GbZkFxsut&#13;&#10;fG1oP6Omv3uqr+jX+e//AEmypdN03699T6Xns6b9ZqG1eroy1v0ZJ2t37X2Uvr/l1/zP+FT/AOJy&#13;&#10;2kdNvxxpey8l4P0oLa21f+e7GIX+Oeyk4ONVocg3S0fnbNr23f8Agn2dJT6ImcSASBJ8ELDa9tFb&#13;&#10;bf5wMaHf1o96VObRe99VVjH2VmHta4Ocw/8ACsb/ADaSnyz64fWbrGdWMLqmM/p+BY8CyxrTa4j6&#13;&#10;TWeruqpd/UZ/6jXpH1eqw6enUM6c4PxQwCtw/OH77v8AhN/87/wih9aX4zOlZRzI9H0nTPw/R7f+&#13;&#10;E9T+a/4Rc5/igFo6IfUnab37P6kVf+j/AFklPbpJJJKUkkkkpSSSSSlJJJJKUkkkkphbYylrrXkN&#13;&#10;a0S4nwauQ6x9YLPrAx3Tuk1Osa/R9hG1u3+19D/ri6Hr+RiU4djM2z067AWSNXe4f4NirfVXIwDi&#13;&#10;NxsC31BVMyNr/cXWe5m1ihncpcFiII9X77o8qI4cR5k455skJx9riE/uuP8A1s5/7T/Jt3ovTh0v&#13;&#10;DqxJksGp/lOPqWf9N6upJKUAAUNg0JzlkkZy1lOXHI/1pKSSSRWqSSSSUpJJJJT5d/ju/wC0H/Xv&#13;&#10;/dVaH+Jj/k3I/wCP/wC+VLP/AMd3/aD/AK9/7qrQ/wATH/JuR/x//fKklPoK57/GDYa+gZhbzsA+&#13;&#10;TnMY5dCsv60dPd1PpWVisEvfU7aPF4G+r/wRJTnf4t6xX9X8QN7h5PxNlq57/HN+jowr2/TZa6D8&#13;&#10;mP8A/Ra0/wDFP1JmV0VuNP6TGe5jh3h7nZFbv/BNn/W1l/4ySOsdX6d0Wn3P37rBzDXln0v+Lppv&#13;&#10;t/4tJT6BnYVefj2Yt0+na0sdBg7XDa73LyP60/UGv6sZNee1lmR0wOHqNDotr/rWM/M/0dn/AFl/&#13;&#10;+kXsa5P67fWj7G39kYDBkdRyRsbXAe1jXfSsyGO9n83+ZZ/xt36FJTzv196j0361sxcfpodlZ1gJ&#13;&#10;qDDDamv/AJ37W39/9H9D2el/OW/o/wCc6T6nfUDF+rRGTuc/LdXteZ/R+4te/wBKv+z/AIRclj9B&#13;&#10;6l/i4sZ1RoblYzmBuSGj3Vyfd6b/AKfp/uW/9v8A+DXpnSuq43V8duXhvFlTu47H/R2N/Msb+4kp&#13;&#10;5T/Gh0bO6tRit6fUbXsuJIHbT2ufu/MVa/pf15LftLcyjeNfRaG/9t+/H9P/AD7f+vLvpEx3TpKe&#13;&#10;T+o31zs6/wCrh5zBVnY/02gEbgD6b3+m7+bfXZ7Lq11i80+rdrOo/XXMy8Ig47WEFw+i4xTju/re&#13;&#10;pkMfYvS0lPjP+Lr6y5XRse+vGwL8wPeCXVBxDNPoP9Oq5dR9QOqZP1gv6tV1A2emXtApeTNLbPtV&#13;&#10;duN/wWxjGVv/AKirf4lv6Hlf8a3/AKldx07oWH0y6/JxWbLMp2+0yTud73fnfQ/nbPoJKV0PouP0&#13;&#10;PEZg4u70mSRuO53uPqOV9JJJSkkkklKSSSSU8V/jR6Bk9Sw6szCBddhuL9o+lsdt9R1bfz31vpqe&#13;&#10;g4f+N7pTsUWZIsZkAe6sN3S7/grf5vZ/xnpru1kdWx+j9NY/qmbTQ01+42OYz1J/kWbfUfa//BpK&#13;&#10;fNvqZm5PUPrecvIYa33Ne8sP5tbmfq+7/rXo/wDnxesdQrddjW1sEudW4AeZC4P/ABb413V+o5n1&#13;&#10;lyG7W3EsqB8Jbv2/8TXVTRv/AOMXoZIaJOgCSnyz6q/V363Y+F9mxrGYNJcX/pADa4nb/wAHken/&#13;&#10;ADf/AAKvY31t619V8+vA+sm23HuMNvaAI/N372Mq9Rlf+GZZV63+EXoy86/xyZNL8XGwWw7Kdbva&#13;&#10;0fS2bX1f+C22V7P+LSU+ipIOHW6qiuuzV7WNB+IHuRklKSSSSUpJJJJSkkkklKSSSSUpJJJJSkkk&#13;&#10;klKSSSSUpUOv/wDJuV/xFn/UPV9UOv8A/JuV/wARZ/1D0lPhf1D/AOXcP/jR+Ry9n+vFhr6HmFvP&#13;&#10;ouHyd7HLxj6h/wDLuH/xo/I5e5/WDAPUunZOI36VtT2t/rFv6P8A8ESU4v8AivrDPq9jEcuNhPx9&#13;&#10;W5n/AHxY3+Odg+wY1n5zbiAfi13/AKTVv/FH1Bt/SXYZ0txrHAtPIa8+sx3/AG563/baof40nftT&#13;&#10;N6f0SnW2x+5wH5ocW01v/wDbh6SnvrKGdQxTTd9C6stdBjR7dtm1eTfW7/F7X9XLWZ9LX5HTgR6r&#13;&#10;N0Ws/wCusb/Nv/0uz9H+evYgABA4XLfXT61DpjB03DYL+o5I211RvADvb6t7P3P5D/p/8VvSU839&#13;&#10;euq9K+s+NiY/Tw/JzbJ9FjDHpb9rbftjf5Po/Q/676no/wA5v/U3/F9jfVwsy3uc/M2FrzP6Mbvp&#13;&#10;tqZ/J/4T+uuVx/q51T/F66vrFYbk1FkZTGjWsE+/0n/6P/hmf9dZ6K9L6P1jF61jNy8N4fW772u/&#13;&#10;0VrfzLGJKbqyfrV1gdF6XkZsw9jCGf8AGO/RUf8Agr1rLzz/ABoZD+pZeD9X6Sd19ge+OzSfQq/9&#13;&#10;2Lf+tpKdj/Fl0r9n9Eqe4fpMgm539v8Amf8AwBlb11ahTU2hjaqxDGANA8APa1TSU+N/UP6x5XRX&#13;&#10;ZjcbBuzBZYCTUHHZt9T6fp1XfTXTfUPrOX13qHU2Z3qNrO0Ciwn9CHerW6nY7Z6Xs+n/ADar/wCJ&#13;&#10;7/vQ/wCNZ/6OXb4PQ8Pp+TfmY7Nt2SQbDJO4j+S72s+n+YkpboXQsboOKMLE3emCXe47nS5aCSSS&#13;&#10;lJJJJKUkkkkp84/xs/0zpX/Gv/6rDXo684/xs/0zpX/Gv/6rDXo6SlKNtrKWGywhrGgkkmAAPpOc&#13;&#10;5K21lLDZYQ1jQS4kwAB9Jzl5j1Xq+Z/jDzT0npRNfTayDbafzxP03fyP+42P/hP527/gUpe213+M&#13;&#10;Trtbagf2VhGS4jSwz/7s+n6bP3Mf9IvT1lYOH036qYLaWuZRjtIBe8hu57vz7bXfTts/1/RrVSUp&#13;&#10;cJ/jUzX31YvRKD+lzLWg/wBRpa1m7/r763/9YXdrznpL/wDnH9cr8zmjAaWM8Nzf1f8A6dr8q9iS&#13;&#10;n0DExWYdFePUIrraGNH8lo2NRkkklKSSSSUpJJJJTx/Qv/FLmf1Hf9VjrsCJ0K4/oX/ilzP6jv8A&#13;&#10;qsddVmZlOFUbr3BjG8kqHDpE3+/J0viIMs2MRFyODBQH+zeN+rTfsHX8nEr0rdv07CD6tX+Z9BX/&#13;&#10;APGL/wAnV/8AHN/6i5VPqZU/qPUMnqzhDHFwbPi87/8AwKr/AM+K3/jF/wCTq/8Ajm/9Rcoh/MS7&#13;&#10;Hi4f7roTP/CeEH+chHFDN/tuBodR+s+b+zTWzFvo9rALvc0N1Z7t/ps/nfofT/PXQY3Tauq42Dl5&#13;&#10;W51tTGWNM8vLarHep/bYrQwqs/AZj5A3VvrZI442vWf1jqVnR78DDxg0VWvFZB1hjTTSxrP+3VJw&#13;&#10;mPqmeOFRafuxzVi5aH3fOMmbJxCXzY/Z9f6z5/3/AEO8uP8AqX/yj1D+v/3+5dguP+pf/KPUP6//&#13;&#10;AH+5HJ88POX/AEWLlP8AcvM/3MX/AKWewSULiWscRyAVz/1Dvsv6cXWuLyLHCXGf3FIZVIR/easc&#13;&#10;JlhnmvTFKEOH973eP/1W9GkkknMCkkkklP8A/9H06z6RXC9R/wAXd9OY/O6DluwnW62ME7CT+5s/&#13;&#10;M/4N7LP+D2LurPpFRSU8z9VPqRX0Gx+bkWuyc636VruwP0vT3b3+/wDwlj3rZ6z09/UsOzFrufju&#13;&#10;sAAsr+m3Xd7f630H/wAhXUklPAYP+Kl+HlDMZ1G4W7pc4N2vdrue11vq/wCE/lro/rX9Wn/WKhuO&#13;&#10;3Jsxmgnds4sDht9O5m6vetxJJTyP1S+oJ+rOQbmZdllbmkGqNlZcf8K9m+z3rY+svQ7euYzcenJs&#13;&#10;xSHh26vlwh36N+11ft/trWSSU+eW/wCKWy6xt1nUrnWs+i4tJc3+pZ6+5i3vq19UMjoeQ6+3PvyW&#13;&#10;ubt2PJ2c/wA577LveulSSU4H1p+rF3XxWKsu3FFe6RXw/dt/nNr6voLm8X/FNbhtLMfqV9TSZIY0&#13;&#10;sBP/AFu9ehpJKa3TMN2Di1Yz7HXOraGmx/0nx+e9WUkklKSSSSUpJJJJSlzn1u+o+J9aAx9jnVZF&#13;&#10;YhtjddPpbLK/z/8AoLo0klPnX/jc9cez7NZ1aw43BHvPt/c9P1v+h6i636sfVbD+rWOaMUEucZfY&#13;&#10;76bz/wCQZ/g61sJJKWcNwImJ7hcDk/4rsjKa5l3VMh7HctdLgf6+69d+kkp4HG/xXZGKGsq6pkMY&#13;&#10;3hrZaB/U23+1d60bQBMx3KdJJSkkkklKSSSSUpJJJJTS6t0fH6vT6GQNOQR9Jp/eYsBn1Nzqm+jV&#13;&#10;1CxtPG0B2g/d/nl1iSZLHGRsjVtYedz4I8EJei+LgnGGWMZf9VczofQMfotZZTLnv+k930nf+YKH&#13;&#10;1l6Iet4ox2vDHNeHgkSNA9n/AKMWskjwR4eGvT2WDmcoze/xXmB4+OTybPqRfh/0DNsqB5Ecn979&#13;&#10;G+v/AKhHwvqWxt4yeoXPyrGxAd9H+1vda566VJMGGA6M8viXNSBBnrL0ynGGOGX/AMN4PcUkkkpW&#13;&#10;ipJJJJSkkkklKXFdY/xaV35Z6h0nJfg5DiS7ZO0k/T2em+myr1P8J/g/+DXapJKeFxv8WTsnIZkd&#13;&#10;bzbc3Zwx0hn9V3qWXfo/5FfpLuQA0QNAE6SSnz/I/wAVNl+R9qd1K82idr3DdY0e72+t638tdP1D&#13;&#10;oF2Z0tvTW5dtdjWsBvB/SO2fS9T3f4X8/wDSLZSSU8R0D/Fq7omW3Lrz7iA7c9gGwW/8f+lfvW39&#13;&#10;aPq5d15lTacu3E9Mkn0yYfu2/wA5tfV/N/4P/ri3EklPnmT/AIprcsAZHUr7A0yN7S6D/J33o4/x&#13;&#10;Z5n/AJb5P/S/96F3iSSmNTDWxrCS4gASeTH5zlzv1u+pGN9ZvTuNjqMmrRlrROk79tjPZv2P99f6&#13;&#10;StdIkkp87P8AiszM0hvUuqXXVD833O/9uL7mM/7aXYfV/wCreF9Xcc42C0hrjuc5x3Pe76O57lqJ&#13;&#10;JKUkkkkpS5z66fVAfWqmmk2+j6T9xO3fLSNrm/SrXRpJKeDo/wAXfU+mt9PpnVraquzHN3Af1f0v&#13;&#10;p/8AgSv9B/xfV4GZ+0+oZD83MH0Xv0aw/vNZvt9zP8H7/wDra61JJSzmhwIIkHkLh87/ABXsryDl&#13;&#10;9Fy7MF7tS1sln9Wv07KLGV/8H+lXcpJKeAd/iwyuoEftfqd+RWPzBI/8/W3s/wDAF13Q+gYXQaPs&#13;&#10;2CzYwmSZlznfv2PctFRta5zC1h2uIIBiYP721JT5t1fpuP1T66jEy2Cyl+PDmn/i7Fau/wAUNElm&#13;&#10;PmXV0OOtZ9w/6qr/AM9oDv8AFz112Z+0f2i37UBtFm07tv0P+pXUfVfo/V+musPVMz7U1wG0R9Ej&#13;&#10;6TtySmf1Z+pvT/q0w/ZGl1rhDrX6vI/c/drr/kM/tov1o+q+L9ZsX7NlS1zTLHt+kx3/AH5jv8JW&#13;&#10;thJJT55V/iuz9oxruq3HFGnptDgNv7npuyH01/5j1ZzP8U+ETS7p99mK+ppBe33PeT/hX27qf0n9&#13;&#10;Rd0kkpxT9Xrf2P8Asn7Xd6m2PtE/pfpet+9/1j+c/mPz1y1v+Ka26xt1nUr3WM+i5zSXN/4t/r+x&#13;&#10;ehpJKeIxP8XWXj3MuPVclwY4OLZd7tp3bP5967dJJJTx31m/xc1dXy/2lhXuxMs/Sc0SHEe31PY+&#13;&#10;p9Vv8tj1Vw/8V/rWtu61m3Z20yGOLg3+2+22+z/tv0V3aSSnien/AOLT9m5v2rFzrqqvV9T0mDa0&#13;&#10;id3ov22bHM/wX81/NrtkkklPDdW/xZ+pmPz+k5dmFZYSXBkxLvp+m+myh9bP+D/SIOL/AIpabbfX&#13;&#10;6vl3Zb/DVs/yX22PyLnf59S79JJSOjHrx6m0VNDa2NDWtHAa0bGM/wA1cZ1H/FhT9oOZ0fJswLXT&#13;&#10;IZJZ/wBb2PpsqZ/I9T0v+CXbpJKeBH+LC/Psa7rXUbsqtpkM1H/Ttsu2/wBir/ri7fBwaOn0MxsV&#13;&#10;grqYIa0cBHSSU8P1b/Frf1O217+pX+la4u9My5gBO/09vrbNlf8AxaBT/ityaGCurquQxjdA1oLW&#13;&#10;j+q1uQu/SSU0OhdLf0nDZiWXPyHMmbLPpOk7/wCX9BX0kklKSSSSUpJJJJSkkkklKSSSSUpJJJJS&#13;&#10;kkkklKSSSSUpJJJJSkkkklKSSSSUpJJJJSkkkklKSSSSUpYP18/5CzP+KP5WreWD9fP+Qsz/AIo/&#13;&#10;lakp8k/xY/8Aiixf+u/+er17yvBv8WP/AIosX/rv/nq9e8pKUuf+tv1Ox/rKxji805NOtdreW/yX&#13;&#10;/vs/t/o10CSSngqP8W+XnX12dezn5dNRltesO/4x73fnf4T/AAln+mXeNaGgNaIA0ACdJJTw3Xv8&#13;&#10;WLut5T8i7PtLXPLmscN7a93+Dp/S/Q/sLo+i9Ds6Z084D8m25xDgLXH3t3fR9L+c/mv8GtZJJT53&#13;&#10;/wCNG71/tR6jd60z6m39J+7/AD3rep9Fdv1HpFHU8J3T8ubKntDXEn3Hbtc2zd/pPUZ6iupJKfOm&#13;&#10;f4sepdNcR0nqdlVR/NO5v/nl/p2f9tMWp9W/8XVXS8r9o597szMGoc/hrv8ASfpH22W2/wDCWP8A&#13;&#10;7C7FJJTW6nhuzsW3GZY6l1jS0WM+kyfz2LhT/ilsNwyT1K43DQWbTvH5v876/qL0NJJTg/Vf6s3d&#13;&#10;B9X1sy3L9TbAsmGbd30N77fpreSSSUpJJJJSkkkklKSSSSU8X17/ABdnJzHdT6Rkuwsl8l+2dryf&#13;&#10;pO/RvrfX6n+F/nPUUOif4tzTmt6l1jJdm5DCCwOnaC36Dnutc99np/4Nn6Ni7dJJSlxHXv8AFlXm&#13;&#10;5juo9NyX4mS9xc6JLS9x3WWMex9VtO9dukkp88H+LLP6i9o611Ky+lpnYNxn+1c/ZX/2yu8wsKnA&#13;&#10;oZjYzQyqsbWtHYI6SSlJJJJKUkkkkpSSSSSlJJJJKUkkkkpyPrH9XmddpawvNb2Elro3DX6TXMQP&#13;&#10;q19VW9Dc+02epY8RMbQG/wDTW8kme3Hi469XdsjnM4wnlxL9Qf0FJJJJ7WUkkkkpSSSSSlJJJJKf&#13;&#10;Lv8AHd/2g/69/wC6q0P8TH/JuR/x/wD3ypZ/+O7/ALQf9e/91Vof4mP+Tcj/AI//AL5Ukp9BSSSS&#13;&#10;U8T1X/F5c3Nf1HoeW7Ctt/nGgexxP0tuz/P9N/qe/wDcV76q/UZnRL35+Xc7KzrBBtd+aD/o9+9+&#13;&#10;/wD4Xf8A9trqEklNTquE/qGLZjV2vodY2BYzR7P6i4nH/wAU78fJGW3qNwumS8Niw/8AXvVXoKSS&#13;&#10;nG+tP1ef9YMZuMzJsxgHS4s/PbGz0rW7q9zFkfVP/F7/AM2sn7RXmWWMIINUbGOJ/Ptbvfv2LsEk&#13;&#10;lPL/AFu+o1f1jtry2Xvx8mpu1r2+5u2XP/m91fv9/wBNliw3f4u+u5Lfs+T1ax2OdCJe7cP5bH2/&#13;&#10;+jF6IkkpyPq19WMP6tY32fEBJcZe9307Hfy/5LP8HX/5mhfWj6t3debU2nLtxPTLifTn37tv85tf&#13;&#10;V/N7PYtxJJT55i/4pbMMFuN1K6oHUhjSyf8Atu9dx0nBd07ErxX2uudW2DY/6b/6ytpJKUkkkkpS&#13;&#10;SSSSlJJJJKcb6zdM6l1GpjOl5X2VzXEuO2d4/N9/0mbVzVX+LG/Ptbd17Otyw0yKxIb/ANuPe7Y3&#13;&#10;/iaql3ySSkeNjVYlTaKGhlbAA1oEAAKt1npNPWcOzByC4V2iCWmHCDvbt/tsV1JJT51X/i36x0/9&#13;&#10;H07qtjKezTvbH9iu19a1Pq5/i4p6ZlftLqF7szLBlrnzta7/AEn6R9tl1rfzLLH/APW/UXYpJKUk&#13;&#10;kkkpSSSSSlJJJJKUkkkkpSSzur5ubibPsWP9o3Tu9wZtjbs+l++s79t9a/8AK/8A8EamHIAaPF/i&#13;&#10;ybOPlMmSInE4qP7+bDjl/iZJvRJLnf231r/yv/8ABGqVXWesOeA7AhpIk+oNAh7sf63+JNeeRyjr&#13;&#10;h/8Aajl//Vj0CSSSkaakkkklKVDr/wDyblf8RZ/1D1fVDr//ACblf8RZ/wBQ9JT4X9Q/+XcP/jR+&#13;&#10;Ry+g18+fUP8A5dw/+NH5HL6DSU8X1n/F9a/Nf1PouU7CyLJ9QD6D5+m72fv/AM49n6X9IrX1X+or&#13;&#10;ej5LupZt7svPeCPUdwyfa709+9+/Z+j9T/Rfo11SSSmt1LEdm41mOyx1LrGlosZo9k/nsXDVf4pX&#13;&#10;15Ayx1K4XzPqBsWf9vetvXoSSSnH+svQLOu4gxGZNmPDgS5nLxDmenbt9L2LF+qv+Lr/AJt5Yyq8&#13;&#10;yx7IO6sDYx8jY31v0j9/p/TZ/LXZJJKUuYo+prh9YH9eyLg/2xXXtj0/a2j6e/8A0fq/mf4RdOkk&#13;&#10;pSxfrP8AV63rtVddOVbiljiSa/z5H5+19X0VtJJKfPMb/FLZiT9n6ldXu1dsaW7v6+y9dt0Xpz+m&#13;&#10;YdeJZa+91YINj/pukuf7v6n0GK6kkpSSSSSlJJJJKUs7r/SrOr4bsWq9+M5xB9Sv6Wh+j+Z7X/11&#13;&#10;opJKfPMj/FLZlFrr+pXWFmrS5pdt/wCL33+xbH1f+pOT0jMbl29RyMhrQR6bidjtw2fpN1tv0Pp/&#13;&#10;8YurSSU5/XukN63g24D3urFoA3N5EFtn/fPf/IXGYv8Aimtw2lmP1K+ppMkMaWAn/rd69DSSU+fX&#13;&#10;/wCKizLAZldSvtrBB2uBd/58uf716A1oaABoAnSSUjyGPfW5tTtry0hrona6PY/asD6k/VAfVbHt&#13;&#10;rdYLrbX7nPjboB+jr+k//hP+3F0aSSlJJJJKUkkkkpSFlUnIpfU1xYXtIDm/SbP57EVJJIJBBG4e&#13;&#10;RZ9QXsebW5lgsdy4D3H+s/1URn1BpseH5mRbdHYmP+q9Vy6pJRexj7N4/FObP+U+sYY4y/6CLGxq&#13;&#10;sSttNLQytogALneqfUt3UrX2WZdmxzi4MI3Nb/U9/wCZ+YunSTpQjIURowYeazYJmeOXDOXzS/nP&#13;&#10;/Sjyo+pWQ0QM+4AfH/0sp4/1KczIqyLsuy30Xh4Dh+6d/wCfY/8AcXTpJvsw7fizH4lzRsce+n83&#13;&#10;i/7xyet9Dt6oWGvJso2AyGcOn+1Wser6gvpcXV5ljXO+kQILv6/6VdckjLFCRsjVbi5/mMMPbhLh&#13;&#10;h+7wY/8AvHlT9Ssg6HPu/H/0stnoPRm9FxvszXl/uLiSI5WiklHHGJsDVbl53PmhwTlcL4uHgxw/&#13;&#10;9JxUkkkpGqpJJJJT/9L1F3P5vzTf5q+WkklP1L/mpf5q+WkklP1L/mpf5q+WkklP1L/mpf5q+Wkk&#13;&#10;lP1L/mpf5q+WkklP1L/mpf5q+WkklP1L/mpf5q+WkklP1L/mpf5q+WkklP1L/mpf5q+WkklP1L/m&#13;&#10;pf5q+WkklP1L/mpf5q+WkklP1L/mpf5q+WkklP1L/mpf5q+WkklP1L/mpf5q+WkklP1L/mpf5q+W&#13;&#10;kklP1L/mpf5q+WkklP1L/mpf5q+WkklP1L/mpf5q+WkklP1L/mpf5q+WkklP1L/mpf5q+WkklP1L&#13;&#10;/mpf5q+WkklP1L/mpf5q+WkklP1L/mpf5q+WkklP1L/mpf5q+WkklP1L/mpf5q+WkklP1L/mpf5q&#13;&#10;+WkklP1L/mpf5q+WkklP1L/mpf5q+WkklP1L/mpf5q+WkklP1L/mpf5q+WkklP1L/mpf5q+WkklP&#13;&#10;1L/mpf5q+WkklP1L/mpf5q+WkklP1L/mpf5q+WkklP1L/mpf5q+WkklP1L/mpf5q+WkklP1L/mpf&#13;&#10;5q+WkklP1L/mpf5q+WkklP1L/mpf5q+WkklP1L/mpf5q+WkklP1L/mpf5q+WkklP1L/mpf5q+Wkk&#13;&#10;lP1L/mpf5q+WkklP1L/mpf5q+WkklP1L/mpf5q+WkklP1L/mpf5q+WkklP1L/mpf5q+WkklP1L/m&#13;&#10;pf5q+WkklP1L/mpf5q+WkklP1L/mpf5q+WkklP1L/mpf5q+WkklP1L/mpf5q+WkklP1L/mpf5q+W&#13;&#10;kklP1L/mpf5q+WkklP1L/mpf5q+WkklP1L/mpf5q+WkklP1L/mpf5q+WkklP1L/mpf5q+WkklP1L&#13;&#10;/mpf5q+WkklP1L/mqh17+gXf0b6P/an+j/8AoV/wS+aUklPtP1Y/5Rq/5B/O/on9K+hZ/Rv/AEd/&#13;&#10;3X9Vd5/mr5aSSU/Uv+al/mr5aSSU/Uv+al/mr5aSSU/Uv+al/mr5aSSU/Uv+al/mr5aSSU/Uv+al&#13;&#10;/mr5aSSU/Uv+al/mr5aSSU/Uv+al/mr5aSSU/Uv+al/mr5aSSU/Uv+al/mr5aSSU/Uv+al/mr5aS&#13;&#10;SU/Uv+al/mr5aSSU/Uv+al/mr5aSSU/Uv+al/mr5aSSU/Uv+al/mr5aSSU/Uv+al/mr5aSSU/Uv+&#13;&#10;al/mr5aSSU/Uv+al/mr5aSSU/Uv+al/mr5aSSU/Uv+al/mr5aSSU/Uv+al/mr5aSSU/Uv+al/mr5&#13;&#10;aSSU/Uv+al/mr5aSSU/Uv+al/mr5aSSU++/Xf/Af8lfn/wDKH/Wv6F/7s/8AWFY+pf8ARrP+Tv5z&#13;&#10;/tB/NcN/n/8Aux/6LXz0kkp+pf8ANS/zV8tJJKfqX/NS/wA1fLSSSn6l/wA1L/NXy0kkp+pf81L/&#13;&#10;ADV8tJJKfqX/ADUv81fLSSSn6l/zUv8ANXy0kkp+pf8ANS/zV8tJJKfqX/NS/wA1fLSSSn6l/wA1&#13;&#10;L/NXy0kkp+pf81L/ADV8tJJKfqX/ADUv81fLSSSn6l/zUv8ANXy0kkp+pf8ANS/zV8tJJKfqX/NS&#13;&#10;/wA1fLSSSn6l/wA1L/NXy0kkp+pf81L/ADV8tJJKfqX/ADUv81fLSSSn6l/zUv8ANXy0kkp+pf8A&#13;&#10;NS/zV8tJJKfqX/NS/wA1fLSSSn6l/wA1L/NXy0kkp+pf81A6h/Rrf5r6Dv53+a4/7U/91/8ATf8A&#13;&#10;Br5hSSU+ydB/p9P/AIn/AKX/AGm/pH/oL/wq9B/zV8tJJKfqX/NS/wA1fLSSSn6l/wA1L/NXy0kk&#13;&#10;p+pf81L/ADV8tJJKfqX/ADUv81fLSSSn6l/zUv8ANXy0kkp+pf8ANS/zV8tJJKfqX/NS/wA1fLSS&#13;&#10;Sn6l/wA1L/NXy0kkp+pf81L/ADV8tJJKfqX/ADUv81fLSSSn6l/zUv8ANXy0kkp+pf8ANS/zV8tJ&#13;&#10;JKfqX/NS/wA1fLSSSn6l/wA1L/NXy0kkp+pf81L/ADV8tJJKfqX/ADUv81fLSSSn6l/zUv8ANXy0&#13;&#10;kkp+pf8ANS/zV8tJJKfqX/NS/wA1fLSSSn6l/wA1L/NXy0kkp+pf81L/ADV8tJJKfqX/ADUv81fL&#13;&#10;SSSn6l/zUl8tJJKf/9lQSwMEFAAGAAgAAAAhAHYF2nXjAAAACwEAAA8AAABkcnMvZG93bnJldi54&#13;&#10;bWxMj81qwzAQhO+FvoPYQm+JrDRtXcdyCOnPKRSaFEJuG3tjm1grYym28/ZVT+1lYBl2Zr50OZpG&#13;&#10;9NS52rIGNY1AEOe2qLnU8L17n8QgnEcusLFMGq7kYJnd3qSYFHbgL+q3vhQhhF2CGirv20RKl1dk&#13;&#10;0E1tSxy8k+0M+nB2pSw6HEK4aeQsip6kwZpDQ4UtrSvKz9uL0fAx4LB6UG/95nxaXw+7x8/9RpHW&#13;&#10;93fj6yLIagHC0+j/PuCXIeyHLAw72gsXTjQaAo3XMFEggjmP5zMQRw2xenkGmaXyP0P2AwAA//8D&#13;&#10;AFBLAwQUAAYACAAAACEAWGCzG7oAAAAiAQAAGQAAAGRycy9fcmVscy9lMm9Eb2MueG1sLnJlbHOE&#13;&#10;j8sKwjAQRfeC/xBmb9O6EJGmbkRwK/UDhmSaRpsHSRT79wbcKAgu517uOUy7f9qJPSgm452ApqqB&#13;&#10;kZNeGacFXPrjagssZXQKJ+9IwEwJ9t1y0Z5pwlxGaTQhsUJxScCYc9hxnuRIFlPlA7nSDD5azOWM&#13;&#10;mgeUN9TE13W94fGTAd0Xk52UgHhSDbB+DsX8n+2HwUg6eHm35PIPBTe2uAsQo6YswJIy+A6b6hpI&#13;&#10;A+9a/vVZ9wIAAP//AwBQSwECLQAUAAYACAAAACEAihU/mAwBAAAVAgAAEwAAAAAAAAAAAAAAAAAA&#13;&#10;AAAAW0NvbnRlbnRfVHlwZXNdLnhtbFBLAQItABQABgAIAAAAIQA4/SH/1gAAAJQBAAALAAAAAAAA&#13;&#10;AAAAAAAAAD0BAABfcmVscy8ucmVsc1BLAQItABQABgAIAAAAIQDocD0J1QMAAIQLAAAOAAAAAAAA&#13;&#10;AAAAAAAAADwCAABkcnMvZTJvRG9jLnhtbFBLAQItAAoAAAAAAAAAIQBSXlaDAlQIAAJUCAAVAAAA&#13;&#10;AAAAAAAAAAAAAD0GAABkcnMvbWVkaWEvaW1hZ2UxLmpwZWdQSwECLQAUAAYACAAAACEAdgXadeMA&#13;&#10;AAALAQAADwAAAAAAAAAAAAAAAAByWggAZHJzL2Rvd25yZXYueG1sUEsBAi0AFAAGAAgAAAAhAFhg&#13;&#10;sxu6AAAAIgEAABkAAAAAAAAAAAAAAAAAglsIAGRycy9fcmVscy9lMm9Eb2MueG1sLnJlbHNQSwUG&#13;&#10;AAAAAAYABgB9AQAAc1wI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alt="better_ascii_table" style="position:absolute;top:613;width:30121;height:558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EH4NxgAAAN8AAAAPAAAAZHJzL2Rvd25yZXYueG1sRI9Ba8JA&#13;&#10;FITvBf/D8gRvdaMHK9FViqKICMWkhx4f2dckmH0vZFeN/vpuodDLwDDMN8xy3btG3ajztbCByTgB&#13;&#10;RVyIrbk08JnvXuegfEC22AiTgQd5WK8GL0tMrdz5TLcslCpC2KdooAqhTbX2RUUO/Vha4ph9S+cw&#13;&#10;RNuV2nZ4j3DX6GmSzLTDmuNChS1tKiou2dUZOH7t5e35cTnlxzI75fIshM5zY0bDfruI8r4AFagP&#13;&#10;/40/xMEamMHvn/gF9OoHAAD//wMAUEsBAi0AFAAGAAgAAAAhANvh9svuAAAAhQEAABMAAAAAAAAA&#13;&#10;AAAAAAAAAAAAAFtDb250ZW50X1R5cGVzXS54bWxQSwECLQAUAAYACAAAACEAWvQsW78AAAAVAQAA&#13;&#10;CwAAAAAAAAAAAAAAAAAfAQAAX3JlbHMvLnJlbHNQSwECLQAUAAYACAAAACEAchB+DcYAAADfAAAA&#13;&#10;DwAAAAAAAAAAAAAAAAAHAgAAZHJzL2Rvd25yZXYueG1sUEsFBgAAAAADAAMAtwAAAPoCAAAAAA==&#13;&#10;">
                  <v:imagedata r:id="rId8" o:title="better_ascii_table" cropleft="34324f"/>
                </v:shape>
                <v:rect id="Rectangle 7" o:spid="_x0000_s1028" style="position:absolute;left:7739;width:4152;height:571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0s+6yAAAAN8AAAAPAAAAZHJzL2Rvd25yZXYueG1sRI9Ba8JA&#13;&#10;FITvhf6H5RV6azb1YEt0Fa1JCUIPpooeH9lnEsy+jdlV03/vFgq9DAzDfMNM54NpxZV611hW8BrF&#13;&#10;IIhLqxuuFGy/s5d3EM4ja2wtk4IfcjCfPT5MMdH2xhu6Fr4SAcIuQQW1910ipStrMugi2xGH7Gh7&#13;&#10;gz7YvpK6x1uAm1aO4ngsDTYcFmrs6KOm8lRcjIJ0vRod9ru883l2Wbp8wK/P9KzU89OwmgRZTEB4&#13;&#10;Gvx/4w+RawVv8PsnfAE5uwMAAP//AwBQSwECLQAUAAYACAAAACEA2+H2y+4AAACFAQAAEwAAAAAA&#13;&#10;AAAAAAAAAAAAAAAAW0NvbnRlbnRfVHlwZXNdLnhtbFBLAQItABQABgAIAAAAIQBa9CxbvwAAABUB&#13;&#10;AAALAAAAAAAAAAAAAAAAAB8BAABfcmVscy8ucmVsc1BLAQItABQABgAIAAAAIQCX0s+6yAAAAN8A&#13;&#10;AAAPAAAAAAAAAAAAAAAAAAcCAABkcnMvZG93bnJldi54bWxQSwUGAAAAAAMAAwC3AAAA/AIAAAAA&#13;&#10;" fillcolor="white [3212]" stroked="f">
                  <v:stroke joinstyle="round"/>
                </v:rect>
                <v:rect id="Rectangle 8" o:spid="_x0000_s1029" style="position:absolute;left:18169;width:4152;height:571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TVvIxwAAAN8AAAAPAAAAZHJzL2Rvd25yZXYueG1sRI9Na8JA&#13;&#10;EIbvBf/DMoK3utGDlOgqrV8EoYeqpR6H7JgEs7Mxu2r67zuHgpeBl+F9Zp7ZonO1ulMbKs8GRsME&#13;&#10;FHHubcWFgeNh8/oGKkRki7VnMvBLARbz3ssMU+sf/EX3fSyUQDikaKCMsUm1DnlJDsPQN8SyO/vW&#13;&#10;YZTYFtq2+BC4q/U4SSbaYcVyocSGliXll/3NGVjvVuPTz3fWxGxz+whZh5/b9dWYQb9bTWW8T0FF&#13;&#10;6uKz8Y/IrAF5WHzEBfT8DwAA//8DAFBLAQItABQABgAIAAAAIQDb4fbL7gAAAIUBAAATAAAAAAAA&#13;&#10;AAAAAAAAAAAAAABbQ29udGVudF9UeXBlc10ueG1sUEsBAi0AFAAGAAgAAAAhAFr0LFu/AAAAFQEA&#13;&#10;AAsAAAAAAAAAAAAAAAAAHwEAAF9yZWxzLy5yZWxzUEsBAi0AFAAGAAgAAAAhAOZNW8jHAAAA3wAA&#13;&#10;AA8AAAAAAAAAAAAAAAAABwIAAGRycy9kb3ducmV2LnhtbFBLBQYAAAAAAwADALcAAAD7AgAAAAA=&#13;&#10;" fillcolor="white [3212]" stroked="f">
                  <v:stroke joinstyle="round"/>
                </v:rect>
              </v:group>
            </w:pict>
          </mc:Fallback>
        </mc:AlternateContent>
      </w:r>
    </w:p>
    <w:p w14:paraId="7B7B126B" w14:textId="13847BB0" w:rsidR="00562540" w:rsidRDefault="00562540" w:rsidP="00562540">
      <w:pPr>
        <w:widowControl w:val="0"/>
        <w:autoSpaceDE w:val="0"/>
        <w:autoSpaceDN w:val="0"/>
        <w:bidi w:val="0"/>
        <w:adjustRightInd w:val="0"/>
        <w:spacing w:before="120"/>
        <w:rPr>
          <w:sz w:val="32"/>
          <w:szCs w:val="32"/>
          <w:u w:val="single"/>
        </w:rPr>
      </w:pPr>
    </w:p>
    <w:p w14:paraId="5C89CC9A" w14:textId="2D7B1C98" w:rsidR="00562540" w:rsidRDefault="00562540" w:rsidP="00562540">
      <w:pPr>
        <w:widowControl w:val="0"/>
        <w:autoSpaceDE w:val="0"/>
        <w:autoSpaceDN w:val="0"/>
        <w:bidi w:val="0"/>
        <w:adjustRightInd w:val="0"/>
        <w:spacing w:before="120"/>
        <w:rPr>
          <w:sz w:val="32"/>
          <w:szCs w:val="32"/>
          <w:u w:val="single"/>
        </w:rPr>
      </w:pPr>
    </w:p>
    <w:p w14:paraId="6704B53B" w14:textId="3AA9733F" w:rsidR="00562540" w:rsidRDefault="00562540" w:rsidP="00562540">
      <w:pPr>
        <w:widowControl w:val="0"/>
        <w:autoSpaceDE w:val="0"/>
        <w:autoSpaceDN w:val="0"/>
        <w:bidi w:val="0"/>
        <w:adjustRightInd w:val="0"/>
        <w:spacing w:before="120"/>
        <w:rPr>
          <w:sz w:val="32"/>
          <w:szCs w:val="32"/>
          <w:u w:val="single"/>
        </w:rPr>
      </w:pPr>
    </w:p>
    <w:p w14:paraId="11B7176C" w14:textId="380A546A" w:rsidR="00562540" w:rsidRDefault="00562540" w:rsidP="00562540">
      <w:pPr>
        <w:widowControl w:val="0"/>
        <w:autoSpaceDE w:val="0"/>
        <w:autoSpaceDN w:val="0"/>
        <w:bidi w:val="0"/>
        <w:adjustRightInd w:val="0"/>
        <w:spacing w:before="120"/>
        <w:rPr>
          <w:sz w:val="32"/>
          <w:szCs w:val="32"/>
          <w:u w:val="single"/>
        </w:rPr>
      </w:pPr>
    </w:p>
    <w:p w14:paraId="7F55399A" w14:textId="038FB3A6" w:rsidR="00562540" w:rsidRDefault="00562540" w:rsidP="00562540">
      <w:pPr>
        <w:widowControl w:val="0"/>
        <w:autoSpaceDE w:val="0"/>
        <w:autoSpaceDN w:val="0"/>
        <w:bidi w:val="0"/>
        <w:adjustRightInd w:val="0"/>
        <w:spacing w:before="120"/>
        <w:rPr>
          <w:sz w:val="32"/>
          <w:szCs w:val="32"/>
          <w:u w:val="single"/>
        </w:rPr>
      </w:pPr>
    </w:p>
    <w:p w14:paraId="3AEB8D98" w14:textId="79A3D316" w:rsidR="00562540" w:rsidRDefault="00562540" w:rsidP="00562540">
      <w:pPr>
        <w:widowControl w:val="0"/>
        <w:autoSpaceDE w:val="0"/>
        <w:autoSpaceDN w:val="0"/>
        <w:bidi w:val="0"/>
        <w:adjustRightInd w:val="0"/>
        <w:spacing w:before="120"/>
        <w:rPr>
          <w:sz w:val="32"/>
          <w:szCs w:val="32"/>
          <w:u w:val="single"/>
        </w:rPr>
      </w:pPr>
    </w:p>
    <w:p w14:paraId="1CE5EF27" w14:textId="3C145DE5" w:rsidR="00562540" w:rsidRDefault="00562540" w:rsidP="00562540">
      <w:pPr>
        <w:widowControl w:val="0"/>
        <w:autoSpaceDE w:val="0"/>
        <w:autoSpaceDN w:val="0"/>
        <w:bidi w:val="0"/>
        <w:adjustRightInd w:val="0"/>
        <w:spacing w:before="120"/>
        <w:rPr>
          <w:sz w:val="32"/>
          <w:szCs w:val="32"/>
          <w:u w:val="single"/>
        </w:rPr>
      </w:pPr>
    </w:p>
    <w:p w14:paraId="7462F2E7" w14:textId="130D8A85" w:rsidR="00562540" w:rsidRDefault="00562540" w:rsidP="00562540">
      <w:pPr>
        <w:widowControl w:val="0"/>
        <w:autoSpaceDE w:val="0"/>
        <w:autoSpaceDN w:val="0"/>
        <w:bidi w:val="0"/>
        <w:adjustRightInd w:val="0"/>
        <w:spacing w:before="120"/>
        <w:rPr>
          <w:sz w:val="32"/>
          <w:szCs w:val="32"/>
          <w:u w:val="single"/>
        </w:rPr>
      </w:pPr>
    </w:p>
    <w:p w14:paraId="0987DAE0" w14:textId="3BE46C96" w:rsidR="00562540" w:rsidRDefault="00562540" w:rsidP="00562540">
      <w:pPr>
        <w:widowControl w:val="0"/>
        <w:autoSpaceDE w:val="0"/>
        <w:autoSpaceDN w:val="0"/>
        <w:bidi w:val="0"/>
        <w:adjustRightInd w:val="0"/>
        <w:spacing w:before="120"/>
        <w:rPr>
          <w:sz w:val="32"/>
          <w:szCs w:val="32"/>
          <w:u w:val="single"/>
        </w:rPr>
      </w:pPr>
    </w:p>
    <w:p w14:paraId="45268C96" w14:textId="72EC2504" w:rsidR="00562540" w:rsidRDefault="00562540" w:rsidP="00562540">
      <w:pPr>
        <w:widowControl w:val="0"/>
        <w:autoSpaceDE w:val="0"/>
        <w:autoSpaceDN w:val="0"/>
        <w:bidi w:val="0"/>
        <w:adjustRightInd w:val="0"/>
        <w:spacing w:before="120"/>
        <w:rPr>
          <w:sz w:val="32"/>
          <w:szCs w:val="32"/>
          <w:u w:val="single"/>
        </w:rPr>
      </w:pPr>
    </w:p>
    <w:p w14:paraId="6854F214" w14:textId="1DD7CB33" w:rsidR="00562540" w:rsidRDefault="00562540" w:rsidP="00562540">
      <w:pPr>
        <w:widowControl w:val="0"/>
        <w:autoSpaceDE w:val="0"/>
        <w:autoSpaceDN w:val="0"/>
        <w:bidi w:val="0"/>
        <w:adjustRightInd w:val="0"/>
        <w:spacing w:before="120"/>
        <w:rPr>
          <w:sz w:val="32"/>
          <w:szCs w:val="32"/>
          <w:u w:val="single"/>
        </w:rPr>
      </w:pPr>
    </w:p>
    <w:p w14:paraId="7A9B2683" w14:textId="2D215844" w:rsidR="00562540" w:rsidRDefault="00562540" w:rsidP="00562540">
      <w:pPr>
        <w:widowControl w:val="0"/>
        <w:autoSpaceDE w:val="0"/>
        <w:autoSpaceDN w:val="0"/>
        <w:bidi w:val="0"/>
        <w:adjustRightInd w:val="0"/>
        <w:spacing w:before="120"/>
        <w:rPr>
          <w:sz w:val="32"/>
          <w:szCs w:val="32"/>
          <w:u w:val="single"/>
        </w:rPr>
      </w:pPr>
    </w:p>
    <w:p w14:paraId="7343F919" w14:textId="11B83077" w:rsidR="00562540" w:rsidRDefault="00562540" w:rsidP="00562540">
      <w:pPr>
        <w:widowControl w:val="0"/>
        <w:autoSpaceDE w:val="0"/>
        <w:autoSpaceDN w:val="0"/>
        <w:bidi w:val="0"/>
        <w:adjustRightInd w:val="0"/>
        <w:spacing w:before="120"/>
        <w:rPr>
          <w:sz w:val="32"/>
          <w:szCs w:val="32"/>
          <w:u w:val="single"/>
        </w:rPr>
      </w:pPr>
    </w:p>
    <w:p w14:paraId="62280CC9" w14:textId="357F66C4" w:rsidR="00562540" w:rsidRDefault="00562540" w:rsidP="00562540">
      <w:pPr>
        <w:widowControl w:val="0"/>
        <w:autoSpaceDE w:val="0"/>
        <w:autoSpaceDN w:val="0"/>
        <w:bidi w:val="0"/>
        <w:adjustRightInd w:val="0"/>
        <w:spacing w:before="120"/>
        <w:rPr>
          <w:sz w:val="32"/>
          <w:szCs w:val="32"/>
          <w:u w:val="single"/>
        </w:rPr>
      </w:pPr>
    </w:p>
    <w:p w14:paraId="73964EAF" w14:textId="68557579" w:rsidR="00562540" w:rsidRDefault="00562540" w:rsidP="00562540">
      <w:pPr>
        <w:widowControl w:val="0"/>
        <w:autoSpaceDE w:val="0"/>
        <w:autoSpaceDN w:val="0"/>
        <w:bidi w:val="0"/>
        <w:adjustRightInd w:val="0"/>
        <w:spacing w:before="120"/>
        <w:rPr>
          <w:sz w:val="32"/>
          <w:szCs w:val="32"/>
          <w:u w:val="single"/>
        </w:rPr>
      </w:pPr>
    </w:p>
    <w:p w14:paraId="3188A45C" w14:textId="62162B7F" w:rsidR="00562540" w:rsidRDefault="00562540" w:rsidP="00562540">
      <w:pPr>
        <w:widowControl w:val="0"/>
        <w:autoSpaceDE w:val="0"/>
        <w:autoSpaceDN w:val="0"/>
        <w:bidi w:val="0"/>
        <w:adjustRightInd w:val="0"/>
        <w:spacing w:before="120"/>
        <w:rPr>
          <w:sz w:val="32"/>
          <w:szCs w:val="32"/>
          <w:u w:val="single"/>
        </w:rPr>
      </w:pPr>
    </w:p>
    <w:p w14:paraId="6EB6F1E2" w14:textId="77777777" w:rsidR="00562540" w:rsidRDefault="00562540" w:rsidP="00562540">
      <w:pPr>
        <w:widowControl w:val="0"/>
        <w:autoSpaceDE w:val="0"/>
        <w:autoSpaceDN w:val="0"/>
        <w:bidi w:val="0"/>
        <w:adjustRightInd w:val="0"/>
        <w:spacing w:before="120"/>
        <w:rPr>
          <w:sz w:val="32"/>
          <w:szCs w:val="32"/>
          <w:u w:val="single"/>
        </w:rPr>
      </w:pPr>
    </w:p>
    <w:p w14:paraId="4C900F77" w14:textId="77777777" w:rsidR="00415EE6" w:rsidRDefault="00415EE6" w:rsidP="00562540">
      <w:pPr>
        <w:bidi w:val="0"/>
        <w:rPr>
          <w:rFonts w:cs="Arial"/>
          <w:sz w:val="32"/>
          <w:szCs w:val="32"/>
          <w:u w:val="single"/>
          <w:rtl/>
        </w:rPr>
      </w:pPr>
    </w:p>
    <w:p w14:paraId="4CCD39E5" w14:textId="65B0D95F" w:rsidR="00562540" w:rsidRPr="003517CD" w:rsidRDefault="00562540" w:rsidP="00415EE6">
      <w:pPr>
        <w:bidi w:val="0"/>
        <w:rPr>
          <w:rFonts w:cs="Times New Roman"/>
          <w:sz w:val="24"/>
          <w:u w:val="single"/>
        </w:rPr>
      </w:pPr>
      <w:r>
        <w:rPr>
          <w:rFonts w:cs="Arial"/>
          <w:sz w:val="32"/>
          <w:szCs w:val="32"/>
          <w:u w:val="single"/>
        </w:rPr>
        <w:t>Arithmetic operations</w:t>
      </w:r>
    </w:p>
    <w:p w14:paraId="70DA345A" w14:textId="58523ED2" w:rsidR="00562540" w:rsidRDefault="00562540" w:rsidP="00562540">
      <w:pPr>
        <w:bidi w:val="0"/>
        <w:spacing w:before="120"/>
        <w:rPr>
          <w:rFonts w:asciiTheme="majorBidi" w:hAnsiTheme="majorBidi" w:cstheme="majorBidi"/>
          <w:sz w:val="24"/>
        </w:rPr>
      </w:pPr>
      <w:r>
        <w:rPr>
          <w:rFonts w:asciiTheme="majorBidi" w:hAnsiTheme="majorBidi" w:cstheme="majorBidi"/>
          <w:sz w:val="24"/>
        </w:rPr>
        <w:t>In case you will need this operation:</w:t>
      </w:r>
    </w:p>
    <w:p w14:paraId="00C3AB5C" w14:textId="714A99CC" w:rsidR="00562540" w:rsidRDefault="00562540" w:rsidP="00562540">
      <w:pPr>
        <w:bidi w:val="0"/>
        <w:spacing w:before="120"/>
        <w:rPr>
          <w:rFonts w:asciiTheme="majorBidi" w:hAnsiTheme="majorBidi" w:cstheme="majorBidi"/>
          <w:sz w:val="24"/>
        </w:rPr>
      </w:pPr>
      <w:r>
        <w:rPr>
          <w:rFonts w:asciiTheme="majorBidi" w:hAnsiTheme="majorBidi" w:cstheme="majorBidi"/>
          <w:sz w:val="24"/>
        </w:rPr>
        <w:t xml:space="preserve">The “modulo” operation  </w:t>
      </w:r>
      <w:r w:rsidRPr="00562540">
        <w:rPr>
          <w:rFonts w:ascii="Consolas" w:hAnsi="Consolas" w:cs="Consolas"/>
          <w:sz w:val="21"/>
          <w:szCs w:val="21"/>
        </w:rPr>
        <w:t>x</w:t>
      </w:r>
      <w:r w:rsidRPr="00562540">
        <w:rPr>
          <w:rFonts w:ascii="Consolas" w:hAnsi="Consolas" w:cs="Consolas"/>
          <w:sz w:val="10"/>
          <w:szCs w:val="10"/>
        </w:rPr>
        <w:t xml:space="preserve"> </w:t>
      </w:r>
      <w:r w:rsidRPr="00562540">
        <w:rPr>
          <w:rFonts w:ascii="Consolas" w:hAnsi="Consolas" w:cs="Consolas"/>
          <w:sz w:val="21"/>
          <w:szCs w:val="21"/>
        </w:rPr>
        <w:t>%</w:t>
      </w:r>
      <w:r w:rsidRPr="00562540">
        <w:rPr>
          <w:rFonts w:ascii="Consolas" w:hAnsi="Consolas" w:cs="Consolas"/>
          <w:sz w:val="10"/>
          <w:szCs w:val="10"/>
        </w:rPr>
        <w:t xml:space="preserve"> </w:t>
      </w:r>
      <w:r w:rsidRPr="00562540">
        <w:rPr>
          <w:rFonts w:ascii="Consolas" w:hAnsi="Consolas" w:cs="Consolas"/>
          <w:sz w:val="21"/>
          <w:szCs w:val="21"/>
        </w:rPr>
        <w:t>y</w:t>
      </w:r>
      <w:r>
        <w:rPr>
          <w:rFonts w:asciiTheme="majorBidi" w:hAnsiTheme="majorBidi" w:cstheme="majorBidi"/>
          <w:sz w:val="24"/>
        </w:rPr>
        <w:t xml:space="preserve">  computes the remainder (</w:t>
      </w:r>
      <w:r>
        <w:rPr>
          <w:rFonts w:asciiTheme="majorBidi" w:hAnsiTheme="majorBidi" w:cstheme="majorBidi" w:hint="cs"/>
          <w:sz w:val="24"/>
          <w:rtl/>
        </w:rPr>
        <w:t>שארית</w:t>
      </w:r>
      <w:r>
        <w:rPr>
          <w:rFonts w:asciiTheme="majorBidi" w:hAnsiTheme="majorBidi" w:cstheme="majorBidi"/>
          <w:sz w:val="24"/>
        </w:rPr>
        <w:t xml:space="preserve">) of the integer division </w:t>
      </w:r>
      <w:r w:rsidRPr="00562540">
        <w:rPr>
          <w:rFonts w:ascii="Consolas" w:hAnsi="Consolas" w:cs="Consolas"/>
          <w:sz w:val="21"/>
          <w:szCs w:val="21"/>
        </w:rPr>
        <w:t>x</w:t>
      </w:r>
      <w:r w:rsidRPr="00562540">
        <w:rPr>
          <w:rFonts w:ascii="Consolas" w:hAnsi="Consolas" w:cs="Consolas"/>
          <w:sz w:val="10"/>
          <w:szCs w:val="10"/>
        </w:rPr>
        <w:t xml:space="preserve"> </w:t>
      </w:r>
      <w:r w:rsidRPr="00562540">
        <w:rPr>
          <w:rFonts w:ascii="Consolas" w:hAnsi="Consolas" w:cs="Consolas"/>
          <w:sz w:val="21"/>
          <w:szCs w:val="21"/>
        </w:rPr>
        <w:t>/</w:t>
      </w:r>
      <w:r w:rsidRPr="00562540">
        <w:rPr>
          <w:rFonts w:ascii="Consolas" w:hAnsi="Consolas" w:cs="Consolas"/>
          <w:sz w:val="10"/>
          <w:szCs w:val="10"/>
        </w:rPr>
        <w:t xml:space="preserve"> </w:t>
      </w:r>
      <w:r w:rsidRPr="00562540">
        <w:rPr>
          <w:rFonts w:ascii="Consolas" w:hAnsi="Consolas" w:cs="Consolas"/>
          <w:sz w:val="21"/>
          <w:szCs w:val="21"/>
        </w:rPr>
        <w:t>y</w:t>
      </w:r>
      <w:r>
        <w:rPr>
          <w:rFonts w:asciiTheme="majorBidi" w:hAnsiTheme="majorBidi" w:cstheme="majorBidi"/>
          <w:sz w:val="24"/>
        </w:rPr>
        <w:t>.</w:t>
      </w:r>
    </w:p>
    <w:p w14:paraId="7832E280" w14:textId="2573F1EF" w:rsidR="00562540" w:rsidRPr="00BB1875" w:rsidRDefault="00562540" w:rsidP="00562540">
      <w:pPr>
        <w:bidi w:val="0"/>
        <w:spacing w:before="120"/>
        <w:rPr>
          <w:rFonts w:ascii="Consolas" w:hAnsi="Consolas" w:cs="Consolas"/>
          <w:sz w:val="24"/>
        </w:rPr>
      </w:pPr>
      <w:r>
        <w:rPr>
          <w:rFonts w:asciiTheme="majorBidi" w:hAnsiTheme="majorBidi" w:cstheme="majorBidi"/>
          <w:sz w:val="24"/>
        </w:rPr>
        <w:t xml:space="preserve">For example, </w:t>
      </w:r>
      <w:r>
        <w:rPr>
          <w:rFonts w:ascii="Consolas" w:hAnsi="Consolas" w:cs="Consolas"/>
          <w:sz w:val="21"/>
          <w:szCs w:val="21"/>
        </w:rPr>
        <w:t>17</w:t>
      </w:r>
      <w:r w:rsidRPr="00562540">
        <w:rPr>
          <w:rFonts w:ascii="Consolas" w:hAnsi="Consolas" w:cs="Consolas"/>
          <w:sz w:val="10"/>
          <w:szCs w:val="10"/>
        </w:rPr>
        <w:t xml:space="preserve"> </w:t>
      </w:r>
      <w:r w:rsidRPr="00562540">
        <w:rPr>
          <w:rFonts w:ascii="Consolas" w:hAnsi="Consolas" w:cs="Consolas"/>
          <w:sz w:val="21"/>
          <w:szCs w:val="21"/>
        </w:rPr>
        <w:t>%</w:t>
      </w:r>
      <w:r w:rsidRPr="00562540">
        <w:rPr>
          <w:rFonts w:ascii="Consolas" w:hAnsi="Consolas" w:cs="Consolas"/>
          <w:sz w:val="10"/>
          <w:szCs w:val="10"/>
        </w:rPr>
        <w:t xml:space="preserve"> </w:t>
      </w:r>
      <w:r>
        <w:rPr>
          <w:rFonts w:ascii="Consolas" w:hAnsi="Consolas" w:cs="Consolas"/>
          <w:sz w:val="21"/>
          <w:szCs w:val="21"/>
        </w:rPr>
        <w:t>5</w:t>
      </w:r>
      <w:r>
        <w:rPr>
          <w:rFonts w:asciiTheme="majorBidi" w:hAnsiTheme="majorBidi" w:cstheme="majorBidi"/>
          <w:sz w:val="24"/>
        </w:rPr>
        <w:t xml:space="preserve">  gives </w:t>
      </w:r>
      <w:r>
        <w:rPr>
          <w:rFonts w:ascii="Consolas" w:hAnsi="Consolas" w:cs="Consolas"/>
          <w:sz w:val="21"/>
          <w:szCs w:val="21"/>
        </w:rPr>
        <w:t>2</w:t>
      </w:r>
      <w:r>
        <w:rPr>
          <w:rFonts w:asciiTheme="majorBidi" w:hAnsiTheme="majorBidi" w:cstheme="majorBidi"/>
          <w:sz w:val="24"/>
        </w:rPr>
        <w:t xml:space="preserve">. </w:t>
      </w:r>
    </w:p>
    <w:p w14:paraId="386D7181" w14:textId="77777777" w:rsidR="00562540" w:rsidRDefault="00562540" w:rsidP="00562540">
      <w:pPr>
        <w:widowControl w:val="0"/>
        <w:autoSpaceDE w:val="0"/>
        <w:autoSpaceDN w:val="0"/>
        <w:bidi w:val="0"/>
        <w:adjustRightInd w:val="0"/>
        <w:spacing w:before="120"/>
        <w:rPr>
          <w:sz w:val="32"/>
          <w:szCs w:val="32"/>
          <w:u w:val="single"/>
        </w:rPr>
      </w:pPr>
    </w:p>
    <w:p w14:paraId="2799A7F5" w14:textId="77777777" w:rsidR="00562540" w:rsidRDefault="00562540" w:rsidP="00562540">
      <w:pPr>
        <w:widowControl w:val="0"/>
        <w:autoSpaceDE w:val="0"/>
        <w:autoSpaceDN w:val="0"/>
        <w:bidi w:val="0"/>
        <w:adjustRightInd w:val="0"/>
        <w:spacing w:before="120"/>
        <w:rPr>
          <w:sz w:val="32"/>
          <w:szCs w:val="32"/>
          <w:u w:val="single"/>
        </w:rPr>
      </w:pPr>
    </w:p>
    <w:p w14:paraId="24C416FA" w14:textId="48029A4C" w:rsidR="00BB1875" w:rsidRDefault="00BB1875" w:rsidP="00562540">
      <w:pPr>
        <w:widowControl w:val="0"/>
        <w:autoSpaceDE w:val="0"/>
        <w:autoSpaceDN w:val="0"/>
        <w:bidi w:val="0"/>
        <w:adjustRightInd w:val="0"/>
        <w:spacing w:before="120"/>
        <w:rPr>
          <w:sz w:val="32"/>
          <w:szCs w:val="32"/>
          <w:u w:val="single"/>
        </w:rPr>
      </w:pPr>
    </w:p>
    <w:sectPr w:rsidR="00BB1875" w:rsidSect="00B4100E">
      <w:headerReference w:type="even" r:id="rId9"/>
      <w:headerReference w:type="default" r:id="rId10"/>
      <w:footerReference w:type="even" r:id="rId11"/>
      <w:footerReference w:type="default" r:id="rId12"/>
      <w:footerReference w:type="first" r:id="rId13"/>
      <w:endnotePr>
        <w:numFmt w:val="lowerLetter"/>
      </w:endnotePr>
      <w:pgSz w:w="11907" w:h="16840"/>
      <w:pgMar w:top="1021" w:right="1134" w:bottom="1304" w:left="1134" w:header="720" w:footer="720" w:gutter="0"/>
      <w:cols w:space="720"/>
      <w:titlePg/>
      <w:bidi/>
      <w:rtlGutter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264FC4" w14:textId="77777777" w:rsidR="00B009A5" w:rsidRDefault="00B009A5">
      <w:r>
        <w:separator/>
      </w:r>
    </w:p>
  </w:endnote>
  <w:endnote w:type="continuationSeparator" w:id="0">
    <w:p w14:paraId="3E4DB327" w14:textId="77777777" w:rsidR="00B009A5" w:rsidRDefault="00B009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Miriam">
    <w:panose1 w:val="020B0502050101010101"/>
    <w:charset w:val="B1"/>
    <w:family w:val="swiss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avid">
    <w:panose1 w:val="020E0502060401010101"/>
    <w:charset w:val="B1"/>
    <w:family w:val="swiss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87E25" w14:textId="77777777" w:rsidR="00724C18" w:rsidRDefault="00724C18">
    <w:pPr>
      <w:pStyle w:val="Footer"/>
      <w:framePr w:wrap="around" w:vAnchor="text" w:hAnchor="margin" w:xAlign="center" w:y="1"/>
      <w:rPr>
        <w:rStyle w:val="PageNumber"/>
        <w:szCs w:val="20"/>
        <w:lang w:eastAsia="en-US"/>
      </w:rPr>
    </w:pPr>
    <w:r>
      <w:rPr>
        <w:rStyle w:val="PageNumber"/>
      </w:rPr>
      <w:fldChar w:fldCharType="begin"/>
    </w:r>
    <w:r>
      <w:rPr>
        <w:rStyle w:val="PageNumber"/>
        <w:szCs w:val="20"/>
        <w:lang w:eastAsia="en-US"/>
      </w:rPr>
      <w:instrText xml:space="preserve">PAGE  </w:instrText>
    </w:r>
    <w:r>
      <w:rPr>
        <w:rStyle w:val="PageNumber"/>
      </w:rPr>
      <w:fldChar w:fldCharType="end"/>
    </w:r>
  </w:p>
  <w:p w14:paraId="57AC1DB8" w14:textId="77777777" w:rsidR="00724C18" w:rsidRDefault="00724C18">
    <w:pPr>
      <w:pStyle w:val="Footer"/>
      <w:rPr>
        <w:szCs w:val="20"/>
        <w:rtl/>
        <w:lang w:eastAsia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5D233" w14:textId="77777777" w:rsidR="00724C18" w:rsidRDefault="00724C18">
    <w:pPr>
      <w:pStyle w:val="Footer"/>
      <w:framePr w:wrap="around" w:vAnchor="text" w:hAnchor="margin" w:xAlign="center" w:y="1"/>
      <w:rPr>
        <w:rStyle w:val="PageNumber"/>
        <w:szCs w:val="20"/>
        <w:rtl/>
        <w:lang w:eastAsia="en-US"/>
      </w:rPr>
    </w:pPr>
  </w:p>
  <w:p w14:paraId="45BD9F4F" w14:textId="77777777" w:rsidR="00724C18" w:rsidRDefault="00724C18" w:rsidP="008A4791">
    <w:pPr>
      <w:pStyle w:val="Footer"/>
      <w:bidi w:val="0"/>
      <w:rPr>
        <w:rtl/>
        <w:lang w:eastAsia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4BDC6" w14:textId="507B143B" w:rsidR="00724C18" w:rsidRDefault="00724C18" w:rsidP="00CE415C">
    <w:pPr>
      <w:pStyle w:val="Footer"/>
      <w:bidi w:val="0"/>
      <w:rPr>
        <w:szCs w:val="20"/>
        <w:lang w:eastAsia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1ACD11" w14:textId="77777777" w:rsidR="00B009A5" w:rsidRDefault="00B009A5">
      <w:r>
        <w:separator/>
      </w:r>
    </w:p>
  </w:footnote>
  <w:footnote w:type="continuationSeparator" w:id="0">
    <w:p w14:paraId="4DE89CBD" w14:textId="77777777" w:rsidR="00B009A5" w:rsidRDefault="00B009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30FB9" w14:textId="77777777" w:rsidR="00724C18" w:rsidRDefault="00724C18" w:rsidP="0066257A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14:paraId="482F0539" w14:textId="77777777" w:rsidR="00724C18" w:rsidRDefault="00724C18" w:rsidP="00B4100E">
    <w:pPr>
      <w:pStyle w:val="Header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E479A" w14:textId="5B53A23E" w:rsidR="00724C18" w:rsidRDefault="00724C18" w:rsidP="00B4100E">
    <w:pPr>
      <w:pStyle w:val="Header"/>
      <w:bidi w:val="0"/>
      <w:ind w:right="360"/>
    </w:pPr>
    <w:r>
      <w:t xml:space="preserve">                                          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65E69B0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55722A"/>
    <w:multiLevelType w:val="singleLevel"/>
    <w:tmpl w:val="F5C2978A"/>
    <w:lvl w:ilvl="0">
      <w:start w:val="1"/>
      <w:numFmt w:val="chosung"/>
      <w:lvlText w:val=""/>
      <w:lvlJc w:val="center"/>
      <w:pPr>
        <w:tabs>
          <w:tab w:val="num" w:pos="644"/>
        </w:tabs>
        <w:ind w:left="624" w:right="624" w:hanging="340"/>
      </w:pPr>
      <w:rPr>
        <w:rFonts w:ascii="Symbol" w:hAnsi="Symbol" w:hint="default"/>
      </w:rPr>
    </w:lvl>
  </w:abstractNum>
  <w:abstractNum w:abstractNumId="2" w15:restartNumberingAfterBreak="0">
    <w:nsid w:val="072A0118"/>
    <w:multiLevelType w:val="hybridMultilevel"/>
    <w:tmpl w:val="7B2A95D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3F5D9E"/>
    <w:multiLevelType w:val="hybridMultilevel"/>
    <w:tmpl w:val="798C95CA"/>
    <w:lvl w:ilvl="0" w:tplc="040D0005">
      <w:start w:val="1"/>
      <w:numFmt w:val="bullet"/>
      <w:lvlText w:val=""/>
      <w:lvlJc w:val="left"/>
      <w:pPr>
        <w:tabs>
          <w:tab w:val="num" w:pos="720"/>
        </w:tabs>
        <w:ind w:left="720" w:right="720" w:hanging="360"/>
      </w:pPr>
      <w:rPr>
        <w:rFonts w:ascii="Wingdings" w:hAnsi="Wingdings" w:hint="default"/>
      </w:rPr>
    </w:lvl>
    <w:lvl w:ilvl="1" w:tplc="040D0003" w:tentative="1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hint="default"/>
      </w:rPr>
    </w:lvl>
    <w:lvl w:ilvl="2" w:tplc="040D0005" w:tentative="1">
      <w:start w:val="1"/>
      <w:numFmt w:val="bullet"/>
      <w:lvlText w:val=""/>
      <w:lvlJc w:val="left"/>
      <w:pPr>
        <w:tabs>
          <w:tab w:val="num" w:pos="2160"/>
        </w:tabs>
        <w:ind w:left="2160" w:right="2160" w:hanging="360"/>
      </w:pPr>
      <w:rPr>
        <w:rFonts w:ascii="Wingdings" w:hAnsi="Wingdings" w:hint="default"/>
      </w:rPr>
    </w:lvl>
    <w:lvl w:ilvl="3" w:tplc="040D0001" w:tentative="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D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hint="default"/>
      </w:rPr>
    </w:lvl>
    <w:lvl w:ilvl="5" w:tplc="040D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D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D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hint="default"/>
      </w:rPr>
    </w:lvl>
    <w:lvl w:ilvl="8" w:tplc="040D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4" w15:restartNumberingAfterBreak="0">
    <w:nsid w:val="0AF86B50"/>
    <w:multiLevelType w:val="hybridMultilevel"/>
    <w:tmpl w:val="55F4CF6E"/>
    <w:lvl w:ilvl="0" w:tplc="040D0005">
      <w:start w:val="1"/>
      <w:numFmt w:val="bullet"/>
      <w:lvlText w:val=""/>
      <w:lvlJc w:val="left"/>
      <w:pPr>
        <w:tabs>
          <w:tab w:val="num" w:pos="720"/>
        </w:tabs>
        <w:ind w:left="720" w:right="720" w:hanging="360"/>
      </w:pPr>
      <w:rPr>
        <w:rFonts w:ascii="Wingdings" w:hAnsi="Wingdings" w:hint="default"/>
      </w:rPr>
    </w:lvl>
    <w:lvl w:ilvl="1" w:tplc="040D0003" w:tentative="1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hint="default"/>
      </w:rPr>
    </w:lvl>
    <w:lvl w:ilvl="2" w:tplc="040D0005" w:tentative="1">
      <w:start w:val="1"/>
      <w:numFmt w:val="bullet"/>
      <w:lvlText w:val=""/>
      <w:lvlJc w:val="left"/>
      <w:pPr>
        <w:tabs>
          <w:tab w:val="num" w:pos="2160"/>
        </w:tabs>
        <w:ind w:left="2160" w:right="2160" w:hanging="360"/>
      </w:pPr>
      <w:rPr>
        <w:rFonts w:ascii="Wingdings" w:hAnsi="Wingdings" w:hint="default"/>
      </w:rPr>
    </w:lvl>
    <w:lvl w:ilvl="3" w:tplc="040D0001" w:tentative="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D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hint="default"/>
      </w:rPr>
    </w:lvl>
    <w:lvl w:ilvl="5" w:tplc="040D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D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D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hint="default"/>
      </w:rPr>
    </w:lvl>
    <w:lvl w:ilvl="8" w:tplc="040D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5" w15:restartNumberingAfterBreak="0">
    <w:nsid w:val="15C30B7F"/>
    <w:multiLevelType w:val="singleLevel"/>
    <w:tmpl w:val="DBAC0D0C"/>
    <w:lvl w:ilvl="0">
      <w:start w:val="1"/>
      <w:numFmt w:val="chosung"/>
      <w:lvlText w:val=""/>
      <w:lvlJc w:val="center"/>
      <w:pPr>
        <w:tabs>
          <w:tab w:val="num" w:pos="648"/>
        </w:tabs>
        <w:ind w:firstLine="288"/>
      </w:pPr>
      <w:rPr>
        <w:rFonts w:ascii="Symbol" w:hAnsi="Symbol" w:hint="default"/>
      </w:rPr>
    </w:lvl>
  </w:abstractNum>
  <w:abstractNum w:abstractNumId="6" w15:restartNumberingAfterBreak="0">
    <w:nsid w:val="16EF1526"/>
    <w:multiLevelType w:val="hybridMultilevel"/>
    <w:tmpl w:val="2B34D968"/>
    <w:lvl w:ilvl="0" w:tplc="040D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226912"/>
    <w:multiLevelType w:val="hybridMultilevel"/>
    <w:tmpl w:val="626AF952"/>
    <w:lvl w:ilvl="0" w:tplc="30E87CE2">
      <w:start w:val="1"/>
      <w:numFmt w:val="bullet"/>
      <w:lvlText w:val=""/>
      <w:lvlJc w:val="left"/>
      <w:pPr>
        <w:tabs>
          <w:tab w:val="num" w:pos="491"/>
        </w:tabs>
        <w:ind w:left="604" w:hanging="3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1A8C2383"/>
    <w:multiLevelType w:val="hybridMultilevel"/>
    <w:tmpl w:val="C928C0A8"/>
    <w:lvl w:ilvl="0" w:tplc="AABED6E0">
      <w:start w:val="1"/>
      <w:numFmt w:val="bullet"/>
      <w:lvlText w:val=""/>
      <w:lvlJc w:val="left"/>
      <w:pPr>
        <w:tabs>
          <w:tab w:val="num" w:pos="360"/>
        </w:tabs>
        <w:ind w:left="397" w:hanging="39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4D2901"/>
    <w:multiLevelType w:val="hybridMultilevel"/>
    <w:tmpl w:val="A5369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FD5B53"/>
    <w:multiLevelType w:val="hybridMultilevel"/>
    <w:tmpl w:val="88440FD4"/>
    <w:lvl w:ilvl="0" w:tplc="040D0005">
      <w:start w:val="1"/>
      <w:numFmt w:val="bullet"/>
      <w:lvlText w:val=""/>
      <w:lvlJc w:val="left"/>
      <w:pPr>
        <w:tabs>
          <w:tab w:val="num" w:pos="720"/>
        </w:tabs>
        <w:ind w:left="720" w:right="720" w:hanging="360"/>
      </w:pPr>
      <w:rPr>
        <w:rFonts w:ascii="Wingdings" w:hAnsi="Wingdings" w:hint="default"/>
      </w:rPr>
    </w:lvl>
    <w:lvl w:ilvl="1" w:tplc="040D0003" w:tentative="1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hint="default"/>
      </w:rPr>
    </w:lvl>
    <w:lvl w:ilvl="2" w:tplc="040D0005" w:tentative="1">
      <w:start w:val="1"/>
      <w:numFmt w:val="bullet"/>
      <w:lvlText w:val=""/>
      <w:lvlJc w:val="left"/>
      <w:pPr>
        <w:tabs>
          <w:tab w:val="num" w:pos="2160"/>
        </w:tabs>
        <w:ind w:left="2160" w:right="2160" w:hanging="360"/>
      </w:pPr>
      <w:rPr>
        <w:rFonts w:ascii="Wingdings" w:hAnsi="Wingdings" w:hint="default"/>
      </w:rPr>
    </w:lvl>
    <w:lvl w:ilvl="3" w:tplc="040D0001" w:tentative="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D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hint="default"/>
      </w:rPr>
    </w:lvl>
    <w:lvl w:ilvl="5" w:tplc="040D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D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D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hint="default"/>
      </w:rPr>
    </w:lvl>
    <w:lvl w:ilvl="8" w:tplc="040D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11" w15:restartNumberingAfterBreak="0">
    <w:nsid w:val="3E6609B2"/>
    <w:multiLevelType w:val="hybridMultilevel"/>
    <w:tmpl w:val="4CEECF6C"/>
    <w:lvl w:ilvl="0" w:tplc="040D0005">
      <w:start w:val="1"/>
      <w:numFmt w:val="bullet"/>
      <w:lvlText w:val=""/>
      <w:lvlJc w:val="left"/>
      <w:pPr>
        <w:tabs>
          <w:tab w:val="num" w:pos="720"/>
        </w:tabs>
        <w:ind w:left="720" w:right="720" w:hanging="360"/>
      </w:pPr>
      <w:rPr>
        <w:rFonts w:ascii="Wingdings" w:hAnsi="Wingdings" w:hint="default"/>
      </w:rPr>
    </w:lvl>
    <w:lvl w:ilvl="1" w:tplc="040D0003" w:tentative="1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hint="default"/>
      </w:rPr>
    </w:lvl>
    <w:lvl w:ilvl="2" w:tplc="040D0005" w:tentative="1">
      <w:start w:val="1"/>
      <w:numFmt w:val="bullet"/>
      <w:lvlText w:val=""/>
      <w:lvlJc w:val="left"/>
      <w:pPr>
        <w:tabs>
          <w:tab w:val="num" w:pos="2160"/>
        </w:tabs>
        <w:ind w:left="2160" w:right="2160" w:hanging="360"/>
      </w:pPr>
      <w:rPr>
        <w:rFonts w:ascii="Wingdings" w:hAnsi="Wingdings" w:hint="default"/>
      </w:rPr>
    </w:lvl>
    <w:lvl w:ilvl="3" w:tplc="040D0001" w:tentative="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D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hint="default"/>
      </w:rPr>
    </w:lvl>
    <w:lvl w:ilvl="5" w:tplc="040D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D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D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hint="default"/>
      </w:rPr>
    </w:lvl>
    <w:lvl w:ilvl="8" w:tplc="040D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12" w15:restartNumberingAfterBreak="0">
    <w:nsid w:val="470A1A3B"/>
    <w:multiLevelType w:val="singleLevel"/>
    <w:tmpl w:val="DBAC0D0C"/>
    <w:lvl w:ilvl="0">
      <w:start w:val="1"/>
      <w:numFmt w:val="chosung"/>
      <w:lvlText w:val=""/>
      <w:lvlJc w:val="center"/>
      <w:pPr>
        <w:tabs>
          <w:tab w:val="num" w:pos="648"/>
        </w:tabs>
        <w:ind w:firstLine="288"/>
      </w:pPr>
      <w:rPr>
        <w:rFonts w:ascii="Symbol" w:hAnsi="Symbol" w:hint="default"/>
      </w:rPr>
    </w:lvl>
  </w:abstractNum>
  <w:abstractNum w:abstractNumId="13" w15:restartNumberingAfterBreak="0">
    <w:nsid w:val="556C4E07"/>
    <w:multiLevelType w:val="hybridMultilevel"/>
    <w:tmpl w:val="3A3807EE"/>
    <w:lvl w:ilvl="0" w:tplc="AABED6E0">
      <w:start w:val="1"/>
      <w:numFmt w:val="bullet"/>
      <w:lvlText w:val=""/>
      <w:lvlJc w:val="left"/>
      <w:pPr>
        <w:tabs>
          <w:tab w:val="num" w:pos="360"/>
        </w:tabs>
        <w:ind w:left="397" w:hanging="39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50089B"/>
    <w:multiLevelType w:val="hybridMultilevel"/>
    <w:tmpl w:val="AF0CCF6C"/>
    <w:lvl w:ilvl="0" w:tplc="040D0005">
      <w:start w:val="1"/>
      <w:numFmt w:val="bullet"/>
      <w:lvlText w:val=""/>
      <w:lvlJc w:val="left"/>
      <w:pPr>
        <w:tabs>
          <w:tab w:val="num" w:pos="720"/>
        </w:tabs>
        <w:ind w:left="720" w:right="720" w:hanging="360"/>
      </w:pPr>
      <w:rPr>
        <w:rFonts w:ascii="Wingdings" w:hAnsi="Wingdings" w:hint="default"/>
      </w:rPr>
    </w:lvl>
    <w:lvl w:ilvl="1" w:tplc="040D0003" w:tentative="1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hint="default"/>
      </w:rPr>
    </w:lvl>
    <w:lvl w:ilvl="2" w:tplc="040D0005" w:tentative="1">
      <w:start w:val="1"/>
      <w:numFmt w:val="bullet"/>
      <w:lvlText w:val=""/>
      <w:lvlJc w:val="left"/>
      <w:pPr>
        <w:tabs>
          <w:tab w:val="num" w:pos="2160"/>
        </w:tabs>
        <w:ind w:left="2160" w:right="2160" w:hanging="360"/>
      </w:pPr>
      <w:rPr>
        <w:rFonts w:ascii="Wingdings" w:hAnsi="Wingdings" w:hint="default"/>
      </w:rPr>
    </w:lvl>
    <w:lvl w:ilvl="3" w:tplc="040D0001" w:tentative="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D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hint="default"/>
      </w:rPr>
    </w:lvl>
    <w:lvl w:ilvl="5" w:tplc="040D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D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D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hint="default"/>
      </w:rPr>
    </w:lvl>
    <w:lvl w:ilvl="8" w:tplc="040D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15" w15:restartNumberingAfterBreak="0">
    <w:nsid w:val="6913410C"/>
    <w:multiLevelType w:val="hybridMultilevel"/>
    <w:tmpl w:val="6FCC4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961FAC"/>
    <w:multiLevelType w:val="hybridMultilevel"/>
    <w:tmpl w:val="6EDC9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9E3ABD"/>
    <w:multiLevelType w:val="hybridMultilevel"/>
    <w:tmpl w:val="3AF89926"/>
    <w:lvl w:ilvl="0" w:tplc="040D0005">
      <w:start w:val="1"/>
      <w:numFmt w:val="bullet"/>
      <w:lvlText w:val=""/>
      <w:lvlJc w:val="left"/>
      <w:pPr>
        <w:tabs>
          <w:tab w:val="num" w:pos="380"/>
        </w:tabs>
        <w:ind w:left="380" w:right="380" w:hanging="360"/>
      </w:pPr>
      <w:rPr>
        <w:rFonts w:ascii="Wingdings" w:hAnsi="Wingdings" w:hint="default"/>
      </w:rPr>
    </w:lvl>
    <w:lvl w:ilvl="1" w:tplc="040D0003" w:tentative="1">
      <w:start w:val="1"/>
      <w:numFmt w:val="bullet"/>
      <w:lvlText w:val="o"/>
      <w:lvlJc w:val="left"/>
      <w:pPr>
        <w:tabs>
          <w:tab w:val="num" w:pos="1100"/>
        </w:tabs>
        <w:ind w:left="1100" w:right="1100" w:hanging="360"/>
      </w:pPr>
      <w:rPr>
        <w:rFonts w:ascii="Courier New" w:hAnsi="Courier New" w:hint="default"/>
      </w:rPr>
    </w:lvl>
    <w:lvl w:ilvl="2" w:tplc="040D0005" w:tentative="1">
      <w:start w:val="1"/>
      <w:numFmt w:val="bullet"/>
      <w:lvlText w:val=""/>
      <w:lvlJc w:val="left"/>
      <w:pPr>
        <w:tabs>
          <w:tab w:val="num" w:pos="1820"/>
        </w:tabs>
        <w:ind w:left="1820" w:right="1820" w:hanging="360"/>
      </w:pPr>
      <w:rPr>
        <w:rFonts w:ascii="Wingdings" w:hAnsi="Wingdings" w:hint="default"/>
      </w:rPr>
    </w:lvl>
    <w:lvl w:ilvl="3" w:tplc="040D0001" w:tentative="1">
      <w:start w:val="1"/>
      <w:numFmt w:val="bullet"/>
      <w:lvlText w:val=""/>
      <w:lvlJc w:val="left"/>
      <w:pPr>
        <w:tabs>
          <w:tab w:val="num" w:pos="2540"/>
        </w:tabs>
        <w:ind w:left="2540" w:right="2540" w:hanging="360"/>
      </w:pPr>
      <w:rPr>
        <w:rFonts w:ascii="Symbol" w:hAnsi="Symbol" w:hint="default"/>
      </w:rPr>
    </w:lvl>
    <w:lvl w:ilvl="4" w:tplc="040D0003" w:tentative="1">
      <w:start w:val="1"/>
      <w:numFmt w:val="bullet"/>
      <w:lvlText w:val="o"/>
      <w:lvlJc w:val="left"/>
      <w:pPr>
        <w:tabs>
          <w:tab w:val="num" w:pos="3260"/>
        </w:tabs>
        <w:ind w:left="3260" w:right="3260" w:hanging="360"/>
      </w:pPr>
      <w:rPr>
        <w:rFonts w:ascii="Courier New" w:hAnsi="Courier New" w:hint="default"/>
      </w:rPr>
    </w:lvl>
    <w:lvl w:ilvl="5" w:tplc="040D0005" w:tentative="1">
      <w:start w:val="1"/>
      <w:numFmt w:val="bullet"/>
      <w:lvlText w:val=""/>
      <w:lvlJc w:val="left"/>
      <w:pPr>
        <w:tabs>
          <w:tab w:val="num" w:pos="3980"/>
        </w:tabs>
        <w:ind w:left="3980" w:right="3980" w:hanging="360"/>
      </w:pPr>
      <w:rPr>
        <w:rFonts w:ascii="Wingdings" w:hAnsi="Wingdings" w:hint="default"/>
      </w:rPr>
    </w:lvl>
    <w:lvl w:ilvl="6" w:tplc="040D0001" w:tentative="1">
      <w:start w:val="1"/>
      <w:numFmt w:val="bullet"/>
      <w:lvlText w:val=""/>
      <w:lvlJc w:val="left"/>
      <w:pPr>
        <w:tabs>
          <w:tab w:val="num" w:pos="4700"/>
        </w:tabs>
        <w:ind w:left="4700" w:right="4700" w:hanging="360"/>
      </w:pPr>
      <w:rPr>
        <w:rFonts w:ascii="Symbol" w:hAnsi="Symbol" w:hint="default"/>
      </w:rPr>
    </w:lvl>
    <w:lvl w:ilvl="7" w:tplc="040D0003" w:tentative="1">
      <w:start w:val="1"/>
      <w:numFmt w:val="bullet"/>
      <w:lvlText w:val="o"/>
      <w:lvlJc w:val="left"/>
      <w:pPr>
        <w:tabs>
          <w:tab w:val="num" w:pos="5420"/>
        </w:tabs>
        <w:ind w:left="5420" w:right="5420" w:hanging="360"/>
      </w:pPr>
      <w:rPr>
        <w:rFonts w:ascii="Courier New" w:hAnsi="Courier New" w:hint="default"/>
      </w:rPr>
    </w:lvl>
    <w:lvl w:ilvl="8" w:tplc="040D0005" w:tentative="1">
      <w:start w:val="1"/>
      <w:numFmt w:val="bullet"/>
      <w:lvlText w:val=""/>
      <w:lvlJc w:val="left"/>
      <w:pPr>
        <w:tabs>
          <w:tab w:val="num" w:pos="6140"/>
        </w:tabs>
        <w:ind w:left="6140" w:right="6140" w:hanging="360"/>
      </w:pPr>
      <w:rPr>
        <w:rFonts w:ascii="Wingdings" w:hAnsi="Wingdings" w:hint="default"/>
      </w:rPr>
    </w:lvl>
  </w:abstractNum>
  <w:abstractNum w:abstractNumId="18" w15:restartNumberingAfterBreak="0">
    <w:nsid w:val="745B075D"/>
    <w:multiLevelType w:val="hybridMultilevel"/>
    <w:tmpl w:val="53487646"/>
    <w:lvl w:ilvl="0" w:tplc="040D0005">
      <w:start w:val="1"/>
      <w:numFmt w:val="bullet"/>
      <w:lvlText w:val=""/>
      <w:lvlJc w:val="left"/>
      <w:pPr>
        <w:tabs>
          <w:tab w:val="num" w:pos="720"/>
        </w:tabs>
        <w:ind w:left="720" w:right="720" w:hanging="360"/>
      </w:pPr>
      <w:rPr>
        <w:rFonts w:ascii="Wingdings" w:hAnsi="Wingdings" w:hint="default"/>
      </w:rPr>
    </w:lvl>
    <w:lvl w:ilvl="1" w:tplc="040D0003" w:tentative="1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hint="default"/>
      </w:rPr>
    </w:lvl>
    <w:lvl w:ilvl="2" w:tplc="040D0005" w:tentative="1">
      <w:start w:val="1"/>
      <w:numFmt w:val="bullet"/>
      <w:lvlText w:val=""/>
      <w:lvlJc w:val="left"/>
      <w:pPr>
        <w:tabs>
          <w:tab w:val="num" w:pos="2160"/>
        </w:tabs>
        <w:ind w:left="2160" w:right="2160" w:hanging="360"/>
      </w:pPr>
      <w:rPr>
        <w:rFonts w:ascii="Wingdings" w:hAnsi="Wingdings" w:hint="default"/>
      </w:rPr>
    </w:lvl>
    <w:lvl w:ilvl="3" w:tplc="040D0001" w:tentative="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D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hint="default"/>
      </w:rPr>
    </w:lvl>
    <w:lvl w:ilvl="5" w:tplc="040D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D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D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hint="default"/>
      </w:rPr>
    </w:lvl>
    <w:lvl w:ilvl="8" w:tplc="040D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19" w15:restartNumberingAfterBreak="0">
    <w:nsid w:val="7594045E"/>
    <w:multiLevelType w:val="singleLevel"/>
    <w:tmpl w:val="F5C2978A"/>
    <w:lvl w:ilvl="0">
      <w:start w:val="1"/>
      <w:numFmt w:val="chosung"/>
      <w:lvlText w:val=""/>
      <w:lvlJc w:val="center"/>
      <w:pPr>
        <w:tabs>
          <w:tab w:val="num" w:pos="644"/>
        </w:tabs>
        <w:ind w:left="624" w:right="624" w:hanging="340"/>
      </w:pPr>
      <w:rPr>
        <w:rFonts w:ascii="Symbol" w:hAnsi="Symbol" w:hint="default"/>
      </w:rPr>
    </w:lvl>
  </w:abstractNum>
  <w:abstractNum w:abstractNumId="20" w15:restartNumberingAfterBreak="0">
    <w:nsid w:val="7A5A2C89"/>
    <w:multiLevelType w:val="hybridMultilevel"/>
    <w:tmpl w:val="953ED53C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E01503B"/>
    <w:multiLevelType w:val="hybridMultilevel"/>
    <w:tmpl w:val="658AE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1"/>
  </w:num>
  <w:num w:numId="4">
    <w:abstractNumId w:val="19"/>
  </w:num>
  <w:num w:numId="5">
    <w:abstractNumId w:val="18"/>
  </w:num>
  <w:num w:numId="6">
    <w:abstractNumId w:val="17"/>
  </w:num>
  <w:num w:numId="7">
    <w:abstractNumId w:val="14"/>
  </w:num>
  <w:num w:numId="8">
    <w:abstractNumId w:val="3"/>
  </w:num>
  <w:num w:numId="9">
    <w:abstractNumId w:val="4"/>
  </w:num>
  <w:num w:numId="10">
    <w:abstractNumId w:val="10"/>
  </w:num>
  <w:num w:numId="11">
    <w:abstractNumId w:val="11"/>
  </w:num>
  <w:num w:numId="12">
    <w:abstractNumId w:val="6"/>
  </w:num>
  <w:num w:numId="13">
    <w:abstractNumId w:val="7"/>
  </w:num>
  <w:num w:numId="14">
    <w:abstractNumId w:val="8"/>
  </w:num>
  <w:num w:numId="15">
    <w:abstractNumId w:val="13"/>
  </w:num>
  <w:num w:numId="16">
    <w:abstractNumId w:val="2"/>
  </w:num>
  <w:num w:numId="17">
    <w:abstractNumId w:val="2"/>
  </w:num>
  <w:num w:numId="18">
    <w:abstractNumId w:val="9"/>
  </w:num>
  <w:num w:numId="19">
    <w:abstractNumId w:val="21"/>
  </w:num>
  <w:num w:numId="20">
    <w:abstractNumId w:val="20"/>
  </w:num>
  <w:num w:numId="21">
    <w:abstractNumId w:val="15"/>
  </w:num>
  <w:num w:numId="22">
    <w:abstractNumId w:val="16"/>
  </w:num>
  <w:num w:numId="2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amar Reitich Stolero">
    <w15:presenceInfo w15:providerId="None" w15:userId="Tamar Reitich Stolero"/>
  </w15:person>
  <w15:person w15:author="Schocken Shimon">
    <w15:presenceInfo w15:providerId="AD" w15:userId="S::schocken@idc.ac.il::3d40eb58-e978-4904-a2f6-1b156000080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lowerLetter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883"/>
    <w:rsid w:val="0000188D"/>
    <w:rsid w:val="000019EB"/>
    <w:rsid w:val="00002387"/>
    <w:rsid w:val="000030E4"/>
    <w:rsid w:val="00011FEE"/>
    <w:rsid w:val="0002004B"/>
    <w:rsid w:val="00020918"/>
    <w:rsid w:val="00036ABF"/>
    <w:rsid w:val="000446A1"/>
    <w:rsid w:val="00044897"/>
    <w:rsid w:val="00046203"/>
    <w:rsid w:val="000537AD"/>
    <w:rsid w:val="00054301"/>
    <w:rsid w:val="0005757F"/>
    <w:rsid w:val="00060A20"/>
    <w:rsid w:val="00073455"/>
    <w:rsid w:val="00084AED"/>
    <w:rsid w:val="00093BCB"/>
    <w:rsid w:val="000B0184"/>
    <w:rsid w:val="000B29BC"/>
    <w:rsid w:val="000B3228"/>
    <w:rsid w:val="000B4F41"/>
    <w:rsid w:val="000B6CA1"/>
    <w:rsid w:val="000C59D8"/>
    <w:rsid w:val="000D12F6"/>
    <w:rsid w:val="000D1E3A"/>
    <w:rsid w:val="000D500C"/>
    <w:rsid w:val="000E0F7E"/>
    <w:rsid w:val="000E2AEE"/>
    <w:rsid w:val="000E3BB9"/>
    <w:rsid w:val="000E6EB2"/>
    <w:rsid w:val="000E6EE2"/>
    <w:rsid w:val="000F5EE4"/>
    <w:rsid w:val="000F6278"/>
    <w:rsid w:val="001000AC"/>
    <w:rsid w:val="0012248F"/>
    <w:rsid w:val="0013034A"/>
    <w:rsid w:val="00135558"/>
    <w:rsid w:val="00136F23"/>
    <w:rsid w:val="001414F5"/>
    <w:rsid w:val="00144171"/>
    <w:rsid w:val="00145AFF"/>
    <w:rsid w:val="00146E44"/>
    <w:rsid w:val="00151ED0"/>
    <w:rsid w:val="00164A9F"/>
    <w:rsid w:val="00170F17"/>
    <w:rsid w:val="00176CBD"/>
    <w:rsid w:val="00186A6D"/>
    <w:rsid w:val="00195961"/>
    <w:rsid w:val="0019710F"/>
    <w:rsid w:val="001A2CF3"/>
    <w:rsid w:val="001A6085"/>
    <w:rsid w:val="001B5278"/>
    <w:rsid w:val="001B5A3F"/>
    <w:rsid w:val="001D10DD"/>
    <w:rsid w:val="001D1FF8"/>
    <w:rsid w:val="001D3CD2"/>
    <w:rsid w:val="001D634E"/>
    <w:rsid w:val="001E0138"/>
    <w:rsid w:val="001E0D79"/>
    <w:rsid w:val="001E39C4"/>
    <w:rsid w:val="001E5999"/>
    <w:rsid w:val="001F008F"/>
    <w:rsid w:val="001F3872"/>
    <w:rsid w:val="00205A7A"/>
    <w:rsid w:val="00212648"/>
    <w:rsid w:val="002229CB"/>
    <w:rsid w:val="00224817"/>
    <w:rsid w:val="00224BF3"/>
    <w:rsid w:val="00232410"/>
    <w:rsid w:val="002348B1"/>
    <w:rsid w:val="00243C05"/>
    <w:rsid w:val="002616CD"/>
    <w:rsid w:val="00263313"/>
    <w:rsid w:val="00266637"/>
    <w:rsid w:val="00271962"/>
    <w:rsid w:val="00271DDB"/>
    <w:rsid w:val="00272C37"/>
    <w:rsid w:val="00272D2F"/>
    <w:rsid w:val="002866E2"/>
    <w:rsid w:val="002932BE"/>
    <w:rsid w:val="002937EF"/>
    <w:rsid w:val="0029404A"/>
    <w:rsid w:val="002A1244"/>
    <w:rsid w:val="002A3F5C"/>
    <w:rsid w:val="002A5991"/>
    <w:rsid w:val="002B05F7"/>
    <w:rsid w:val="002C4BD5"/>
    <w:rsid w:val="002C5892"/>
    <w:rsid w:val="002C784D"/>
    <w:rsid w:val="002D0AB5"/>
    <w:rsid w:val="002D13D6"/>
    <w:rsid w:val="002E2858"/>
    <w:rsid w:val="002E7005"/>
    <w:rsid w:val="002E743E"/>
    <w:rsid w:val="002F4B55"/>
    <w:rsid w:val="002F5E88"/>
    <w:rsid w:val="002F72F3"/>
    <w:rsid w:val="00301010"/>
    <w:rsid w:val="003016A2"/>
    <w:rsid w:val="00305E37"/>
    <w:rsid w:val="003100F5"/>
    <w:rsid w:val="003106C7"/>
    <w:rsid w:val="003109E9"/>
    <w:rsid w:val="00317094"/>
    <w:rsid w:val="0031714F"/>
    <w:rsid w:val="00325E97"/>
    <w:rsid w:val="0033704D"/>
    <w:rsid w:val="0034248D"/>
    <w:rsid w:val="003712A6"/>
    <w:rsid w:val="00371655"/>
    <w:rsid w:val="00371FAE"/>
    <w:rsid w:val="00383F31"/>
    <w:rsid w:val="00385B96"/>
    <w:rsid w:val="00386853"/>
    <w:rsid w:val="00386988"/>
    <w:rsid w:val="00390009"/>
    <w:rsid w:val="00393B7F"/>
    <w:rsid w:val="003A0F11"/>
    <w:rsid w:val="003A4487"/>
    <w:rsid w:val="003B4813"/>
    <w:rsid w:val="003B6823"/>
    <w:rsid w:val="003E2C34"/>
    <w:rsid w:val="00413484"/>
    <w:rsid w:val="00415EE6"/>
    <w:rsid w:val="00416379"/>
    <w:rsid w:val="0042194A"/>
    <w:rsid w:val="0042763B"/>
    <w:rsid w:val="00436438"/>
    <w:rsid w:val="00437325"/>
    <w:rsid w:val="004420CB"/>
    <w:rsid w:val="004430F7"/>
    <w:rsid w:val="00444F38"/>
    <w:rsid w:val="00446456"/>
    <w:rsid w:val="004511AE"/>
    <w:rsid w:val="004543C5"/>
    <w:rsid w:val="004706E3"/>
    <w:rsid w:val="004824BF"/>
    <w:rsid w:val="00485AC8"/>
    <w:rsid w:val="004925FD"/>
    <w:rsid w:val="0049591F"/>
    <w:rsid w:val="00496C7C"/>
    <w:rsid w:val="004A7B33"/>
    <w:rsid w:val="004D03E3"/>
    <w:rsid w:val="004D51A9"/>
    <w:rsid w:val="004D6C4E"/>
    <w:rsid w:val="004E495D"/>
    <w:rsid w:val="00506784"/>
    <w:rsid w:val="0051488B"/>
    <w:rsid w:val="00525F26"/>
    <w:rsid w:val="00530466"/>
    <w:rsid w:val="00533C7E"/>
    <w:rsid w:val="00556129"/>
    <w:rsid w:val="00557094"/>
    <w:rsid w:val="0055772E"/>
    <w:rsid w:val="00561A4C"/>
    <w:rsid w:val="00562540"/>
    <w:rsid w:val="00572BF4"/>
    <w:rsid w:val="00574C6B"/>
    <w:rsid w:val="00575562"/>
    <w:rsid w:val="00575622"/>
    <w:rsid w:val="00577C32"/>
    <w:rsid w:val="005827F1"/>
    <w:rsid w:val="0058379B"/>
    <w:rsid w:val="00586205"/>
    <w:rsid w:val="00586BBB"/>
    <w:rsid w:val="005972BE"/>
    <w:rsid w:val="005A782C"/>
    <w:rsid w:val="005B1224"/>
    <w:rsid w:val="005B1E5E"/>
    <w:rsid w:val="005B280F"/>
    <w:rsid w:val="005B5989"/>
    <w:rsid w:val="005B6378"/>
    <w:rsid w:val="005C2D0A"/>
    <w:rsid w:val="005C5FA0"/>
    <w:rsid w:val="005D4989"/>
    <w:rsid w:val="005D609E"/>
    <w:rsid w:val="005D74BB"/>
    <w:rsid w:val="005E4C0B"/>
    <w:rsid w:val="005E5DDA"/>
    <w:rsid w:val="00607ED5"/>
    <w:rsid w:val="00610FB6"/>
    <w:rsid w:val="00611DBC"/>
    <w:rsid w:val="006178A2"/>
    <w:rsid w:val="00617B63"/>
    <w:rsid w:val="0062490A"/>
    <w:rsid w:val="006333A6"/>
    <w:rsid w:val="006359B5"/>
    <w:rsid w:val="00637FD3"/>
    <w:rsid w:val="0064240D"/>
    <w:rsid w:val="00644F80"/>
    <w:rsid w:val="00660C86"/>
    <w:rsid w:val="00661188"/>
    <w:rsid w:val="006620C6"/>
    <w:rsid w:val="0066257A"/>
    <w:rsid w:val="00662A98"/>
    <w:rsid w:val="00665C29"/>
    <w:rsid w:val="006830E4"/>
    <w:rsid w:val="006835DF"/>
    <w:rsid w:val="006942DD"/>
    <w:rsid w:val="006A2D2E"/>
    <w:rsid w:val="006A3AA0"/>
    <w:rsid w:val="006A6583"/>
    <w:rsid w:val="006B64AB"/>
    <w:rsid w:val="006C5B43"/>
    <w:rsid w:val="006C79D8"/>
    <w:rsid w:val="006D2D1E"/>
    <w:rsid w:val="006D4720"/>
    <w:rsid w:val="006D5DF3"/>
    <w:rsid w:val="006D6DCD"/>
    <w:rsid w:val="006D6F06"/>
    <w:rsid w:val="006E5CD4"/>
    <w:rsid w:val="006F314E"/>
    <w:rsid w:val="007002F2"/>
    <w:rsid w:val="0070610C"/>
    <w:rsid w:val="0071291A"/>
    <w:rsid w:val="0072032E"/>
    <w:rsid w:val="007209C6"/>
    <w:rsid w:val="00724A24"/>
    <w:rsid w:val="00724C18"/>
    <w:rsid w:val="00725316"/>
    <w:rsid w:val="00731312"/>
    <w:rsid w:val="00732937"/>
    <w:rsid w:val="00740A64"/>
    <w:rsid w:val="0074239C"/>
    <w:rsid w:val="00760827"/>
    <w:rsid w:val="00765D53"/>
    <w:rsid w:val="00767D8E"/>
    <w:rsid w:val="0077158F"/>
    <w:rsid w:val="00776CBA"/>
    <w:rsid w:val="00786943"/>
    <w:rsid w:val="00786DA2"/>
    <w:rsid w:val="00790160"/>
    <w:rsid w:val="007907B2"/>
    <w:rsid w:val="00792654"/>
    <w:rsid w:val="00795778"/>
    <w:rsid w:val="00795D5E"/>
    <w:rsid w:val="007976E5"/>
    <w:rsid w:val="007A60D5"/>
    <w:rsid w:val="007A7109"/>
    <w:rsid w:val="007B7641"/>
    <w:rsid w:val="007C789F"/>
    <w:rsid w:val="007E45BE"/>
    <w:rsid w:val="007F103A"/>
    <w:rsid w:val="007F4AC9"/>
    <w:rsid w:val="00805612"/>
    <w:rsid w:val="00805B8C"/>
    <w:rsid w:val="00807381"/>
    <w:rsid w:val="00807687"/>
    <w:rsid w:val="008103FF"/>
    <w:rsid w:val="008149CF"/>
    <w:rsid w:val="00821146"/>
    <w:rsid w:val="00827D6D"/>
    <w:rsid w:val="00834BFE"/>
    <w:rsid w:val="008361C9"/>
    <w:rsid w:val="00852691"/>
    <w:rsid w:val="008551FE"/>
    <w:rsid w:val="00862F0C"/>
    <w:rsid w:val="0086309E"/>
    <w:rsid w:val="008645A9"/>
    <w:rsid w:val="00872B7C"/>
    <w:rsid w:val="008754BC"/>
    <w:rsid w:val="0088114E"/>
    <w:rsid w:val="00883219"/>
    <w:rsid w:val="008852F8"/>
    <w:rsid w:val="00885793"/>
    <w:rsid w:val="00885B51"/>
    <w:rsid w:val="008915F0"/>
    <w:rsid w:val="00895D7C"/>
    <w:rsid w:val="008A0714"/>
    <w:rsid w:val="008A4791"/>
    <w:rsid w:val="008B57C8"/>
    <w:rsid w:val="008B659A"/>
    <w:rsid w:val="008B7E14"/>
    <w:rsid w:val="008C7A53"/>
    <w:rsid w:val="008D00AB"/>
    <w:rsid w:val="008D2387"/>
    <w:rsid w:val="008D338D"/>
    <w:rsid w:val="008D5263"/>
    <w:rsid w:val="008E11EE"/>
    <w:rsid w:val="008E4BAA"/>
    <w:rsid w:val="008F5B57"/>
    <w:rsid w:val="009054F4"/>
    <w:rsid w:val="00911D80"/>
    <w:rsid w:val="00912F80"/>
    <w:rsid w:val="00914679"/>
    <w:rsid w:val="009179B8"/>
    <w:rsid w:val="00921EF5"/>
    <w:rsid w:val="00925713"/>
    <w:rsid w:val="00926AD0"/>
    <w:rsid w:val="009424E3"/>
    <w:rsid w:val="009528CE"/>
    <w:rsid w:val="00953A0B"/>
    <w:rsid w:val="00970982"/>
    <w:rsid w:val="00976FA6"/>
    <w:rsid w:val="009812CF"/>
    <w:rsid w:val="00985898"/>
    <w:rsid w:val="0099366D"/>
    <w:rsid w:val="0099480D"/>
    <w:rsid w:val="009A6D4F"/>
    <w:rsid w:val="009B489A"/>
    <w:rsid w:val="009B7328"/>
    <w:rsid w:val="009C4041"/>
    <w:rsid w:val="009D5225"/>
    <w:rsid w:val="009E54EF"/>
    <w:rsid w:val="009E741F"/>
    <w:rsid w:val="009F10AC"/>
    <w:rsid w:val="00A0011E"/>
    <w:rsid w:val="00A12529"/>
    <w:rsid w:val="00A15A5C"/>
    <w:rsid w:val="00A23EE7"/>
    <w:rsid w:val="00A27705"/>
    <w:rsid w:val="00A52BD5"/>
    <w:rsid w:val="00A55E43"/>
    <w:rsid w:val="00A6724C"/>
    <w:rsid w:val="00A87632"/>
    <w:rsid w:val="00AA13B0"/>
    <w:rsid w:val="00AA61C0"/>
    <w:rsid w:val="00AB3A2D"/>
    <w:rsid w:val="00AC10E6"/>
    <w:rsid w:val="00AD5DE2"/>
    <w:rsid w:val="00AD7232"/>
    <w:rsid w:val="00AE3E5E"/>
    <w:rsid w:val="00B009A5"/>
    <w:rsid w:val="00B03540"/>
    <w:rsid w:val="00B03AF5"/>
    <w:rsid w:val="00B0679A"/>
    <w:rsid w:val="00B12B08"/>
    <w:rsid w:val="00B30C77"/>
    <w:rsid w:val="00B36BD9"/>
    <w:rsid w:val="00B4100E"/>
    <w:rsid w:val="00B57654"/>
    <w:rsid w:val="00B57F26"/>
    <w:rsid w:val="00B70B66"/>
    <w:rsid w:val="00B774E8"/>
    <w:rsid w:val="00B90260"/>
    <w:rsid w:val="00B90958"/>
    <w:rsid w:val="00B92621"/>
    <w:rsid w:val="00B9501E"/>
    <w:rsid w:val="00BA5E4F"/>
    <w:rsid w:val="00BA5F12"/>
    <w:rsid w:val="00BB1875"/>
    <w:rsid w:val="00BB4620"/>
    <w:rsid w:val="00BB7BE5"/>
    <w:rsid w:val="00BC4E9A"/>
    <w:rsid w:val="00BC70FC"/>
    <w:rsid w:val="00BD171F"/>
    <w:rsid w:val="00BE773D"/>
    <w:rsid w:val="00BE7AA8"/>
    <w:rsid w:val="00BF186A"/>
    <w:rsid w:val="00BF561D"/>
    <w:rsid w:val="00C01999"/>
    <w:rsid w:val="00C031C8"/>
    <w:rsid w:val="00C101B4"/>
    <w:rsid w:val="00C15C7E"/>
    <w:rsid w:val="00C32B56"/>
    <w:rsid w:val="00C362EB"/>
    <w:rsid w:val="00C36B69"/>
    <w:rsid w:val="00C42D97"/>
    <w:rsid w:val="00C450A9"/>
    <w:rsid w:val="00C4536A"/>
    <w:rsid w:val="00C479F2"/>
    <w:rsid w:val="00C52FB1"/>
    <w:rsid w:val="00C579F8"/>
    <w:rsid w:val="00C60F1C"/>
    <w:rsid w:val="00C762E7"/>
    <w:rsid w:val="00C830CD"/>
    <w:rsid w:val="00C90356"/>
    <w:rsid w:val="00C9389D"/>
    <w:rsid w:val="00C97735"/>
    <w:rsid w:val="00C9782D"/>
    <w:rsid w:val="00CA15E3"/>
    <w:rsid w:val="00CA56C3"/>
    <w:rsid w:val="00CA73F6"/>
    <w:rsid w:val="00CB01BC"/>
    <w:rsid w:val="00CC3F12"/>
    <w:rsid w:val="00CD0446"/>
    <w:rsid w:val="00CD0883"/>
    <w:rsid w:val="00CE27D8"/>
    <w:rsid w:val="00CE415C"/>
    <w:rsid w:val="00CE5F50"/>
    <w:rsid w:val="00CE6720"/>
    <w:rsid w:val="00CE7C50"/>
    <w:rsid w:val="00CF3B76"/>
    <w:rsid w:val="00CF7AB7"/>
    <w:rsid w:val="00CF7BB1"/>
    <w:rsid w:val="00D021A7"/>
    <w:rsid w:val="00D146E4"/>
    <w:rsid w:val="00D16E3E"/>
    <w:rsid w:val="00D24C97"/>
    <w:rsid w:val="00D40682"/>
    <w:rsid w:val="00D4578E"/>
    <w:rsid w:val="00D47777"/>
    <w:rsid w:val="00D52CDE"/>
    <w:rsid w:val="00D5776C"/>
    <w:rsid w:val="00D63996"/>
    <w:rsid w:val="00D91110"/>
    <w:rsid w:val="00D95427"/>
    <w:rsid w:val="00DA7618"/>
    <w:rsid w:val="00DB7840"/>
    <w:rsid w:val="00DC1E61"/>
    <w:rsid w:val="00DC2166"/>
    <w:rsid w:val="00DD3023"/>
    <w:rsid w:val="00DE0E6A"/>
    <w:rsid w:val="00DE2E77"/>
    <w:rsid w:val="00DE5E1E"/>
    <w:rsid w:val="00DF48F6"/>
    <w:rsid w:val="00DF4A41"/>
    <w:rsid w:val="00E01D53"/>
    <w:rsid w:val="00E02C05"/>
    <w:rsid w:val="00E04032"/>
    <w:rsid w:val="00E0413D"/>
    <w:rsid w:val="00E07028"/>
    <w:rsid w:val="00E14240"/>
    <w:rsid w:val="00E21761"/>
    <w:rsid w:val="00E22EDA"/>
    <w:rsid w:val="00E24EA9"/>
    <w:rsid w:val="00E3175B"/>
    <w:rsid w:val="00E46A0C"/>
    <w:rsid w:val="00E47C86"/>
    <w:rsid w:val="00E50ECF"/>
    <w:rsid w:val="00E54DAC"/>
    <w:rsid w:val="00E62674"/>
    <w:rsid w:val="00E730AD"/>
    <w:rsid w:val="00E75F79"/>
    <w:rsid w:val="00E77F26"/>
    <w:rsid w:val="00E80136"/>
    <w:rsid w:val="00E90A7B"/>
    <w:rsid w:val="00E91D72"/>
    <w:rsid w:val="00E9290F"/>
    <w:rsid w:val="00EA2D04"/>
    <w:rsid w:val="00EA57F3"/>
    <w:rsid w:val="00EB43ED"/>
    <w:rsid w:val="00EB5F08"/>
    <w:rsid w:val="00EB7292"/>
    <w:rsid w:val="00ED2BA9"/>
    <w:rsid w:val="00ED6452"/>
    <w:rsid w:val="00EF0476"/>
    <w:rsid w:val="00EF29C1"/>
    <w:rsid w:val="00EF6638"/>
    <w:rsid w:val="00F06158"/>
    <w:rsid w:val="00F127E8"/>
    <w:rsid w:val="00F164A3"/>
    <w:rsid w:val="00F23414"/>
    <w:rsid w:val="00F25C9C"/>
    <w:rsid w:val="00F26571"/>
    <w:rsid w:val="00F31777"/>
    <w:rsid w:val="00F33E35"/>
    <w:rsid w:val="00F40FAB"/>
    <w:rsid w:val="00F41317"/>
    <w:rsid w:val="00F463CB"/>
    <w:rsid w:val="00F6275E"/>
    <w:rsid w:val="00F729D6"/>
    <w:rsid w:val="00F75469"/>
    <w:rsid w:val="00F80200"/>
    <w:rsid w:val="00F80927"/>
    <w:rsid w:val="00F818B5"/>
    <w:rsid w:val="00F8662B"/>
    <w:rsid w:val="00F87ABB"/>
    <w:rsid w:val="00F90CDA"/>
    <w:rsid w:val="00F95959"/>
    <w:rsid w:val="00FA6A97"/>
    <w:rsid w:val="00FB09C6"/>
    <w:rsid w:val="00FB4DA8"/>
    <w:rsid w:val="00FB77BF"/>
    <w:rsid w:val="00FC1989"/>
    <w:rsid w:val="00FC5371"/>
    <w:rsid w:val="00FC5F1A"/>
    <w:rsid w:val="00FD0EBE"/>
    <w:rsid w:val="00FE403C"/>
    <w:rsid w:val="00FF081C"/>
    <w:rsid w:val="00FF1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6C6402A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Miriam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C031C8"/>
    <w:pPr>
      <w:bidi/>
    </w:pPr>
    <w:rPr>
      <w:szCs w:val="24"/>
      <w:lang w:eastAsia="he-IL" w:bidi="he-IL"/>
    </w:rPr>
  </w:style>
  <w:style w:type="paragraph" w:styleId="Heading1">
    <w:name w:val="heading 1"/>
    <w:basedOn w:val="Normal"/>
    <w:next w:val="Normal"/>
    <w:qFormat/>
    <w:pPr>
      <w:keepNext/>
      <w:bidi w:val="0"/>
      <w:spacing w:line="360" w:lineRule="exact"/>
      <w:outlineLvl w:val="0"/>
    </w:pPr>
    <w:rPr>
      <w:sz w:val="24"/>
    </w:rPr>
  </w:style>
  <w:style w:type="paragraph" w:styleId="Heading2">
    <w:name w:val="heading 2"/>
    <w:basedOn w:val="Normal"/>
    <w:next w:val="Normal"/>
    <w:qFormat/>
    <w:pPr>
      <w:keepNext/>
      <w:bidi w:val="0"/>
      <w:spacing w:before="120"/>
      <w:outlineLvl w:val="1"/>
    </w:pPr>
    <w:rPr>
      <w:b/>
      <w:bCs/>
      <w:sz w:val="24"/>
    </w:rPr>
  </w:style>
  <w:style w:type="paragraph" w:styleId="Heading3">
    <w:name w:val="heading 3"/>
    <w:basedOn w:val="Normal"/>
    <w:next w:val="Normal"/>
    <w:qFormat/>
    <w:pPr>
      <w:keepNext/>
      <w:bidi w:val="0"/>
      <w:spacing w:before="120"/>
      <w:ind w:left="426" w:hanging="426"/>
      <w:outlineLvl w:val="2"/>
    </w:pPr>
    <w:rPr>
      <w:b/>
      <w:bCs/>
      <w:sz w:val="24"/>
    </w:rPr>
  </w:style>
  <w:style w:type="paragraph" w:styleId="Heading4">
    <w:name w:val="heading 4"/>
    <w:basedOn w:val="Normal"/>
    <w:next w:val="Normal"/>
    <w:qFormat/>
    <w:pPr>
      <w:keepNext/>
      <w:bidi w:val="0"/>
      <w:spacing w:line="360" w:lineRule="exact"/>
      <w:ind w:left="851" w:hanging="851"/>
      <w:outlineLvl w:val="3"/>
    </w:pPr>
    <w:rPr>
      <w:rFonts w:ascii="Arial" w:hAnsi="Arial" w:cs="Arial"/>
      <w:b/>
      <w:bCs/>
      <w:sz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153"/>
        <w:tab w:val="right" w:pos="8306"/>
      </w:tabs>
    </w:pPr>
    <w:rPr>
      <w:szCs w:val="20"/>
    </w:rPr>
  </w:style>
  <w:style w:type="paragraph" w:styleId="BodyText">
    <w:name w:val="Body Text"/>
    <w:basedOn w:val="Normal"/>
    <w:pPr>
      <w:bidi w:val="0"/>
      <w:spacing w:before="120"/>
    </w:pPr>
    <w:rPr>
      <w:sz w:val="24"/>
    </w:rPr>
  </w:style>
  <w:style w:type="character" w:styleId="Hyperlink">
    <w:name w:val="Hyperlink"/>
    <w:rsid w:val="005B1E5E"/>
    <w:rPr>
      <w:color w:val="0000FF"/>
      <w:u w:val="single"/>
    </w:rPr>
  </w:style>
  <w:style w:type="paragraph" w:customStyle="1" w:styleId="Paper-Title">
    <w:name w:val="Paper-Title"/>
    <w:basedOn w:val="Normal"/>
    <w:rsid w:val="00212648"/>
    <w:pPr>
      <w:bidi w:val="0"/>
      <w:spacing w:after="120"/>
      <w:jc w:val="center"/>
    </w:pPr>
    <w:rPr>
      <w:rFonts w:ascii="Helvetica" w:hAnsi="Helvetica" w:cs="Times New Roman"/>
      <w:b/>
      <w:sz w:val="36"/>
      <w:szCs w:val="20"/>
      <w:lang w:eastAsia="en-US" w:bidi="ar-SA"/>
    </w:rPr>
  </w:style>
  <w:style w:type="paragraph" w:customStyle="1" w:styleId="NormalParL">
    <w:name w:val="NormalParL"/>
    <w:rsid w:val="008852F8"/>
    <w:rPr>
      <w:sz w:val="24"/>
      <w:szCs w:val="24"/>
      <w:lang w:val="en-GB" w:eastAsia="he-IL" w:bidi="he-IL"/>
    </w:rPr>
  </w:style>
  <w:style w:type="table" w:styleId="TableGrid">
    <w:name w:val="Table Grid"/>
    <w:basedOn w:val="TableNormal"/>
    <w:rsid w:val="005E5DDA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qFormat/>
    <w:rsid w:val="00732937"/>
    <w:pPr>
      <w:jc w:val="center"/>
    </w:pPr>
    <w:rPr>
      <w:rFonts w:cs="David"/>
      <w:szCs w:val="28"/>
      <w:lang w:eastAsia="en-US"/>
    </w:rPr>
  </w:style>
  <w:style w:type="character" w:styleId="HTMLCode">
    <w:name w:val="HTML Code"/>
    <w:rsid w:val="007B7641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rsid w:val="009812CF"/>
  </w:style>
  <w:style w:type="table" w:styleId="TableTheme">
    <w:name w:val="Table Theme"/>
    <w:basedOn w:val="TableNormal"/>
    <w:rsid w:val="009812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4543C5"/>
    <w:rPr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4543C5"/>
    <w:rPr>
      <w:rFonts w:ascii="Courier New" w:eastAsia="Times New Roman" w:hAnsi="Courier New" w:cs="Courier New"/>
      <w:sz w:val="20"/>
      <w:szCs w:val="20"/>
    </w:rPr>
  </w:style>
  <w:style w:type="character" w:customStyle="1" w:styleId="code">
    <w:name w:val="code"/>
    <w:basedOn w:val="DefaultParagraphFont"/>
    <w:uiPriority w:val="1"/>
    <w:qFormat/>
    <w:rsid w:val="007A60D5"/>
    <w:rPr>
      <w:rFonts w:ascii="Consolas" w:hAnsi="Consolas" w:cs="Consolas"/>
      <w:sz w:val="21"/>
    </w:rPr>
  </w:style>
  <w:style w:type="character" w:styleId="FollowedHyperlink">
    <w:name w:val="FollowedHyperlink"/>
    <w:basedOn w:val="DefaultParagraphFont"/>
    <w:semiHidden/>
    <w:unhideWhenUsed/>
    <w:rsid w:val="0043643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944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1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8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9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2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microsoft.com/office/2011/relationships/people" Target="peop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468</Words>
  <Characters>2673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Curriculim Vitae							November 1994</vt:lpstr>
    </vt:vector>
  </TitlesOfParts>
  <Company>MBT</Company>
  <LinksUpToDate>false</LinksUpToDate>
  <CharactersWithSpaces>3135</CharactersWithSpaces>
  <SharedDoc>false</SharedDoc>
  <HLinks>
    <vt:vector size="54" baseType="variant">
      <vt:variant>
        <vt:i4>4718684</vt:i4>
      </vt:variant>
      <vt:variant>
        <vt:i4>24</vt:i4>
      </vt:variant>
      <vt:variant>
        <vt:i4>0</vt:i4>
      </vt:variant>
      <vt:variant>
        <vt:i4>5</vt:i4>
      </vt:variant>
      <vt:variant>
        <vt:lpwstr>http://docs.oracle.com/javase/7/docs/api/java/lang/Math.html</vt:lpwstr>
      </vt:variant>
      <vt:variant>
        <vt:lpwstr>sqrt(double)</vt:lpwstr>
      </vt:variant>
      <vt:variant>
        <vt:i4>5767210</vt:i4>
      </vt:variant>
      <vt:variant>
        <vt:i4>21</vt:i4>
      </vt:variant>
      <vt:variant>
        <vt:i4>0</vt:i4>
      </vt:variant>
      <vt:variant>
        <vt:i4>5</vt:i4>
      </vt:variant>
      <vt:variant>
        <vt:lpwstr>http://docs.oracle.com/javase/7/docs/api/java/lang/Math.html</vt:lpwstr>
      </vt:variant>
      <vt:variant>
        <vt:lpwstr>round(double)</vt:lpwstr>
      </vt:variant>
      <vt:variant>
        <vt:i4>5767238</vt:i4>
      </vt:variant>
      <vt:variant>
        <vt:i4>18</vt:i4>
      </vt:variant>
      <vt:variant>
        <vt:i4>0</vt:i4>
      </vt:variant>
      <vt:variant>
        <vt:i4>5</vt:i4>
      </vt:variant>
      <vt:variant>
        <vt:lpwstr>http://docs.oracle.com/javase/7/docs/api/java/lang/Math.html</vt:lpwstr>
      </vt:variant>
      <vt:variant>
        <vt:lpwstr>random()</vt:lpwstr>
      </vt:variant>
      <vt:variant>
        <vt:i4>4915245</vt:i4>
      </vt:variant>
      <vt:variant>
        <vt:i4>15</vt:i4>
      </vt:variant>
      <vt:variant>
        <vt:i4>0</vt:i4>
      </vt:variant>
      <vt:variant>
        <vt:i4>5</vt:i4>
      </vt:variant>
      <vt:variant>
        <vt:lpwstr>http://docs.oracle.com/javase/7/docs/api/java/lang/Math.html</vt:lpwstr>
      </vt:variant>
      <vt:variant>
        <vt:lpwstr>pow(double,%20double)</vt:lpwstr>
      </vt:variant>
      <vt:variant>
        <vt:i4>3473489</vt:i4>
      </vt:variant>
      <vt:variant>
        <vt:i4>12</vt:i4>
      </vt:variant>
      <vt:variant>
        <vt:i4>0</vt:i4>
      </vt:variant>
      <vt:variant>
        <vt:i4>5</vt:i4>
      </vt:variant>
      <vt:variant>
        <vt:lpwstr>http://docs.oracle.com/javase/7/docs/api/java/lang/Math.html</vt:lpwstr>
      </vt:variant>
      <vt:variant>
        <vt:lpwstr>min(int,%20int)</vt:lpwstr>
      </vt:variant>
      <vt:variant>
        <vt:i4>3997767</vt:i4>
      </vt:variant>
      <vt:variant>
        <vt:i4>9</vt:i4>
      </vt:variant>
      <vt:variant>
        <vt:i4>0</vt:i4>
      </vt:variant>
      <vt:variant>
        <vt:i4>5</vt:i4>
      </vt:variant>
      <vt:variant>
        <vt:lpwstr>http://docs.oracle.com/javase/7/docs/api/java/lang/Math.html</vt:lpwstr>
      </vt:variant>
      <vt:variant>
        <vt:lpwstr>max(int,%20int)</vt:lpwstr>
      </vt:variant>
      <vt:variant>
        <vt:i4>458866</vt:i4>
      </vt:variant>
      <vt:variant>
        <vt:i4>6</vt:i4>
      </vt:variant>
      <vt:variant>
        <vt:i4>0</vt:i4>
      </vt:variant>
      <vt:variant>
        <vt:i4>5</vt:i4>
      </vt:variant>
      <vt:variant>
        <vt:lpwstr>http://docs.oracle.com/javase/7/docs/api/java/lang/Math.html</vt:lpwstr>
      </vt:variant>
      <vt:variant>
        <vt:lpwstr>log10(double)</vt:lpwstr>
      </vt:variant>
      <vt:variant>
        <vt:i4>3539010</vt:i4>
      </vt:variant>
      <vt:variant>
        <vt:i4>3</vt:i4>
      </vt:variant>
      <vt:variant>
        <vt:i4>0</vt:i4>
      </vt:variant>
      <vt:variant>
        <vt:i4>5</vt:i4>
      </vt:variant>
      <vt:variant>
        <vt:lpwstr>http://docs.oracle.com/javase/7/docs/api/java/lang/Math.html</vt:lpwstr>
      </vt:variant>
      <vt:variant>
        <vt:lpwstr>log(double)</vt:lpwstr>
      </vt:variant>
      <vt:variant>
        <vt:i4>1310738</vt:i4>
      </vt:variant>
      <vt:variant>
        <vt:i4>0</vt:i4>
      </vt:variant>
      <vt:variant>
        <vt:i4>0</vt:i4>
      </vt:variant>
      <vt:variant>
        <vt:i4>5</vt:i4>
      </vt:variant>
      <vt:variant>
        <vt:lpwstr>http://docs.oracle.com/javase/7/docs/api/java/lang/Math.html</vt:lpwstr>
      </vt:variant>
      <vt:variant>
        <vt:lpwstr>abs(int)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Curriculim Vitae							November 1994</dc:title>
  <dc:subject/>
  <dc:creator>Teach</dc:creator>
  <cp:keywords/>
  <dc:description/>
  <cp:lastModifiedBy>Schocken Shimon</cp:lastModifiedBy>
  <cp:revision>22</cp:revision>
  <cp:lastPrinted>2021-11-15T21:18:00Z</cp:lastPrinted>
  <dcterms:created xsi:type="dcterms:W3CDTF">2021-11-15T12:56:00Z</dcterms:created>
  <dcterms:modified xsi:type="dcterms:W3CDTF">2021-11-16T04:46:00Z</dcterms:modified>
</cp:coreProperties>
</file>